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2EDAF" w14:textId="77777777" w:rsidR="000154AF" w:rsidRPr="00153BD6" w:rsidRDefault="000154AF" w:rsidP="000154AF">
      <w:pPr>
        <w:spacing w:after="160" w:line="259" w:lineRule="auto"/>
        <w:jc w:val="center"/>
        <w:rPr>
          <w:rFonts w:ascii="Times New Roman" w:hAnsi="Times New Roman" w:cs="Times New Roman"/>
          <w:b/>
          <w:sz w:val="28"/>
          <w:szCs w:val="28"/>
        </w:rPr>
      </w:pPr>
      <w:r w:rsidRPr="00153BD6">
        <w:rPr>
          <w:rFonts w:ascii="Times New Roman" w:hAnsi="Times New Roman" w:cs="Times New Roman"/>
          <w:b/>
          <w:sz w:val="28"/>
          <w:szCs w:val="28"/>
        </w:rPr>
        <w:t xml:space="preserve">Концепция комплексного регулирования </w:t>
      </w:r>
      <w:r w:rsidRPr="00153BD6">
        <w:rPr>
          <w:rFonts w:ascii="Times New Roman" w:hAnsi="Times New Roman" w:cs="Times New Roman"/>
          <w:b/>
          <w:sz w:val="28"/>
          <w:szCs w:val="28"/>
        </w:rPr>
        <w:br/>
        <w:t>оборота криптоактивов в России</w:t>
      </w:r>
    </w:p>
    <w:p w14:paraId="395513B0" w14:textId="77777777" w:rsidR="000154AF" w:rsidRPr="00B22B37" w:rsidRDefault="000154AF" w:rsidP="000154AF">
      <w:pPr>
        <w:spacing w:after="160" w:line="259" w:lineRule="auto"/>
        <w:rPr>
          <w:rFonts w:ascii="Times New Roman" w:hAnsi="Times New Roman" w:cs="Times New Roman"/>
          <w:b/>
          <w:i/>
          <w:sz w:val="26"/>
          <w:szCs w:val="26"/>
        </w:rPr>
      </w:pPr>
    </w:p>
    <w:p w14:paraId="0FE11ADC" w14:textId="77777777" w:rsidR="000154AF" w:rsidRPr="00B22B37" w:rsidRDefault="000154AF" w:rsidP="000154AF">
      <w:pPr>
        <w:spacing w:after="160" w:line="259" w:lineRule="auto"/>
        <w:rPr>
          <w:rFonts w:ascii="Times New Roman" w:hAnsi="Times New Roman" w:cs="Times New Roman"/>
          <w:b/>
          <w:i/>
          <w:sz w:val="26"/>
          <w:szCs w:val="26"/>
        </w:rPr>
      </w:pPr>
      <w:r w:rsidRPr="00B22B37">
        <w:rPr>
          <w:rFonts w:ascii="Times New Roman" w:hAnsi="Times New Roman" w:cs="Times New Roman"/>
          <w:b/>
          <w:i/>
          <w:sz w:val="26"/>
          <w:szCs w:val="26"/>
        </w:rPr>
        <w:t xml:space="preserve">Введение </w:t>
      </w:r>
    </w:p>
    <w:p w14:paraId="49D02E2E" w14:textId="54B63F2E" w:rsidR="000154AF"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С 2019 года в России сформировалось самостоятельное направление регулирования цифрового сегмента финансового </w:t>
      </w:r>
      <w:r w:rsidRPr="00590C17">
        <w:rPr>
          <w:rFonts w:ascii="Times New Roman" w:hAnsi="Times New Roman" w:cs="Times New Roman"/>
          <w:sz w:val="28"/>
          <w:szCs w:val="28"/>
        </w:rPr>
        <w:t xml:space="preserve">рынка </w:t>
      </w:r>
      <w:r w:rsidRPr="00AE2F69">
        <w:rPr>
          <w:rStyle w:val="a9"/>
          <w:rFonts w:ascii="Times New Roman" w:hAnsi="Times New Roman" w:cs="Times New Roman"/>
          <w:b w:val="0"/>
          <w:sz w:val="28"/>
          <w:szCs w:val="28"/>
        </w:rPr>
        <w:t>на базе</w:t>
      </w:r>
      <w:r w:rsidRPr="00DD657A">
        <w:rPr>
          <w:rFonts w:ascii="Times New Roman" w:hAnsi="Times New Roman" w:cs="Times New Roman"/>
          <w:sz w:val="28"/>
          <w:szCs w:val="28"/>
        </w:rPr>
        <w:t xml:space="preserve"> т</w:t>
      </w:r>
      <w:r w:rsidRPr="00B22B37">
        <w:rPr>
          <w:rFonts w:ascii="Times New Roman" w:hAnsi="Times New Roman" w:cs="Times New Roman"/>
          <w:sz w:val="28"/>
          <w:szCs w:val="28"/>
        </w:rPr>
        <w:t xml:space="preserve">ехнологий криптографии и смарт-контрактов, которое оформило появление </w:t>
      </w:r>
      <w:r w:rsidRPr="00B22B37" w:rsidDel="00242445">
        <w:rPr>
          <w:rFonts w:ascii="Times New Roman" w:hAnsi="Times New Roman" w:cs="Times New Roman"/>
          <w:sz w:val="28"/>
          <w:szCs w:val="28"/>
        </w:rPr>
        <w:t>цифрового сегмента инфраструктуры финансового рынка</w:t>
      </w:r>
      <w:r w:rsidRPr="00B22B37">
        <w:rPr>
          <w:rFonts w:ascii="Times New Roman" w:hAnsi="Times New Roman" w:cs="Times New Roman"/>
          <w:sz w:val="28"/>
          <w:szCs w:val="28"/>
        </w:rPr>
        <w:t xml:space="preserve">: </w:t>
      </w:r>
    </w:p>
    <w:p w14:paraId="75199058" w14:textId="563B529B" w:rsidR="00E1692E" w:rsidRPr="000C72F5" w:rsidRDefault="00E1692E" w:rsidP="000154AF">
      <w:pPr>
        <w:spacing w:line="360" w:lineRule="auto"/>
        <w:ind w:firstLine="709"/>
        <w:jc w:val="both"/>
        <w:rPr>
          <w:rFonts w:ascii="Times New Roman" w:hAnsi="Times New Roman" w:cs="Times New Roman"/>
          <w:i/>
          <w:color w:val="FF0000"/>
          <w:sz w:val="28"/>
          <w:szCs w:val="28"/>
        </w:rPr>
      </w:pPr>
      <w:r w:rsidRPr="000C72F5">
        <w:rPr>
          <w:rFonts w:ascii="Times New Roman" w:hAnsi="Times New Roman" w:cs="Times New Roman"/>
          <w:b/>
          <w:color w:val="FF0000"/>
          <w:sz w:val="28"/>
          <w:szCs w:val="28"/>
        </w:rPr>
        <w:t xml:space="preserve"># 2 сегмента: платежный и инвестиционный… </w:t>
      </w:r>
      <w:r w:rsidRPr="000C72F5">
        <w:rPr>
          <w:rFonts w:ascii="Times New Roman" w:hAnsi="Times New Roman" w:cs="Times New Roman"/>
          <w:i/>
          <w:color w:val="FF0000"/>
          <w:sz w:val="28"/>
          <w:szCs w:val="28"/>
        </w:rPr>
        <w:t xml:space="preserve">не </w:t>
      </w:r>
      <w:proofErr w:type="spellStart"/>
      <w:r w:rsidRPr="000C72F5">
        <w:rPr>
          <w:rFonts w:ascii="Times New Roman" w:hAnsi="Times New Roman" w:cs="Times New Roman"/>
          <w:i/>
          <w:color w:val="FF0000"/>
          <w:sz w:val="28"/>
          <w:szCs w:val="28"/>
        </w:rPr>
        <w:t>взаимоисключают</w:t>
      </w:r>
      <w:proofErr w:type="spellEnd"/>
      <w:r w:rsidRPr="000C72F5">
        <w:rPr>
          <w:rFonts w:ascii="Times New Roman" w:hAnsi="Times New Roman" w:cs="Times New Roman"/>
          <w:i/>
          <w:color w:val="FF0000"/>
          <w:sz w:val="28"/>
          <w:szCs w:val="28"/>
        </w:rPr>
        <w:t xml:space="preserve"> друг друга</w:t>
      </w:r>
    </w:p>
    <w:p w14:paraId="19DE1D8C" w14:textId="596E7C42" w:rsidR="002732E0" w:rsidRPr="000C72F5" w:rsidRDefault="002732E0" w:rsidP="000154AF">
      <w:pPr>
        <w:spacing w:line="360" w:lineRule="auto"/>
        <w:ind w:firstLine="709"/>
        <w:jc w:val="both"/>
        <w:rPr>
          <w:rFonts w:ascii="Times New Roman" w:hAnsi="Times New Roman" w:cs="Times New Roman"/>
          <w:i/>
          <w:sz w:val="28"/>
          <w:szCs w:val="28"/>
          <w:u w:val="single"/>
        </w:rPr>
      </w:pPr>
      <w:commentRangeStart w:id="0"/>
      <w:r w:rsidRPr="000C72F5">
        <w:rPr>
          <w:rFonts w:ascii="Times New Roman" w:hAnsi="Times New Roman" w:cs="Times New Roman"/>
          <w:i/>
          <w:sz w:val="28"/>
          <w:szCs w:val="28"/>
          <w:u w:val="single"/>
        </w:rPr>
        <w:t xml:space="preserve">Платежный сегмент </w:t>
      </w:r>
      <w:commentRangeEnd w:id="0"/>
      <w:r w:rsidR="001F2D96">
        <w:rPr>
          <w:rStyle w:val="ac"/>
        </w:rPr>
        <w:commentReference w:id="0"/>
      </w:r>
    </w:p>
    <w:p w14:paraId="0371B602" w14:textId="57A553F8" w:rsidR="00583EEE" w:rsidRDefault="00583EEE"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новой формы денег</w:t>
      </w:r>
      <w:r w:rsidR="00ED0CCA">
        <w:rPr>
          <w:rStyle w:val="a5"/>
          <w:rFonts w:ascii="Times New Roman" w:hAnsi="Times New Roman" w:cs="Times New Roman"/>
          <w:sz w:val="28"/>
          <w:szCs w:val="28"/>
        </w:rPr>
        <w:footnoteReference w:id="1"/>
      </w:r>
      <w:r>
        <w:rPr>
          <w:rFonts w:ascii="Times New Roman" w:hAnsi="Times New Roman" w:cs="Times New Roman"/>
          <w:sz w:val="28"/>
          <w:szCs w:val="28"/>
        </w:rPr>
        <w:t>;</w:t>
      </w:r>
    </w:p>
    <w:p w14:paraId="3CDCF4B4" w14:textId="1F801C05" w:rsidR="00E1692E" w:rsidRDefault="00E1692E"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p>
    <w:p w14:paraId="149D0C4B" w14:textId="2308CB7B" w:rsidR="00BB7E57" w:rsidRPr="002A4AC3" w:rsidRDefault="00BB7E57" w:rsidP="000C72F5">
      <w:pPr>
        <w:spacing w:line="360" w:lineRule="auto"/>
        <w:jc w:val="both"/>
        <w:rPr>
          <w:rFonts w:ascii="Times New Roman" w:hAnsi="Times New Roman" w:cs="Times New Roman"/>
          <w:sz w:val="28"/>
          <w:szCs w:val="28"/>
        </w:rPr>
      </w:pPr>
      <w:r>
        <w:rPr>
          <w:rFonts w:ascii="Times New Roman" w:hAnsi="Times New Roman" w:cs="Times New Roman"/>
          <w:color w:val="000000"/>
          <w:sz w:val="28"/>
          <w:szCs w:val="28"/>
        </w:rPr>
        <w:t xml:space="preserve">   </w:t>
      </w:r>
      <w:r w:rsidR="002732E0" w:rsidRPr="008C4E74">
        <w:rPr>
          <w:rFonts w:ascii="Times New Roman" w:hAnsi="Times New Roman" w:cs="Times New Roman"/>
          <w:color w:val="000000"/>
          <w:sz w:val="28"/>
          <w:szCs w:val="28"/>
        </w:rPr>
        <w:t>…</w:t>
      </w:r>
      <w:r w:rsidRPr="008C4E74">
        <w:rPr>
          <w:rFonts w:ascii="Times New Roman" w:hAnsi="Times New Roman" w:cs="Times New Roman"/>
          <w:sz w:val="28"/>
          <w:szCs w:val="28"/>
        </w:rPr>
        <w:t xml:space="preserve"> </w:t>
      </w:r>
      <w:r w:rsidR="002732E0">
        <w:rPr>
          <w:rFonts w:ascii="Times New Roman" w:hAnsi="Times New Roman" w:cs="Times New Roman"/>
          <w:sz w:val="28"/>
          <w:szCs w:val="28"/>
        </w:rPr>
        <w:t xml:space="preserve">Обеспечивает повышенную безопасность </w:t>
      </w:r>
      <w:r w:rsidRPr="002A4AC3">
        <w:rPr>
          <w:rFonts w:ascii="Times New Roman" w:hAnsi="Times New Roman" w:cs="Times New Roman"/>
          <w:sz w:val="28"/>
          <w:szCs w:val="28"/>
        </w:rPr>
        <w:t>в условиях</w:t>
      </w:r>
      <w:r w:rsidR="002732E0">
        <w:rPr>
          <w:rFonts w:ascii="Times New Roman" w:hAnsi="Times New Roman" w:cs="Times New Roman"/>
          <w:sz w:val="28"/>
          <w:szCs w:val="28"/>
        </w:rPr>
        <w:t xml:space="preserve"> квантовых угроз…</w:t>
      </w:r>
      <w:r w:rsidRPr="002A4AC3">
        <w:rPr>
          <w:rFonts w:ascii="Times New Roman" w:hAnsi="Times New Roman" w:cs="Times New Roman"/>
          <w:sz w:val="28"/>
          <w:szCs w:val="28"/>
        </w:rPr>
        <w:t xml:space="preserve"> развития цифровых и квантовых технологий ключевые угрозы и риски для физических лиц смещаются в область </w:t>
      </w:r>
      <w:proofErr w:type="spellStart"/>
      <w:r w:rsidRPr="002A4AC3">
        <w:rPr>
          <w:rFonts w:ascii="Times New Roman" w:hAnsi="Times New Roman" w:cs="Times New Roman"/>
          <w:sz w:val="28"/>
          <w:szCs w:val="28"/>
        </w:rPr>
        <w:t>киберугроз</w:t>
      </w:r>
      <w:proofErr w:type="spellEnd"/>
      <w:r w:rsidRPr="002A4AC3">
        <w:rPr>
          <w:rFonts w:ascii="Times New Roman" w:hAnsi="Times New Roman" w:cs="Times New Roman"/>
          <w:sz w:val="28"/>
          <w:szCs w:val="28"/>
        </w:rPr>
        <w:t>.</w:t>
      </w:r>
    </w:p>
    <w:p w14:paraId="67ED4DEB" w14:textId="77777777" w:rsidR="00BB7E57" w:rsidRPr="002A4AC3" w:rsidRDefault="00BB7E57" w:rsidP="00BB7E57">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Реализация квантовой угрозы может привести к массовым утечкам данных физических лиц и подрыву доверия ко всей цифровой финансовой системе, включая инфраструктуру цифровой рубль.</w:t>
      </w:r>
    </w:p>
    <w:p w14:paraId="15D324D0" w14:textId="77777777" w:rsidR="00BB7E57" w:rsidRPr="002A4AC3" w:rsidRDefault="00BB7E57" w:rsidP="00BB7E57">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Чтобы не допустить нарушение права пользователей платформы цифрового рубля в результате атаки квантовых компьютеров инфраструктура цифрового рубля должна основываться на квантово-стойких криптографических алгоритмах. </w:t>
      </w:r>
    </w:p>
    <w:p w14:paraId="6037FD60" w14:textId="7067CE9E" w:rsidR="00BB7E57" w:rsidRPr="002A4AC3" w:rsidRDefault="00BB7E57" w:rsidP="00BB7E57">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Централизованный характер платформы цифрового рубля </w:t>
      </w:r>
      <w:r w:rsidR="002732E0">
        <w:rPr>
          <w:rFonts w:ascii="Times New Roman" w:hAnsi="Times New Roman" w:cs="Times New Roman"/>
          <w:sz w:val="28"/>
          <w:szCs w:val="28"/>
        </w:rPr>
        <w:t>делает возможным</w:t>
      </w:r>
      <w:r w:rsidRPr="002A4AC3">
        <w:rPr>
          <w:rFonts w:ascii="Times New Roman" w:hAnsi="Times New Roman" w:cs="Times New Roman"/>
          <w:sz w:val="28"/>
          <w:szCs w:val="28"/>
        </w:rPr>
        <w:t xml:space="preserve"> единовременное внедрение и обеспечение высоких стандартов кибербезопасности инфраструктуры цифрового рубля на системном уровне (использование стойких хеш-функций, внедрение алгоритмов на основе решеток, слепых подписей и др.).</w:t>
      </w:r>
    </w:p>
    <w:p w14:paraId="1FB6E960" w14:textId="7A9185F3" w:rsidR="002732E0" w:rsidRPr="002A4AC3" w:rsidRDefault="002732E0" w:rsidP="002732E0">
      <w:pPr>
        <w:spacing w:line="360" w:lineRule="auto"/>
        <w:ind w:firstLine="709"/>
        <w:jc w:val="both"/>
        <w:rPr>
          <w:rFonts w:ascii="Times New Roman" w:hAnsi="Times New Roman" w:cs="Times New Roman"/>
          <w:i/>
          <w:sz w:val="28"/>
          <w:szCs w:val="28"/>
          <w:u w:val="single"/>
        </w:rPr>
      </w:pPr>
      <w:commentRangeStart w:id="1"/>
      <w:r>
        <w:rPr>
          <w:rFonts w:ascii="Times New Roman" w:hAnsi="Times New Roman" w:cs="Times New Roman"/>
          <w:i/>
          <w:sz w:val="28"/>
          <w:szCs w:val="28"/>
          <w:u w:val="single"/>
        </w:rPr>
        <w:t xml:space="preserve">Инвестиционный </w:t>
      </w:r>
      <w:r w:rsidRPr="002A4AC3">
        <w:rPr>
          <w:rFonts w:ascii="Times New Roman" w:hAnsi="Times New Roman" w:cs="Times New Roman"/>
          <w:i/>
          <w:sz w:val="28"/>
          <w:szCs w:val="28"/>
          <w:u w:val="single"/>
        </w:rPr>
        <w:t xml:space="preserve">сегмент </w:t>
      </w:r>
      <w:commentRangeEnd w:id="1"/>
      <w:r w:rsidR="001F2D96">
        <w:rPr>
          <w:rStyle w:val="ac"/>
        </w:rPr>
        <w:commentReference w:id="1"/>
      </w:r>
    </w:p>
    <w:p w14:paraId="35552BDA" w14:textId="77777777" w:rsidR="00E1692E" w:rsidRDefault="00E1692E" w:rsidP="000154AF">
      <w:pPr>
        <w:spacing w:line="360" w:lineRule="auto"/>
        <w:ind w:firstLine="709"/>
        <w:jc w:val="both"/>
        <w:rPr>
          <w:rFonts w:ascii="Times New Roman" w:hAnsi="Times New Roman" w:cs="Times New Roman"/>
          <w:sz w:val="28"/>
          <w:szCs w:val="28"/>
        </w:rPr>
      </w:pPr>
    </w:p>
    <w:p w14:paraId="528886C2" w14:textId="729786AA"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новых видов финансовых активов</w:t>
      </w:r>
      <w:r>
        <w:rPr>
          <w:rStyle w:val="a5"/>
          <w:rFonts w:ascii="Times New Roman" w:hAnsi="Times New Roman" w:cs="Times New Roman"/>
          <w:sz w:val="28"/>
          <w:szCs w:val="28"/>
        </w:rPr>
        <w:footnoteReference w:id="2"/>
      </w:r>
      <w:r w:rsidRPr="00B22B37">
        <w:rPr>
          <w:rFonts w:ascii="Times New Roman" w:hAnsi="Times New Roman" w:cs="Times New Roman"/>
          <w:sz w:val="28"/>
          <w:szCs w:val="28"/>
        </w:rPr>
        <w:t xml:space="preserve">; </w:t>
      </w:r>
    </w:p>
    <w:p w14:paraId="5AA69778"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новых видов финансовых организаций, </w:t>
      </w:r>
      <w:r>
        <w:rPr>
          <w:rStyle w:val="a5"/>
          <w:rFonts w:ascii="Times New Roman" w:hAnsi="Times New Roman" w:cs="Times New Roman"/>
          <w:sz w:val="28"/>
          <w:szCs w:val="28"/>
        </w:rPr>
        <w:footnoteReference w:id="3"/>
      </w:r>
    </w:p>
    <w:p w14:paraId="440DAC03"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По данным на </w:t>
      </w:r>
      <w:r>
        <w:rPr>
          <w:rFonts w:ascii="Times New Roman" w:hAnsi="Times New Roman" w:cs="Times New Roman"/>
          <w:sz w:val="28"/>
          <w:szCs w:val="28"/>
        </w:rPr>
        <w:t>5</w:t>
      </w:r>
      <w:r w:rsidRPr="00B22B37">
        <w:rPr>
          <w:rFonts w:ascii="Times New Roman" w:hAnsi="Times New Roman" w:cs="Times New Roman"/>
          <w:sz w:val="28"/>
          <w:szCs w:val="28"/>
        </w:rPr>
        <w:t xml:space="preserve"> </w:t>
      </w:r>
      <w:r>
        <w:rPr>
          <w:rFonts w:ascii="Times New Roman" w:hAnsi="Times New Roman" w:cs="Times New Roman"/>
          <w:sz w:val="28"/>
          <w:szCs w:val="28"/>
        </w:rPr>
        <w:t>апреля</w:t>
      </w:r>
      <w:r w:rsidRPr="00B22B37">
        <w:rPr>
          <w:rFonts w:ascii="Times New Roman" w:hAnsi="Times New Roman" w:cs="Times New Roman"/>
          <w:sz w:val="28"/>
          <w:szCs w:val="28"/>
        </w:rPr>
        <w:t xml:space="preserve"> 2026 года в реестр операторов информационных систем включено 19 операторов, в реестр операторов обмена цифровых финансовых активов – 2 оператора. Не смотря на их немногочисленность в сравнении с классическими учетно-расчетными институтами финансового </w:t>
      </w:r>
      <w:r w:rsidRPr="006571EB">
        <w:rPr>
          <w:rFonts w:ascii="Times New Roman" w:hAnsi="Times New Roman" w:cs="Times New Roman"/>
          <w:sz w:val="28"/>
          <w:szCs w:val="28"/>
        </w:rPr>
        <w:t>рынка (</w:t>
      </w:r>
      <w:r w:rsidRPr="00FD480A">
        <w:rPr>
          <w:rFonts w:ascii="Times New Roman" w:hAnsi="Times New Roman" w:cs="Times New Roman"/>
          <w:sz w:val="28"/>
          <w:szCs w:val="28"/>
        </w:rPr>
        <w:t>36 регистраторов</w:t>
      </w:r>
      <w:r>
        <w:rPr>
          <w:rFonts w:ascii="Times New Roman" w:hAnsi="Times New Roman" w:cs="Times New Roman"/>
          <w:sz w:val="28"/>
          <w:szCs w:val="28"/>
        </w:rPr>
        <w:t>, 262 депозитариев, 10</w:t>
      </w:r>
      <w:r w:rsidRPr="00B22B37">
        <w:rPr>
          <w:rFonts w:ascii="Times New Roman" w:hAnsi="Times New Roman" w:cs="Times New Roman"/>
          <w:sz w:val="28"/>
          <w:szCs w:val="28"/>
        </w:rPr>
        <w:t xml:space="preserve"> клиринговых организаций по данным на </w:t>
      </w:r>
      <w:r>
        <w:rPr>
          <w:rFonts w:ascii="Times New Roman" w:hAnsi="Times New Roman" w:cs="Times New Roman"/>
          <w:sz w:val="28"/>
          <w:szCs w:val="28"/>
        </w:rPr>
        <w:t>19</w:t>
      </w:r>
      <w:r w:rsidRPr="00B22B37">
        <w:rPr>
          <w:rFonts w:ascii="Times New Roman" w:hAnsi="Times New Roman" w:cs="Times New Roman"/>
          <w:sz w:val="28"/>
          <w:szCs w:val="28"/>
        </w:rPr>
        <w:t xml:space="preserve"> </w:t>
      </w:r>
      <w:r>
        <w:rPr>
          <w:rFonts w:ascii="Times New Roman" w:hAnsi="Times New Roman" w:cs="Times New Roman"/>
          <w:sz w:val="28"/>
          <w:szCs w:val="28"/>
        </w:rPr>
        <w:t>марта 2026</w:t>
      </w:r>
      <w:r w:rsidRPr="00B22B37">
        <w:rPr>
          <w:rFonts w:ascii="Times New Roman" w:hAnsi="Times New Roman" w:cs="Times New Roman"/>
          <w:sz w:val="28"/>
          <w:szCs w:val="28"/>
        </w:rPr>
        <w:t xml:space="preserve"> года), их функции </w:t>
      </w:r>
      <w:r w:rsidRPr="00B22B37">
        <w:rPr>
          <w:rFonts w:ascii="Times New Roman" w:hAnsi="Times New Roman" w:cs="Times New Roman"/>
          <w:iCs/>
          <w:sz w:val="28"/>
          <w:szCs w:val="28"/>
        </w:rPr>
        <w:t>фактически перекрывают</w:t>
      </w:r>
      <w:r w:rsidRPr="00B22B37">
        <w:rPr>
          <w:rFonts w:ascii="Times New Roman" w:hAnsi="Times New Roman" w:cs="Times New Roman"/>
          <w:sz w:val="28"/>
          <w:szCs w:val="28"/>
        </w:rPr>
        <w:t xml:space="preserve"> функции классических институтов. </w:t>
      </w:r>
    </w:p>
    <w:p w14:paraId="5B8CCBA0" w14:textId="77777777" w:rsidR="000154AF" w:rsidRPr="00127F05"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Законодательство Российской Федерации, устанавливающее требования к операторам цифрового сегмента инфраструктуры финансового рынка, предусматривает особые требования к их информационным системам. Так, </w:t>
      </w:r>
      <w:r>
        <w:rPr>
          <w:rFonts w:ascii="Times New Roman" w:hAnsi="Times New Roman" w:cs="Times New Roman"/>
          <w:sz w:val="28"/>
          <w:szCs w:val="28"/>
        </w:rPr>
        <w:t>с</w:t>
      </w:r>
      <w:r w:rsidRPr="00B22B37">
        <w:rPr>
          <w:rFonts w:ascii="Times New Roman" w:hAnsi="Times New Roman" w:cs="Times New Roman"/>
          <w:sz w:val="28"/>
        </w:rPr>
        <w:t xml:space="preserve">войствами, которым </w:t>
      </w:r>
      <w:r w:rsidRPr="00FF25F0">
        <w:rPr>
          <w:rFonts w:ascii="Times New Roman" w:hAnsi="Times New Roman" w:cs="Times New Roman"/>
          <w:sz w:val="28"/>
        </w:rPr>
        <w:t>должны соответствовать</w:t>
      </w:r>
      <w:r w:rsidRPr="00C00338">
        <w:rPr>
          <w:rFonts w:ascii="Times New Roman" w:hAnsi="Times New Roman" w:cs="Times New Roman"/>
          <w:sz w:val="28"/>
          <w:szCs w:val="28"/>
        </w:rPr>
        <w:t xml:space="preserve"> информационные системы, в которых выпускаются, учитываются и обращаются </w:t>
      </w:r>
      <w:r w:rsidRPr="00127F05">
        <w:rPr>
          <w:rFonts w:ascii="Times New Roman" w:hAnsi="Times New Roman" w:cs="Times New Roman"/>
          <w:sz w:val="28"/>
          <w:szCs w:val="28"/>
        </w:rPr>
        <w:t>цифровые финансовые активы являются:</w:t>
      </w:r>
    </w:p>
    <w:p w14:paraId="436C9F7A" w14:textId="77777777" w:rsidR="000154AF" w:rsidRPr="00B22B37" w:rsidRDefault="000154AF" w:rsidP="000154AF">
      <w:pPr>
        <w:spacing w:line="360" w:lineRule="auto"/>
        <w:ind w:firstLine="709"/>
        <w:contextualSpacing/>
        <w:jc w:val="both"/>
        <w:rPr>
          <w:rFonts w:ascii="Times New Roman" w:hAnsi="Times New Roman" w:cs="Times New Roman"/>
          <w:sz w:val="28"/>
          <w:szCs w:val="28"/>
        </w:rPr>
      </w:pPr>
      <w:r w:rsidRPr="00127F05">
        <w:rPr>
          <w:rFonts w:ascii="Times New Roman" w:hAnsi="Times New Roman" w:cs="Times New Roman"/>
          <w:sz w:val="28"/>
          <w:szCs w:val="28"/>
        </w:rPr>
        <w:t>- целостность и достоверность информации о цифровых финансовых активах, содержащейся в записях информационной системы;</w:t>
      </w:r>
    </w:p>
    <w:p w14:paraId="392EE9CE" w14:textId="77777777" w:rsidR="000154AF" w:rsidRPr="00B22B37" w:rsidRDefault="000154AF" w:rsidP="000154AF">
      <w:pPr>
        <w:spacing w:line="360" w:lineRule="auto"/>
        <w:ind w:firstLine="709"/>
        <w:contextualSpacing/>
        <w:jc w:val="both"/>
        <w:rPr>
          <w:rFonts w:ascii="Times New Roman" w:hAnsi="Times New Roman" w:cs="Times New Roman"/>
          <w:sz w:val="28"/>
          <w:szCs w:val="28"/>
        </w:rPr>
      </w:pPr>
      <w:r w:rsidRPr="00B22B37">
        <w:rPr>
          <w:rFonts w:ascii="Times New Roman" w:hAnsi="Times New Roman" w:cs="Times New Roman"/>
          <w:sz w:val="28"/>
          <w:szCs w:val="28"/>
        </w:rPr>
        <w:t>- корректность реализации алгоритма (алгоритмов) создания, хранения и обновления информации, содержащейся в распределенном реестре;</w:t>
      </w:r>
    </w:p>
    <w:p w14:paraId="57CC5F8C" w14:textId="77777777" w:rsidR="000154AF" w:rsidRPr="00B22B37" w:rsidRDefault="000154AF" w:rsidP="000154AF">
      <w:pPr>
        <w:spacing w:line="360" w:lineRule="auto"/>
        <w:ind w:firstLine="709"/>
        <w:contextualSpacing/>
        <w:jc w:val="both"/>
        <w:rPr>
          <w:rFonts w:ascii="Times New Roman" w:hAnsi="Times New Roman" w:cs="Times New Roman"/>
          <w:sz w:val="28"/>
          <w:szCs w:val="28"/>
          <w:lang w:eastAsia="zh-CN"/>
        </w:rPr>
      </w:pPr>
      <w:r w:rsidRPr="00B22B37">
        <w:rPr>
          <w:rFonts w:ascii="Times New Roman" w:hAnsi="Times New Roman" w:cs="Times New Roman"/>
          <w:sz w:val="28"/>
          <w:szCs w:val="28"/>
        </w:rPr>
        <w:t xml:space="preserve">- корректность реализации алгоритма (алгоритмов), обеспечивающих </w:t>
      </w:r>
      <w:r w:rsidRPr="00B22B37">
        <w:rPr>
          <w:rFonts w:ascii="Times New Roman" w:hAnsi="Times New Roman" w:cs="Times New Roman"/>
          <w:sz w:val="28"/>
          <w:szCs w:val="28"/>
          <w:lang w:eastAsia="zh-CN"/>
        </w:rPr>
        <w:t>тождественность указанной информации во всех базах данных, составляющих распределенный реестр;</w:t>
      </w:r>
    </w:p>
    <w:p w14:paraId="567A6449" w14:textId="77777777" w:rsidR="000154AF"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lang w:eastAsia="zh-CN"/>
        </w:rPr>
        <w:t>-</w:t>
      </w:r>
      <w:r w:rsidRPr="00B22B37">
        <w:rPr>
          <w:rFonts w:ascii="Times New Roman" w:hAnsi="Times New Roman" w:cs="Times New Roman"/>
          <w:sz w:val="28"/>
          <w:szCs w:val="28"/>
          <w:lang w:val="en-US" w:eastAsia="zh-CN"/>
        </w:rPr>
        <w:t> </w:t>
      </w:r>
      <w:r w:rsidRPr="00B22B37">
        <w:rPr>
          <w:rFonts w:ascii="Times New Roman" w:hAnsi="Times New Roman" w:cs="Times New Roman"/>
          <w:sz w:val="28"/>
          <w:szCs w:val="28"/>
          <w:lang w:eastAsia="zh-CN"/>
        </w:rPr>
        <w:t>бесперебойность и непрерывность функционирования информационной</w:t>
      </w:r>
      <w:r w:rsidRPr="00B22B37">
        <w:rPr>
          <w:rFonts w:ascii="Times New Roman" w:hAnsi="Times New Roman" w:cs="Times New Roman"/>
          <w:sz w:val="28"/>
          <w:szCs w:val="28"/>
        </w:rPr>
        <w:t xml:space="preserve"> системы.</w:t>
      </w:r>
    </w:p>
    <w:p w14:paraId="306629F9"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lastRenderedPageBreak/>
        <w:t xml:space="preserve">Характерной особенностью цифрового сегмента инфраструктуры финансового рынка является наличие в ее составе </w:t>
      </w:r>
      <w:r w:rsidRPr="00B22B37">
        <w:rPr>
          <w:rFonts w:ascii="Times New Roman" w:hAnsi="Times New Roman" w:cs="Times New Roman"/>
          <w:i/>
          <w:sz w:val="28"/>
          <w:szCs w:val="28"/>
        </w:rPr>
        <w:t>уровня активов</w:t>
      </w:r>
      <w:r w:rsidRPr="00B22B37">
        <w:rPr>
          <w:rFonts w:ascii="Times New Roman" w:hAnsi="Times New Roman" w:cs="Times New Roman"/>
          <w:sz w:val="28"/>
          <w:szCs w:val="28"/>
        </w:rPr>
        <w:t xml:space="preserve">, ценность которых неразрывно связана с их информационной (цифровой) природой. </w:t>
      </w:r>
    </w:p>
    <w:p w14:paraId="5A650D0C" w14:textId="77777777" w:rsidR="000154AF" w:rsidRDefault="000154AF" w:rsidP="000154AF">
      <w:pPr>
        <w:pStyle w:val="10"/>
        <w:spacing w:line="360" w:lineRule="auto"/>
        <w:ind w:firstLine="740"/>
        <w:jc w:val="both"/>
        <w:rPr>
          <w:sz w:val="28"/>
        </w:rPr>
      </w:pPr>
      <w:r w:rsidRPr="00B22B37">
        <w:rPr>
          <w:sz w:val="28"/>
          <w:szCs w:val="28"/>
        </w:rPr>
        <w:t xml:space="preserve">Наличие уровня актива в составе цифрового сегмента инфраструктуры финансового рынка выразилась в появлении </w:t>
      </w:r>
      <w:r w:rsidRPr="00B22B37">
        <w:rPr>
          <w:i/>
          <w:sz w:val="28"/>
          <w:szCs w:val="28"/>
        </w:rPr>
        <w:t>межотраслевой правовой категории «криптоактива»</w:t>
      </w:r>
      <w:r>
        <w:rPr>
          <w:sz w:val="28"/>
          <w:szCs w:val="28"/>
        </w:rPr>
        <w:t>.</w:t>
      </w:r>
    </w:p>
    <w:p w14:paraId="71B26C29" w14:textId="77777777" w:rsidR="000154AF" w:rsidRDefault="000154AF" w:rsidP="000154AF">
      <w:pPr>
        <w:spacing w:line="360" w:lineRule="auto"/>
        <w:ind w:firstLine="709"/>
        <w:contextualSpacing/>
        <w:jc w:val="both"/>
        <w:rPr>
          <w:rFonts w:ascii="Times New Roman" w:hAnsi="Times New Roman" w:cs="Times New Roman"/>
          <w:sz w:val="28"/>
        </w:rPr>
      </w:pPr>
      <w:r w:rsidRPr="00B22B37">
        <w:rPr>
          <w:rFonts w:ascii="Times New Roman" w:hAnsi="Times New Roman" w:cs="Times New Roman"/>
          <w:sz w:val="28"/>
        </w:rPr>
        <w:t xml:space="preserve">Основополагающими для интерпретации криптоактивов являются </w:t>
      </w:r>
      <w:r w:rsidRPr="00B22B37">
        <w:rPr>
          <w:rFonts w:ascii="Times New Roman" w:hAnsi="Times New Roman" w:cs="Times New Roman"/>
          <w:i/>
          <w:sz w:val="28"/>
        </w:rPr>
        <w:t xml:space="preserve">два </w:t>
      </w:r>
      <w:r w:rsidRPr="00B22B37">
        <w:rPr>
          <w:rFonts w:ascii="Times New Roman" w:hAnsi="Times New Roman" w:cs="Times New Roman"/>
          <w:i/>
          <w:iCs/>
          <w:sz w:val="28"/>
        </w:rPr>
        <w:t>признака</w:t>
      </w:r>
      <w:r w:rsidRPr="00B22B37">
        <w:rPr>
          <w:rFonts w:ascii="Times New Roman" w:hAnsi="Times New Roman" w:cs="Times New Roman"/>
          <w:sz w:val="28"/>
        </w:rPr>
        <w:t xml:space="preserve">, содержащихся в разных определениях криптоактивов международных органов и организаций: специфическое свойство актива, имеющее экономическую ценность; распределенный реестр или аналогичные технологии криптографии как техническая основа криптоактива. </w:t>
      </w:r>
    </w:p>
    <w:p w14:paraId="64EC42D3"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1. Свойство «актива» криптоактива важно с точки зрения разграничения криптоактива с правовыми институтами, которые также учитываются в виде записи в информационной системе на основе определенного реестра, однако свойством актива не обладают. </w:t>
      </w:r>
    </w:p>
    <w:p w14:paraId="56CC8213" w14:textId="77777777" w:rsidR="000154AF" w:rsidRPr="00127F05" w:rsidRDefault="000154AF" w:rsidP="000154AF">
      <w:pPr>
        <w:spacing w:line="360" w:lineRule="auto"/>
        <w:ind w:firstLine="709"/>
        <w:contextualSpacing/>
        <w:jc w:val="both"/>
        <w:rPr>
          <w:rFonts w:ascii="Times New Roman" w:hAnsi="Times New Roman" w:cs="Times New Roman"/>
          <w:sz w:val="28"/>
        </w:rPr>
      </w:pPr>
      <w:bookmarkStart w:id="2" w:name="_Hlk178505752"/>
      <w:r w:rsidRPr="00127F05">
        <w:rPr>
          <w:rFonts w:ascii="Times New Roman" w:hAnsi="Times New Roman" w:cs="Times New Roman"/>
          <w:sz w:val="28"/>
        </w:rPr>
        <w:t xml:space="preserve">2. Распределенный реестр как технологическая основа криптоактива характеризуется следующими основными свойствами: </w:t>
      </w:r>
    </w:p>
    <w:p w14:paraId="7EA7028B"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отсутствием или минимальным наличием центрального администрирования хранилища данных. Запись определенного фрагмента информации в информационной системе является результатом программного консенсуса многих точек хранения данных. В сочетании с криптографическими решениями такой порядок внесения записи снижает риск манипулирования данными, тем самым решая проблему доверия сторонним поставщикам услуг хранения данных</w:t>
      </w:r>
      <w:r w:rsidRPr="00AE3B7B">
        <w:rPr>
          <w:rStyle w:val="110"/>
          <w:rFonts w:eastAsiaTheme="minorHAnsi"/>
          <w:sz w:val="28"/>
        </w:rPr>
        <w:footnoteReference w:id="4"/>
      </w:r>
      <w:r w:rsidRPr="00127F05">
        <w:rPr>
          <w:rFonts w:ascii="Times New Roman" w:hAnsi="Times New Roman" w:cs="Times New Roman"/>
          <w:sz w:val="28"/>
        </w:rPr>
        <w:t>;</w:t>
      </w:r>
    </w:p>
    <w:p w14:paraId="6819810F"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повышенной степенью прозрачности данных, поскольку все узлы информационной системы используют один и тот же программный код, хранят одни и те же данные, имеют одновременный доступ к хранящимся данным;</w:t>
      </w:r>
    </w:p>
    <w:p w14:paraId="35791250"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lastRenderedPageBreak/>
        <w:t>- эффективным сочетанием технологии распределенного реестра со смарт-контрактами – компьютерным кодом, который при возникновении определенного условия или условий способен работать автоматически или детерминировано в соответствии с заранее определенными функциями</w:t>
      </w:r>
      <w:r w:rsidRPr="00AE3B7B">
        <w:rPr>
          <w:rStyle w:val="110"/>
          <w:rFonts w:eastAsiaTheme="minorHAnsi"/>
          <w:sz w:val="28"/>
        </w:rPr>
        <w:footnoteReference w:id="5"/>
      </w:r>
      <w:r w:rsidRPr="00127F05">
        <w:rPr>
          <w:rFonts w:ascii="Times New Roman" w:hAnsi="Times New Roman" w:cs="Times New Roman"/>
          <w:sz w:val="28"/>
        </w:rPr>
        <w:t>.</w:t>
      </w:r>
    </w:p>
    <w:bookmarkEnd w:id="2"/>
    <w:p w14:paraId="00C05631"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Неразрывная связь </w:t>
      </w:r>
      <w:r w:rsidRPr="00127F05">
        <w:rPr>
          <w:rFonts w:ascii="Times New Roman" w:hAnsi="Times New Roman" w:cs="Times New Roman"/>
          <w:color w:val="000000" w:themeColor="text1"/>
          <w:sz w:val="28"/>
        </w:rPr>
        <w:t>криптоактива</w:t>
      </w:r>
      <w:r w:rsidRPr="00127F05">
        <w:rPr>
          <w:rFonts w:ascii="Times New Roman" w:hAnsi="Times New Roman" w:cs="Times New Roman"/>
          <w:sz w:val="28"/>
        </w:rPr>
        <w:t xml:space="preserve"> с технологией распределенного реестра обеспечивает следующие характерные для него свойства: </w:t>
      </w:r>
    </w:p>
    <w:p w14:paraId="6DB74215"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 особый способ хранения информации об операциях, совершенных с ним, эффективное автоматизированное управление </w:t>
      </w:r>
      <w:proofErr w:type="spellStart"/>
      <w:r w:rsidRPr="00127F05">
        <w:rPr>
          <w:rFonts w:ascii="Times New Roman" w:hAnsi="Times New Roman" w:cs="Times New Roman"/>
          <w:sz w:val="28"/>
        </w:rPr>
        <w:t>криптоактивом</w:t>
      </w:r>
      <w:proofErr w:type="spellEnd"/>
      <w:r w:rsidRPr="00127F05">
        <w:rPr>
          <w:rFonts w:ascii="Times New Roman" w:hAnsi="Times New Roman" w:cs="Times New Roman"/>
          <w:sz w:val="28"/>
        </w:rPr>
        <w:t xml:space="preserve"> с использованием смарт-контрактов;</w:t>
      </w:r>
    </w:p>
    <w:p w14:paraId="2A6F06E2" w14:textId="77777777" w:rsidR="000154AF" w:rsidRPr="00127F05" w:rsidRDefault="000154AF" w:rsidP="000154AF">
      <w:pPr>
        <w:spacing w:line="360" w:lineRule="auto"/>
        <w:ind w:firstLine="709"/>
        <w:jc w:val="both"/>
        <w:rPr>
          <w:rFonts w:ascii="Times New Roman" w:hAnsi="Times New Roman" w:cs="Times New Roman"/>
          <w:color w:val="000000" w:themeColor="text1"/>
          <w:sz w:val="28"/>
        </w:rPr>
      </w:pPr>
      <w:r w:rsidRPr="00127F05">
        <w:rPr>
          <w:rFonts w:ascii="Times New Roman" w:hAnsi="Times New Roman" w:cs="Times New Roman"/>
          <w:color w:val="000000" w:themeColor="text1"/>
          <w:sz w:val="28"/>
        </w:rPr>
        <w:t xml:space="preserve">- особый режим доступа и распоряжения лица(-ом) к </w:t>
      </w:r>
      <w:proofErr w:type="spellStart"/>
      <w:r w:rsidRPr="00127F05">
        <w:rPr>
          <w:rFonts w:ascii="Times New Roman" w:hAnsi="Times New Roman" w:cs="Times New Roman"/>
          <w:color w:val="000000" w:themeColor="text1"/>
          <w:sz w:val="28"/>
        </w:rPr>
        <w:t>криптоактиву</w:t>
      </w:r>
      <w:proofErr w:type="spellEnd"/>
      <w:r w:rsidRPr="00127F05">
        <w:rPr>
          <w:rFonts w:ascii="Times New Roman" w:hAnsi="Times New Roman" w:cs="Times New Roman"/>
          <w:color w:val="000000" w:themeColor="text1"/>
          <w:sz w:val="28"/>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127F05">
        <w:rPr>
          <w:rFonts w:ascii="Times New Roman" w:hAnsi="Times New Roman" w:cs="Times New Roman"/>
          <w:color w:val="000000" w:themeColor="text1"/>
          <w:sz w:val="28"/>
        </w:rPr>
        <w:t>криптоплатформ</w:t>
      </w:r>
      <w:proofErr w:type="spellEnd"/>
      <w:r w:rsidRPr="00127F05">
        <w:rPr>
          <w:rFonts w:ascii="Times New Roman" w:hAnsi="Times New Roman" w:cs="Times New Roman"/>
          <w:color w:val="000000" w:themeColor="text1"/>
          <w:sz w:val="28"/>
        </w:rPr>
        <w:t>) в информационной среде, заслуживающей доверие пользователей, благодаря свойствам, обеспечиваемым технологией распределенного реестра.</w:t>
      </w:r>
    </w:p>
    <w:p w14:paraId="0067D6A9"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Основными самостоятельными видами криптоактивов являются: </w:t>
      </w:r>
    </w:p>
    <w:p w14:paraId="207FFEE1" w14:textId="6961B376" w:rsidR="00ED0CCA" w:rsidRPr="000C72F5" w:rsidRDefault="00ED0CCA" w:rsidP="000154AF">
      <w:pPr>
        <w:spacing w:line="360" w:lineRule="auto"/>
        <w:ind w:firstLine="709"/>
        <w:contextualSpacing/>
        <w:jc w:val="both"/>
        <w:rPr>
          <w:rFonts w:ascii="Times New Roman" w:hAnsi="Times New Roman" w:cs="Times New Roman"/>
          <w:i/>
          <w:sz w:val="28"/>
        </w:rPr>
      </w:pPr>
      <w:r w:rsidRPr="000C72F5">
        <w:rPr>
          <w:rFonts w:ascii="Times New Roman" w:hAnsi="Times New Roman" w:cs="Times New Roman"/>
          <w:i/>
          <w:sz w:val="28"/>
        </w:rPr>
        <w:t xml:space="preserve">1) цифровые валюты центральных банков </w:t>
      </w:r>
    </w:p>
    <w:p w14:paraId="2AA2BA9B" w14:textId="3A1615AE" w:rsidR="000154AF" w:rsidRPr="00127F05" w:rsidRDefault="00ED0CCA" w:rsidP="000154AF">
      <w:pPr>
        <w:spacing w:line="360" w:lineRule="auto"/>
        <w:ind w:firstLine="709"/>
        <w:contextualSpacing/>
        <w:jc w:val="both"/>
        <w:rPr>
          <w:rFonts w:ascii="Times New Roman" w:hAnsi="Times New Roman" w:cs="Times New Roman"/>
          <w:color w:val="FF0000"/>
          <w:sz w:val="28"/>
        </w:rPr>
      </w:pPr>
      <w:r>
        <w:rPr>
          <w:rFonts w:ascii="Times New Roman" w:hAnsi="Times New Roman" w:cs="Times New Roman"/>
          <w:sz w:val="28"/>
        </w:rPr>
        <w:t>2</w:t>
      </w:r>
      <w:r w:rsidR="000154AF" w:rsidRPr="00127F05">
        <w:rPr>
          <w:rFonts w:ascii="Times New Roman" w:hAnsi="Times New Roman" w:cs="Times New Roman"/>
          <w:sz w:val="28"/>
        </w:rPr>
        <w:t>) </w:t>
      </w:r>
      <w:r w:rsidR="000154AF" w:rsidRPr="00127F05">
        <w:rPr>
          <w:rFonts w:ascii="Times New Roman" w:hAnsi="Times New Roman" w:cs="Times New Roman"/>
          <w:i/>
          <w:iCs/>
          <w:sz w:val="28"/>
        </w:rPr>
        <w:t>необеспеченные криптоактивы</w:t>
      </w:r>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unbacked</w:t>
      </w:r>
      <w:proofErr w:type="spellEnd"/>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crypto</w:t>
      </w:r>
      <w:proofErr w:type="spellEnd"/>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assets</w:t>
      </w:r>
      <w:proofErr w:type="spellEnd"/>
      <w:r w:rsidR="000154AF" w:rsidRPr="00127F05">
        <w:rPr>
          <w:rFonts w:ascii="Times New Roman" w:hAnsi="Times New Roman" w:cs="Times New Roman"/>
          <w:sz w:val="28"/>
        </w:rPr>
        <w:t>) – криптоактивы, которые обычно выпускаются децентрализовано</w:t>
      </w:r>
      <w:r w:rsidR="000154AF" w:rsidRPr="00AE3B7B">
        <w:rPr>
          <w:rStyle w:val="110"/>
          <w:rFonts w:eastAsiaTheme="minorHAnsi"/>
          <w:sz w:val="28"/>
        </w:rPr>
        <w:footnoteReference w:id="6"/>
      </w:r>
      <w:r w:rsidR="000154AF" w:rsidRPr="00127F05">
        <w:rPr>
          <w:rFonts w:ascii="Times New Roman" w:hAnsi="Times New Roman" w:cs="Times New Roman"/>
          <w:sz w:val="28"/>
        </w:rPr>
        <w:t>, не удостоверяют права, не обеспечены какими-либо правами и обязательствами, а также другими объектами гражданских прав;</w:t>
      </w:r>
      <w:r w:rsidR="000154AF">
        <w:rPr>
          <w:rFonts w:ascii="Times New Roman" w:hAnsi="Times New Roman" w:cs="Times New Roman"/>
          <w:sz w:val="28"/>
        </w:rPr>
        <w:t xml:space="preserve"> </w:t>
      </w:r>
    </w:p>
    <w:p w14:paraId="3FDDA267" w14:textId="77777777" w:rsidR="000154AF" w:rsidRPr="00127F05" w:rsidRDefault="000154AF" w:rsidP="000154AF">
      <w:pPr>
        <w:spacing w:line="360" w:lineRule="auto"/>
        <w:ind w:firstLine="709"/>
        <w:contextualSpacing/>
        <w:jc w:val="both"/>
        <w:rPr>
          <w:rFonts w:ascii="Times New Roman" w:hAnsi="Times New Roman" w:cs="Times New Roman"/>
          <w:color w:val="FF0000"/>
          <w:sz w:val="28"/>
        </w:rPr>
      </w:pPr>
      <w:r w:rsidRPr="00127F05">
        <w:rPr>
          <w:rFonts w:ascii="Times New Roman" w:hAnsi="Times New Roman" w:cs="Times New Roman"/>
          <w:sz w:val="28"/>
        </w:rPr>
        <w:t>2) </w:t>
      </w:r>
      <w:proofErr w:type="spellStart"/>
      <w:r w:rsidRPr="00127F05">
        <w:rPr>
          <w:rFonts w:ascii="Times New Roman" w:hAnsi="Times New Roman" w:cs="Times New Roman"/>
          <w:i/>
          <w:sz w:val="28"/>
        </w:rPr>
        <w:t>стейблкоины</w:t>
      </w:r>
      <w:proofErr w:type="spellEnd"/>
      <w:r w:rsidRPr="00127F05">
        <w:rPr>
          <w:rFonts w:ascii="Times New Roman" w:hAnsi="Times New Roman" w:cs="Times New Roman"/>
          <w:sz w:val="28"/>
        </w:rPr>
        <w:t xml:space="preserve"> (от англ. «</w:t>
      </w:r>
      <w:proofErr w:type="spellStart"/>
      <w:r w:rsidRPr="00127F05">
        <w:rPr>
          <w:rFonts w:ascii="Times New Roman" w:hAnsi="Times New Roman" w:cs="Times New Roman"/>
          <w:sz w:val="28"/>
        </w:rPr>
        <w:t>stablecoin</w:t>
      </w:r>
      <w:proofErr w:type="spellEnd"/>
      <w:r w:rsidRPr="00127F05">
        <w:rPr>
          <w:rFonts w:ascii="Times New Roman" w:hAnsi="Times New Roman" w:cs="Times New Roman"/>
          <w:sz w:val="28"/>
        </w:rPr>
        <w:t>», «</w:t>
      </w:r>
      <w:proofErr w:type="spellStart"/>
      <w:r w:rsidRPr="00127F05">
        <w:rPr>
          <w:rFonts w:ascii="Times New Roman" w:hAnsi="Times New Roman" w:cs="Times New Roman"/>
          <w:sz w:val="28"/>
        </w:rPr>
        <w:t>stable</w:t>
      </w:r>
      <w:proofErr w:type="spellEnd"/>
      <w:r w:rsidRPr="00127F05">
        <w:rPr>
          <w:rFonts w:ascii="Times New Roman" w:hAnsi="Times New Roman" w:cs="Times New Roman"/>
          <w:sz w:val="28"/>
        </w:rPr>
        <w:t>» – «стабильный», «</w:t>
      </w:r>
      <w:proofErr w:type="spellStart"/>
      <w:r w:rsidRPr="00127F05">
        <w:rPr>
          <w:rFonts w:ascii="Times New Roman" w:hAnsi="Times New Roman" w:cs="Times New Roman"/>
          <w:sz w:val="28"/>
        </w:rPr>
        <w:t>coin</w:t>
      </w:r>
      <w:proofErr w:type="spellEnd"/>
      <w:r w:rsidRPr="00127F05">
        <w:rPr>
          <w:rFonts w:ascii="Times New Roman" w:hAnsi="Times New Roman" w:cs="Times New Roman"/>
          <w:sz w:val="28"/>
        </w:rPr>
        <w:t xml:space="preserve">» – «монета») – </w:t>
      </w:r>
      <w:r w:rsidRPr="00FF25F0">
        <w:rPr>
          <w:rFonts w:ascii="Times New Roman" w:hAnsi="Times New Roman" w:cs="Times New Roman"/>
          <w:sz w:val="28"/>
        </w:rPr>
        <w:t>общий вид криптоактивов, обеспеченных ак</w:t>
      </w:r>
      <w:r w:rsidRPr="00C00338">
        <w:rPr>
          <w:rFonts w:ascii="Times New Roman" w:hAnsi="Times New Roman" w:cs="Times New Roman"/>
          <w:sz w:val="28"/>
        </w:rPr>
        <w:t>тивами, имеющими экономичес</w:t>
      </w:r>
      <w:r w:rsidRPr="00127F05">
        <w:rPr>
          <w:rFonts w:ascii="Times New Roman" w:hAnsi="Times New Roman" w:cs="Times New Roman"/>
          <w:sz w:val="28"/>
        </w:rPr>
        <w:t xml:space="preserve">кую ценность; </w:t>
      </w:r>
    </w:p>
    <w:p w14:paraId="34AC2654"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3) </w:t>
      </w:r>
      <w:proofErr w:type="spellStart"/>
      <w:r w:rsidRPr="00127F05">
        <w:rPr>
          <w:rFonts w:ascii="Times New Roman" w:hAnsi="Times New Roman" w:cs="Times New Roman"/>
          <w:i/>
          <w:sz w:val="28"/>
        </w:rPr>
        <w:t>токенизированные</w:t>
      </w:r>
      <w:proofErr w:type="spellEnd"/>
      <w:r w:rsidRPr="00127F05">
        <w:rPr>
          <w:rFonts w:ascii="Times New Roman" w:hAnsi="Times New Roman" w:cs="Times New Roman"/>
          <w:i/>
          <w:sz w:val="28"/>
        </w:rPr>
        <w:t xml:space="preserve"> активы</w:t>
      </w:r>
      <w:r w:rsidRPr="00127F05">
        <w:rPr>
          <w:rFonts w:ascii="Times New Roman" w:hAnsi="Times New Roman" w:cs="Times New Roman"/>
          <w:sz w:val="28"/>
        </w:rPr>
        <w:t>:</w:t>
      </w:r>
    </w:p>
    <w:p w14:paraId="4B474758"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lastRenderedPageBreak/>
        <w:t xml:space="preserve">- инвестиционные токены </w:t>
      </w:r>
      <w:r w:rsidRPr="00127F05">
        <w:rPr>
          <w:rFonts w:ascii="Times New Roman" w:hAnsi="Times New Roman" w:cs="Times New Roman"/>
          <w:sz w:val="28"/>
        </w:rPr>
        <w:t>(</w:t>
      </w:r>
      <w:proofErr w:type="spellStart"/>
      <w:r w:rsidRPr="00127F05">
        <w:rPr>
          <w:rFonts w:ascii="Times New Roman" w:hAnsi="Times New Roman" w:cs="Times New Roman"/>
          <w:sz w:val="28"/>
        </w:rPr>
        <w:t>security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цифровые аналоги ценных бумаг, удостоверяющие собственность и дающие владельцам право на реализацию их инвестиционных интересов (право на акции, дивиденды, долю прибыли и т.п.), прописанные в смарт-контракте и торгующиеся на биржах</w:t>
      </w:r>
      <w:r w:rsidRPr="00AE3B7B">
        <w:rPr>
          <w:rStyle w:val="110"/>
          <w:rFonts w:eastAsiaTheme="minorHAnsi"/>
          <w:sz w:val="28"/>
        </w:rPr>
        <w:footnoteReference w:id="7"/>
      </w:r>
      <w:r w:rsidRPr="00127F05">
        <w:rPr>
          <w:rFonts w:ascii="Times New Roman" w:hAnsi="Times New Roman" w:cs="Times New Roman"/>
          <w:sz w:val="28"/>
        </w:rPr>
        <w:t xml:space="preserve">; </w:t>
      </w:r>
    </w:p>
    <w:p w14:paraId="0888EB37"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утилитарные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utiliy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вид необеспеченного токена, предназначенного для осуществления определенных смарт-контрактом действий в экосистеме эмитента, выраженного в том числе в качестве единицы измерения, имеющей ценность;</w:t>
      </w:r>
    </w:p>
    <w:p w14:paraId="07B45435" w14:textId="3D566A9E" w:rsidR="000154AF"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w:t>
      </w:r>
      <w:r w:rsidRPr="00127F05">
        <w:rPr>
          <w:rFonts w:ascii="Times New Roman" w:hAnsi="Times New Roman" w:cs="Times New Roman"/>
          <w:i/>
          <w:sz w:val="10"/>
          <w:szCs w:val="10"/>
        </w:rPr>
        <w:t xml:space="preserve"> </w:t>
      </w:r>
      <w:r w:rsidRPr="00127F05">
        <w:rPr>
          <w:rFonts w:ascii="Times New Roman" w:hAnsi="Times New Roman" w:cs="Times New Roman"/>
          <w:i/>
          <w:sz w:val="28"/>
        </w:rPr>
        <w:t>гибридные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gybrid</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токены, соединяющие в себе признаки и ценных бумаг, и средств платежа, и товаров или услуг</w:t>
      </w:r>
      <w:r w:rsidRPr="00AE3B7B">
        <w:rPr>
          <w:rStyle w:val="110"/>
          <w:rFonts w:eastAsiaTheme="minorHAnsi"/>
          <w:sz w:val="28"/>
        </w:rPr>
        <w:footnoteReference w:id="8"/>
      </w:r>
      <w:r w:rsidRPr="00127F05">
        <w:rPr>
          <w:rFonts w:ascii="Times New Roman" w:hAnsi="Times New Roman" w:cs="Times New Roman"/>
          <w:sz w:val="28"/>
        </w:rPr>
        <w:t>.</w:t>
      </w:r>
    </w:p>
    <w:p w14:paraId="37450EC8" w14:textId="6F54F142" w:rsidR="000154AF" w:rsidRDefault="000154AF" w:rsidP="000154AF">
      <w:pPr>
        <w:spacing w:line="360" w:lineRule="auto"/>
        <w:ind w:firstLine="709"/>
        <w:contextualSpacing/>
        <w:jc w:val="both"/>
        <w:rPr>
          <w:rFonts w:ascii="Times New Roman" w:hAnsi="Times New Roman" w:cs="Times New Roman"/>
          <w:sz w:val="28"/>
        </w:rPr>
      </w:pPr>
    </w:p>
    <w:p w14:paraId="471440DF" w14:textId="7F759C1B" w:rsidR="000154AF" w:rsidRPr="007368BF" w:rsidRDefault="003A006F" w:rsidP="000154AF">
      <w:pPr>
        <w:spacing w:line="360" w:lineRule="auto"/>
        <w:ind w:firstLine="709"/>
        <w:contextualSpacing/>
        <w:jc w:val="both"/>
        <w:rPr>
          <w:rFonts w:ascii="Times New Roman" w:hAnsi="Times New Roman" w:cs="Times New Roman"/>
          <w:b/>
          <w:bCs/>
          <w:sz w:val="28"/>
        </w:rPr>
      </w:pPr>
      <w:r>
        <w:rPr>
          <w:rFonts w:ascii="Times New Roman" w:hAnsi="Times New Roman" w:cs="Times New Roman"/>
          <w:b/>
          <w:bCs/>
          <w:sz w:val="28"/>
        </w:rPr>
        <w:t>Правовой режим</w:t>
      </w:r>
      <w:r w:rsidR="000154AF" w:rsidRPr="007368BF">
        <w:rPr>
          <w:rFonts w:ascii="Times New Roman" w:hAnsi="Times New Roman" w:cs="Times New Roman"/>
          <w:b/>
          <w:bCs/>
          <w:sz w:val="28"/>
        </w:rPr>
        <w:t xml:space="preserve"> криптоактивов в Российской Федерации </w:t>
      </w:r>
    </w:p>
    <w:p w14:paraId="6F0985AC" w14:textId="6CBFF000" w:rsidR="000154AF" w:rsidRPr="007368BF" w:rsidDel="00B27509" w:rsidRDefault="000154AF" w:rsidP="000154AF">
      <w:pPr>
        <w:pStyle w:val="10"/>
        <w:spacing w:line="360" w:lineRule="auto"/>
        <w:ind w:firstLine="740"/>
        <w:jc w:val="both"/>
        <w:rPr>
          <w:sz w:val="28"/>
        </w:rPr>
      </w:pPr>
      <w:r w:rsidRPr="007368BF" w:rsidDel="00B27509">
        <w:rPr>
          <w:sz w:val="28"/>
        </w:rPr>
        <w:t>В законодательстве Российской Федерации категория «криптоактив» не закреплена, однако по признаку связи с распределенным реестром в нее могут быть включены</w:t>
      </w:r>
      <w:r w:rsidR="00ED0CCA">
        <w:rPr>
          <w:sz w:val="28"/>
        </w:rPr>
        <w:t xml:space="preserve"> цифровой рубль,</w:t>
      </w:r>
      <w:r w:rsidRPr="007368BF" w:rsidDel="00B27509">
        <w:rPr>
          <w:sz w:val="28"/>
        </w:rPr>
        <w:t xml:space="preserve"> цифровые права и цифровая валюта (далее при совместном упоминании – криптоактивы).  </w:t>
      </w:r>
    </w:p>
    <w:p w14:paraId="18E4913A" w14:textId="77777777" w:rsidR="00E1692E" w:rsidRPr="00B22B37" w:rsidRDefault="00E1692E" w:rsidP="00E1692E">
      <w:pPr>
        <w:shd w:val="clear" w:color="auto" w:fill="FFFFFF"/>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Соотношение криптоактивов с классическими финансовыми инструментами по характеру связи с информационной системой приведено в Таблице 1. </w:t>
      </w:r>
    </w:p>
    <w:p w14:paraId="13A42CE6" w14:textId="77777777" w:rsidR="00E1692E" w:rsidRPr="00B22B37" w:rsidRDefault="00E1692E" w:rsidP="00E1692E">
      <w:pPr>
        <w:spacing w:line="360" w:lineRule="auto"/>
        <w:ind w:firstLine="709"/>
        <w:jc w:val="right"/>
        <w:rPr>
          <w:rFonts w:ascii="Times New Roman" w:hAnsi="Times New Roman" w:cs="Times New Roman"/>
          <w:bCs/>
          <w:sz w:val="28"/>
          <w:szCs w:val="28"/>
        </w:rPr>
      </w:pPr>
      <w:r w:rsidRPr="00B22B37">
        <w:rPr>
          <w:rFonts w:ascii="Times New Roman" w:hAnsi="Times New Roman" w:cs="Times New Roman"/>
          <w:bCs/>
          <w:sz w:val="28"/>
          <w:szCs w:val="28"/>
        </w:rPr>
        <w:t xml:space="preserve">Таблица 1 </w:t>
      </w:r>
    </w:p>
    <w:p w14:paraId="1C5B2A54" w14:textId="77777777" w:rsidR="00E1692E" w:rsidRPr="00B22B37" w:rsidRDefault="00E1692E" w:rsidP="00E1692E">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1711"/>
        <w:gridCol w:w="1964"/>
        <w:gridCol w:w="1944"/>
        <w:gridCol w:w="1711"/>
      </w:tblGrid>
      <w:tr w:rsidR="00E1692E" w:rsidRPr="00B22B37" w14:paraId="3C1B4856" w14:textId="77777777" w:rsidTr="00E1692E">
        <w:tc>
          <w:tcPr>
            <w:tcW w:w="2010" w:type="dxa"/>
            <w:vMerge w:val="restart"/>
            <w:shd w:val="clear" w:color="auto" w:fill="auto"/>
            <w:vAlign w:val="center"/>
          </w:tcPr>
          <w:p w14:paraId="7073A9E3" w14:textId="77777777" w:rsidR="00E1692E" w:rsidRPr="00B22B37" w:rsidRDefault="00E1692E" w:rsidP="00E1692E">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Критерий/актив</w:t>
            </w:r>
          </w:p>
        </w:tc>
        <w:tc>
          <w:tcPr>
            <w:tcW w:w="3777" w:type="dxa"/>
            <w:gridSpan w:val="2"/>
            <w:shd w:val="clear" w:color="auto" w:fill="auto"/>
            <w:vAlign w:val="center"/>
          </w:tcPr>
          <w:p w14:paraId="20494D59" w14:textId="77777777" w:rsidR="00E1692E" w:rsidRPr="00B22B37" w:rsidRDefault="00E1692E" w:rsidP="00E1692E">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 xml:space="preserve">Криптоактив </w:t>
            </w:r>
          </w:p>
        </w:tc>
        <w:tc>
          <w:tcPr>
            <w:tcW w:w="3558" w:type="dxa"/>
            <w:gridSpan w:val="2"/>
            <w:shd w:val="clear" w:color="auto" w:fill="auto"/>
            <w:vAlign w:val="center"/>
          </w:tcPr>
          <w:p w14:paraId="372907C1" w14:textId="77777777" w:rsidR="00E1692E" w:rsidRPr="00B22B37" w:rsidRDefault="00E1692E" w:rsidP="00E1692E">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Классические финансовые инструменты</w:t>
            </w:r>
          </w:p>
        </w:tc>
      </w:tr>
      <w:tr w:rsidR="00E1692E" w:rsidRPr="00B22B37" w14:paraId="176BD905" w14:textId="77777777" w:rsidTr="00E1692E">
        <w:tc>
          <w:tcPr>
            <w:tcW w:w="2010" w:type="dxa"/>
            <w:vMerge/>
            <w:shd w:val="clear" w:color="auto" w:fill="auto"/>
            <w:vAlign w:val="center"/>
          </w:tcPr>
          <w:p w14:paraId="7DB2E12E" w14:textId="77777777" w:rsidR="00E1692E" w:rsidRPr="00B22B37" w:rsidRDefault="00E1692E" w:rsidP="00E1692E">
            <w:pPr>
              <w:spacing w:line="276" w:lineRule="auto"/>
              <w:jc w:val="center"/>
              <w:rPr>
                <w:rFonts w:ascii="Times New Roman" w:hAnsi="Times New Roman" w:cs="Times New Roman"/>
                <w:b/>
                <w:bCs/>
                <w:sz w:val="20"/>
                <w:szCs w:val="20"/>
              </w:rPr>
            </w:pPr>
          </w:p>
        </w:tc>
        <w:tc>
          <w:tcPr>
            <w:tcW w:w="1706" w:type="dxa"/>
            <w:shd w:val="clear" w:color="auto" w:fill="auto"/>
            <w:vAlign w:val="center"/>
          </w:tcPr>
          <w:p w14:paraId="5275AF06" w14:textId="44C222CD" w:rsidR="00E1692E" w:rsidRPr="00B22B37" w:rsidRDefault="00E1692E" w:rsidP="004911D4">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Цифровые права</w:t>
            </w:r>
          </w:p>
        </w:tc>
        <w:tc>
          <w:tcPr>
            <w:tcW w:w="2071" w:type="dxa"/>
            <w:shd w:val="clear" w:color="auto" w:fill="auto"/>
            <w:vAlign w:val="center"/>
          </w:tcPr>
          <w:p w14:paraId="07C86934" w14:textId="77777777" w:rsidR="00E1692E" w:rsidRPr="00B22B37" w:rsidRDefault="00E1692E" w:rsidP="00E1692E">
            <w:pPr>
              <w:spacing w:line="276" w:lineRule="auto"/>
              <w:jc w:val="center"/>
              <w:rPr>
                <w:rFonts w:ascii="Times New Roman" w:hAnsi="Times New Roman" w:cs="Times New Roman"/>
                <w:b/>
                <w:bCs/>
                <w:sz w:val="20"/>
                <w:szCs w:val="20"/>
              </w:rPr>
            </w:pPr>
            <w:r w:rsidRPr="00B22B37">
              <w:rPr>
                <w:rFonts w:ascii="Times New Roman" w:hAnsi="Times New Roman" w:cs="Times New Roman"/>
                <w:b/>
                <w:bCs/>
                <w:sz w:val="20"/>
                <w:szCs w:val="20"/>
              </w:rPr>
              <w:t>Цифровая валюта</w:t>
            </w:r>
          </w:p>
        </w:tc>
        <w:tc>
          <w:tcPr>
            <w:tcW w:w="1852" w:type="dxa"/>
            <w:shd w:val="clear" w:color="auto" w:fill="auto"/>
            <w:vAlign w:val="center"/>
          </w:tcPr>
          <w:p w14:paraId="2E789236" w14:textId="77777777" w:rsidR="00E1692E" w:rsidRPr="00B22B37" w:rsidRDefault="00E1692E" w:rsidP="00E1692E">
            <w:pPr>
              <w:spacing w:line="276" w:lineRule="auto"/>
              <w:jc w:val="center"/>
              <w:rPr>
                <w:rFonts w:ascii="Times New Roman" w:hAnsi="Times New Roman" w:cs="Times New Roman"/>
                <w:b/>
                <w:bCs/>
                <w:color w:val="000000" w:themeColor="text1"/>
                <w:sz w:val="20"/>
                <w:szCs w:val="20"/>
              </w:rPr>
            </w:pPr>
            <w:r w:rsidRPr="00B22B37">
              <w:rPr>
                <w:rFonts w:ascii="Times New Roman" w:hAnsi="Times New Roman" w:cs="Times New Roman"/>
                <w:b/>
                <w:bCs/>
                <w:color w:val="000000" w:themeColor="text1"/>
                <w:sz w:val="20"/>
                <w:szCs w:val="20"/>
              </w:rPr>
              <w:t xml:space="preserve">Бездокументарные ценные бумаги </w:t>
            </w:r>
          </w:p>
          <w:p w14:paraId="628DDC6F" w14:textId="77777777" w:rsidR="00E1692E" w:rsidRPr="00B22B37" w:rsidRDefault="00E1692E" w:rsidP="00E1692E">
            <w:pPr>
              <w:spacing w:line="276" w:lineRule="auto"/>
              <w:jc w:val="center"/>
              <w:rPr>
                <w:rFonts w:ascii="Times New Roman" w:hAnsi="Times New Roman" w:cs="Times New Roman"/>
                <w:b/>
                <w:bCs/>
                <w:color w:val="000000" w:themeColor="text1"/>
                <w:sz w:val="20"/>
                <w:szCs w:val="20"/>
              </w:rPr>
            </w:pPr>
            <w:r w:rsidRPr="00B22B37">
              <w:rPr>
                <w:rFonts w:ascii="Times New Roman" w:hAnsi="Times New Roman" w:cs="Times New Roman"/>
                <w:b/>
                <w:bCs/>
                <w:color w:val="000000" w:themeColor="text1"/>
                <w:sz w:val="20"/>
                <w:szCs w:val="20"/>
              </w:rPr>
              <w:t xml:space="preserve">(далее –БЦБ) </w:t>
            </w:r>
          </w:p>
        </w:tc>
        <w:tc>
          <w:tcPr>
            <w:tcW w:w="1706" w:type="dxa"/>
            <w:shd w:val="clear" w:color="auto" w:fill="auto"/>
            <w:vAlign w:val="center"/>
          </w:tcPr>
          <w:p w14:paraId="774E7EB7" w14:textId="77777777" w:rsidR="00E1692E" w:rsidRPr="00B22B37" w:rsidRDefault="00E1692E" w:rsidP="00E1692E">
            <w:pPr>
              <w:spacing w:line="360" w:lineRule="auto"/>
              <w:jc w:val="center"/>
              <w:rPr>
                <w:rFonts w:ascii="Times New Roman" w:hAnsi="Times New Roman" w:cs="Times New Roman"/>
                <w:b/>
                <w:bCs/>
                <w:color w:val="000000" w:themeColor="text1"/>
                <w:sz w:val="20"/>
                <w:szCs w:val="20"/>
              </w:rPr>
            </w:pPr>
            <w:r w:rsidRPr="00B22B37">
              <w:rPr>
                <w:rFonts w:ascii="Times New Roman" w:hAnsi="Times New Roman" w:cs="Times New Roman"/>
                <w:b/>
                <w:bCs/>
                <w:color w:val="000000" w:themeColor="text1"/>
                <w:sz w:val="20"/>
                <w:szCs w:val="20"/>
              </w:rPr>
              <w:t>Производный финансовый инструмент</w:t>
            </w:r>
          </w:p>
          <w:p w14:paraId="19601E01" w14:textId="77777777" w:rsidR="00E1692E" w:rsidRPr="00B22B37" w:rsidRDefault="00E1692E" w:rsidP="00E1692E">
            <w:pPr>
              <w:spacing w:line="360" w:lineRule="auto"/>
              <w:jc w:val="center"/>
              <w:rPr>
                <w:rFonts w:ascii="Times New Roman" w:hAnsi="Times New Roman" w:cs="Times New Roman"/>
                <w:b/>
                <w:bCs/>
                <w:color w:val="000000" w:themeColor="text1"/>
                <w:sz w:val="20"/>
                <w:szCs w:val="20"/>
              </w:rPr>
            </w:pPr>
            <w:r w:rsidRPr="00B22B37">
              <w:rPr>
                <w:rFonts w:ascii="Times New Roman" w:hAnsi="Times New Roman" w:cs="Times New Roman"/>
                <w:b/>
                <w:bCs/>
                <w:color w:val="000000" w:themeColor="text1"/>
                <w:sz w:val="20"/>
                <w:szCs w:val="20"/>
              </w:rPr>
              <w:t>(далее – ПФИ)</w:t>
            </w:r>
          </w:p>
        </w:tc>
      </w:tr>
      <w:tr w:rsidR="00E1692E" w:rsidRPr="00B22B37" w14:paraId="0B298803" w14:textId="77777777" w:rsidTr="00E1692E">
        <w:tc>
          <w:tcPr>
            <w:tcW w:w="2010" w:type="dxa"/>
            <w:shd w:val="clear" w:color="auto" w:fill="auto"/>
            <w:vAlign w:val="center"/>
          </w:tcPr>
          <w:p w14:paraId="1F714153" w14:textId="6EC05C1A" w:rsidR="00E1692E" w:rsidRPr="00B22B37" w:rsidRDefault="00E1692E" w:rsidP="004911D4">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lastRenderedPageBreak/>
              <w:t xml:space="preserve">Связь актива на уровне закона с </w:t>
            </w:r>
            <w:del w:id="3" w:author="Ирина Коржова" w:date="2026-04-10T16:40:00Z">
              <w:r w:rsidRPr="00B22B37" w:rsidDel="00F56AD5">
                <w:rPr>
                  <w:rFonts w:ascii="Times New Roman" w:hAnsi="Times New Roman" w:cs="Times New Roman"/>
                  <w:sz w:val="20"/>
                  <w:szCs w:val="20"/>
                </w:rPr>
                <w:delText>информационной системой</w:delText>
              </w:r>
            </w:del>
            <w:ins w:id="4" w:author="Ирина Коржова" w:date="2026-04-10T16:40:00Z">
              <w:r w:rsidR="00F56AD5">
                <w:rPr>
                  <w:rFonts w:ascii="Times New Roman" w:hAnsi="Times New Roman" w:cs="Times New Roman"/>
                  <w:sz w:val="20"/>
                  <w:szCs w:val="20"/>
                </w:rPr>
                <w:t>ИС</w:t>
              </w:r>
            </w:ins>
            <w:r w:rsidRPr="00B22B37">
              <w:rPr>
                <w:rFonts w:ascii="Times New Roman" w:hAnsi="Times New Roman" w:cs="Times New Roman"/>
                <w:sz w:val="20"/>
                <w:szCs w:val="20"/>
              </w:rPr>
              <w:t xml:space="preserve"> </w:t>
            </w:r>
          </w:p>
        </w:tc>
        <w:tc>
          <w:tcPr>
            <w:tcW w:w="1706" w:type="dxa"/>
            <w:shd w:val="clear" w:color="auto" w:fill="auto"/>
            <w:vAlign w:val="center"/>
          </w:tcPr>
          <w:p w14:paraId="56E3E2F2"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Да </w:t>
            </w:r>
          </w:p>
        </w:tc>
        <w:tc>
          <w:tcPr>
            <w:tcW w:w="2071" w:type="dxa"/>
            <w:shd w:val="clear" w:color="auto" w:fill="auto"/>
            <w:vAlign w:val="center"/>
          </w:tcPr>
          <w:p w14:paraId="7F8636ED"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Да </w:t>
            </w:r>
          </w:p>
        </w:tc>
        <w:tc>
          <w:tcPr>
            <w:tcW w:w="1852" w:type="dxa"/>
            <w:shd w:val="clear" w:color="auto" w:fill="auto"/>
            <w:vAlign w:val="center"/>
          </w:tcPr>
          <w:p w14:paraId="5AF61A35"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Да</w:t>
            </w:r>
          </w:p>
        </w:tc>
        <w:tc>
          <w:tcPr>
            <w:tcW w:w="1706" w:type="dxa"/>
            <w:shd w:val="clear" w:color="auto" w:fill="auto"/>
            <w:vAlign w:val="center"/>
          </w:tcPr>
          <w:p w14:paraId="2E5843B0" w14:textId="77777777" w:rsidR="00E1692E" w:rsidRPr="00B22B37" w:rsidRDefault="00E1692E" w:rsidP="00E1692E">
            <w:pPr>
              <w:spacing w:line="360" w:lineRule="auto"/>
              <w:jc w:val="center"/>
              <w:rPr>
                <w:rFonts w:ascii="Times New Roman" w:hAnsi="Times New Roman" w:cs="Times New Roman"/>
                <w:sz w:val="20"/>
                <w:szCs w:val="20"/>
              </w:rPr>
            </w:pPr>
            <w:r w:rsidRPr="00B22B37">
              <w:rPr>
                <w:rFonts w:ascii="Times New Roman" w:hAnsi="Times New Roman" w:cs="Times New Roman"/>
                <w:sz w:val="20"/>
                <w:szCs w:val="20"/>
              </w:rPr>
              <w:t>Нет</w:t>
            </w:r>
          </w:p>
        </w:tc>
      </w:tr>
      <w:tr w:rsidR="00E1692E" w:rsidRPr="00B22B37" w14:paraId="0C5C6EBB" w14:textId="77777777" w:rsidTr="00E1692E">
        <w:tc>
          <w:tcPr>
            <w:tcW w:w="2010" w:type="dxa"/>
            <w:shd w:val="clear" w:color="auto" w:fill="auto"/>
            <w:vAlign w:val="center"/>
          </w:tcPr>
          <w:p w14:paraId="5353A318" w14:textId="1DAA0E6E" w:rsidR="00E1692E" w:rsidRPr="00B22B37" w:rsidRDefault="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Связь актива на уровне закона </w:t>
            </w:r>
            <w:del w:id="5" w:author="Ирина Коржова" w:date="2026-04-10T16:40:00Z">
              <w:r w:rsidRPr="00B22B37" w:rsidDel="00F56AD5">
                <w:rPr>
                  <w:rFonts w:ascii="Times New Roman" w:hAnsi="Times New Roman" w:cs="Times New Roman"/>
                  <w:sz w:val="20"/>
                  <w:szCs w:val="20"/>
                </w:rPr>
                <w:delText>с информационной системой</w:delText>
              </w:r>
            </w:del>
            <w:ins w:id="6" w:author="Ирина Коржова" w:date="2026-04-10T16:40:00Z">
              <w:r w:rsidR="00F56AD5">
                <w:rPr>
                  <w:rFonts w:ascii="Times New Roman" w:hAnsi="Times New Roman" w:cs="Times New Roman"/>
                  <w:sz w:val="20"/>
                  <w:szCs w:val="20"/>
                </w:rPr>
                <w:t>ИС</w:t>
              </w:r>
            </w:ins>
            <w:r w:rsidRPr="00B22B37">
              <w:rPr>
                <w:rFonts w:ascii="Times New Roman" w:hAnsi="Times New Roman" w:cs="Times New Roman"/>
                <w:sz w:val="20"/>
                <w:szCs w:val="20"/>
              </w:rPr>
              <w:t xml:space="preserve"> на основе распределенного реестра  </w:t>
            </w:r>
          </w:p>
        </w:tc>
        <w:tc>
          <w:tcPr>
            <w:tcW w:w="1706" w:type="dxa"/>
            <w:shd w:val="clear" w:color="auto" w:fill="auto"/>
            <w:vAlign w:val="center"/>
          </w:tcPr>
          <w:p w14:paraId="4AA4BEE9"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Да </w:t>
            </w:r>
          </w:p>
        </w:tc>
        <w:tc>
          <w:tcPr>
            <w:tcW w:w="2071" w:type="dxa"/>
            <w:shd w:val="clear" w:color="auto" w:fill="auto"/>
            <w:vAlign w:val="center"/>
          </w:tcPr>
          <w:p w14:paraId="2D3CDFC4"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Да </w:t>
            </w:r>
          </w:p>
        </w:tc>
        <w:tc>
          <w:tcPr>
            <w:tcW w:w="1852" w:type="dxa"/>
            <w:shd w:val="clear" w:color="auto" w:fill="auto"/>
            <w:vAlign w:val="center"/>
          </w:tcPr>
          <w:p w14:paraId="136123FE"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Нет</w:t>
            </w:r>
          </w:p>
        </w:tc>
        <w:tc>
          <w:tcPr>
            <w:tcW w:w="1706" w:type="dxa"/>
            <w:vMerge w:val="restart"/>
            <w:shd w:val="clear" w:color="auto" w:fill="auto"/>
            <w:vAlign w:val="center"/>
          </w:tcPr>
          <w:p w14:paraId="10AE8D2F" w14:textId="77777777" w:rsidR="00E1692E" w:rsidRPr="00B22B37" w:rsidRDefault="00E1692E" w:rsidP="00E1692E">
            <w:pPr>
              <w:spacing w:line="360" w:lineRule="auto"/>
              <w:jc w:val="center"/>
              <w:rPr>
                <w:rFonts w:ascii="Times New Roman" w:hAnsi="Times New Roman" w:cs="Times New Roman"/>
                <w:sz w:val="20"/>
                <w:szCs w:val="20"/>
              </w:rPr>
            </w:pPr>
            <w:r w:rsidRPr="00B22B37">
              <w:rPr>
                <w:rFonts w:ascii="Times New Roman" w:hAnsi="Times New Roman" w:cs="Times New Roman"/>
                <w:color w:val="000000"/>
                <w:sz w:val="20"/>
                <w:szCs w:val="20"/>
              </w:rPr>
              <w:t>Определяется информационной системой заключения ПФИ</w:t>
            </w:r>
            <w:r w:rsidRPr="00B22B37">
              <w:rPr>
                <w:rFonts w:ascii="Times New Roman" w:hAnsi="Times New Roman" w:cs="Times New Roman"/>
                <w:sz w:val="20"/>
                <w:szCs w:val="20"/>
              </w:rPr>
              <w:t xml:space="preserve">, </w:t>
            </w:r>
          </w:p>
          <w:p w14:paraId="136B099C" w14:textId="5EED536A" w:rsidR="00E1692E" w:rsidRPr="00B22B37" w:rsidRDefault="00E1692E" w:rsidP="00E1692E">
            <w:pPr>
              <w:spacing w:line="360"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 в некоторых случаях информационной системой его исполнения</w:t>
            </w:r>
            <w:ins w:id="7" w:author="Ирина Коржова" w:date="2026-04-10T16:28:00Z">
              <w:r w:rsidR="00C8508A">
                <w:rPr>
                  <w:rStyle w:val="a5"/>
                  <w:rFonts w:ascii="Times New Roman" w:hAnsi="Times New Roman" w:cs="Times New Roman"/>
                  <w:sz w:val="20"/>
                  <w:szCs w:val="20"/>
                </w:rPr>
                <w:footnoteReference w:id="9"/>
              </w:r>
            </w:ins>
          </w:p>
        </w:tc>
      </w:tr>
      <w:tr w:rsidR="00E1692E" w:rsidRPr="00B22B37" w14:paraId="77A8C160" w14:textId="77777777" w:rsidTr="00E1692E">
        <w:tc>
          <w:tcPr>
            <w:tcW w:w="2010" w:type="dxa"/>
            <w:shd w:val="clear" w:color="auto" w:fill="auto"/>
            <w:vAlign w:val="center"/>
          </w:tcPr>
          <w:p w14:paraId="5110B33B" w14:textId="17E9300B"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 xml:space="preserve">Лицо, осуществляющее учет актива в </w:t>
            </w:r>
            <w:del w:id="13" w:author="Ирина Коржова" w:date="2026-04-10T16:40:00Z">
              <w:r w:rsidRPr="00B22B37" w:rsidDel="00F56AD5">
                <w:rPr>
                  <w:rFonts w:ascii="Times New Roman" w:hAnsi="Times New Roman" w:cs="Times New Roman"/>
                  <w:sz w:val="20"/>
                  <w:szCs w:val="20"/>
                </w:rPr>
                <w:delText>информационной системе</w:delText>
              </w:r>
            </w:del>
            <w:ins w:id="14" w:author="Ирина Коржова" w:date="2026-04-10T16:40:00Z">
              <w:r w:rsidR="00F56AD5">
                <w:rPr>
                  <w:rFonts w:ascii="Times New Roman" w:hAnsi="Times New Roman" w:cs="Times New Roman"/>
                  <w:sz w:val="20"/>
                  <w:szCs w:val="20"/>
                </w:rPr>
                <w:t>ИС</w:t>
              </w:r>
            </w:ins>
            <w:r w:rsidRPr="00B22B37">
              <w:rPr>
                <w:rFonts w:ascii="Times New Roman" w:hAnsi="Times New Roman" w:cs="Times New Roman"/>
                <w:sz w:val="20"/>
                <w:szCs w:val="20"/>
              </w:rPr>
              <w:t xml:space="preserve"> финансового института</w:t>
            </w:r>
            <w:ins w:id="15" w:author="Ирина Коржова" w:date="2026-04-10T16:45:00Z">
              <w:r w:rsidR="00F56AD5">
                <w:rPr>
                  <w:rFonts w:ascii="Times New Roman" w:hAnsi="Times New Roman" w:cs="Times New Roman"/>
                  <w:sz w:val="20"/>
                  <w:szCs w:val="20"/>
                </w:rPr>
                <w:t>, расчеты по сделкам с ним</w:t>
              </w:r>
            </w:ins>
            <w:r w:rsidRPr="00B22B37">
              <w:rPr>
                <w:rFonts w:ascii="Times New Roman" w:hAnsi="Times New Roman" w:cs="Times New Roman"/>
                <w:sz w:val="20"/>
                <w:szCs w:val="20"/>
              </w:rPr>
              <w:t xml:space="preserve"> </w:t>
            </w:r>
          </w:p>
          <w:p w14:paraId="08B8BA39"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(далее – Лицо)</w:t>
            </w:r>
          </w:p>
        </w:tc>
        <w:tc>
          <w:tcPr>
            <w:tcW w:w="1706" w:type="dxa"/>
            <w:shd w:val="clear" w:color="auto" w:fill="auto"/>
            <w:vAlign w:val="center"/>
          </w:tcPr>
          <w:p w14:paraId="31CCE3BE"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w:t>
            </w:r>
          </w:p>
        </w:tc>
        <w:tc>
          <w:tcPr>
            <w:tcW w:w="2071" w:type="dxa"/>
            <w:shd w:val="clear" w:color="auto" w:fill="auto"/>
            <w:vAlign w:val="center"/>
          </w:tcPr>
          <w:p w14:paraId="1C49AAFF"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w:t>
            </w:r>
          </w:p>
        </w:tc>
        <w:tc>
          <w:tcPr>
            <w:tcW w:w="1852" w:type="dxa"/>
            <w:shd w:val="clear" w:color="auto" w:fill="auto"/>
            <w:vAlign w:val="center"/>
          </w:tcPr>
          <w:p w14:paraId="5131AA3D" w14:textId="77777777" w:rsidR="00E1692E" w:rsidRPr="00B22B37" w:rsidRDefault="00E1692E" w:rsidP="00E1692E">
            <w:pPr>
              <w:spacing w:line="276" w:lineRule="auto"/>
              <w:jc w:val="center"/>
              <w:rPr>
                <w:rFonts w:ascii="Times New Roman" w:hAnsi="Times New Roman" w:cs="Times New Roman"/>
                <w:sz w:val="20"/>
                <w:szCs w:val="20"/>
              </w:rPr>
            </w:pPr>
            <w:r w:rsidRPr="00B22B37">
              <w:rPr>
                <w:rFonts w:ascii="Times New Roman" w:hAnsi="Times New Roman" w:cs="Times New Roman"/>
                <w:sz w:val="20"/>
                <w:szCs w:val="20"/>
              </w:rPr>
              <w:t>Регистратор, депозитарий, центральный депозитарий, др.</w:t>
            </w:r>
          </w:p>
        </w:tc>
        <w:tc>
          <w:tcPr>
            <w:tcW w:w="1706" w:type="dxa"/>
            <w:vMerge/>
            <w:shd w:val="clear" w:color="auto" w:fill="auto"/>
            <w:vAlign w:val="center"/>
          </w:tcPr>
          <w:p w14:paraId="795CC970" w14:textId="77777777" w:rsidR="00E1692E" w:rsidRPr="00B22B37" w:rsidRDefault="00E1692E" w:rsidP="00E1692E">
            <w:pPr>
              <w:spacing w:line="360" w:lineRule="auto"/>
              <w:jc w:val="center"/>
              <w:rPr>
                <w:rFonts w:ascii="Times New Roman" w:hAnsi="Times New Roman" w:cs="Times New Roman"/>
                <w:sz w:val="20"/>
                <w:szCs w:val="20"/>
              </w:rPr>
            </w:pPr>
          </w:p>
        </w:tc>
      </w:tr>
      <w:tr w:rsidR="00E1692E" w:rsidRPr="00B22B37" w14:paraId="6623E115" w14:textId="77777777" w:rsidTr="00E1692E">
        <w:tc>
          <w:tcPr>
            <w:tcW w:w="2010" w:type="dxa"/>
            <w:shd w:val="clear" w:color="auto" w:fill="auto"/>
            <w:vAlign w:val="center"/>
          </w:tcPr>
          <w:p w14:paraId="200F6B1A" w14:textId="657DD3D5" w:rsidR="00E1692E" w:rsidRPr="00B22B37" w:rsidRDefault="00E1692E">
            <w:pPr>
              <w:spacing w:line="276" w:lineRule="auto"/>
              <w:jc w:val="center"/>
              <w:rPr>
                <w:rFonts w:ascii="Times New Roman" w:hAnsi="Times New Roman" w:cs="Times New Roman"/>
                <w:sz w:val="20"/>
              </w:rPr>
            </w:pPr>
            <w:r w:rsidRPr="00B22B37">
              <w:rPr>
                <w:rFonts w:ascii="Times New Roman" w:hAnsi="Times New Roman" w:cs="Times New Roman"/>
                <w:sz w:val="20"/>
              </w:rPr>
              <w:t>Обязательность непосредственного участия</w:t>
            </w:r>
            <w:r w:rsidRPr="00B22B37">
              <w:rPr>
                <w:rFonts w:ascii="Times New Roman" w:hAnsi="Times New Roman" w:cs="Times New Roman"/>
                <w:sz w:val="20"/>
                <w:szCs w:val="20"/>
              </w:rPr>
              <w:t xml:space="preserve"> </w:t>
            </w:r>
            <w:r w:rsidRPr="00B22B37">
              <w:rPr>
                <w:rFonts w:ascii="Times New Roman" w:hAnsi="Times New Roman" w:cs="Times New Roman"/>
                <w:sz w:val="20"/>
              </w:rPr>
              <w:t>Лиц</w:t>
            </w:r>
            <w:ins w:id="16" w:author="Ирина Коржова" w:date="2026-04-10T16:39:00Z">
              <w:r w:rsidR="00F56AD5">
                <w:rPr>
                  <w:rFonts w:ascii="Times New Roman" w:hAnsi="Times New Roman" w:cs="Times New Roman"/>
                  <w:sz w:val="20"/>
                </w:rPr>
                <w:t>а</w:t>
              </w:r>
            </w:ins>
            <w:del w:id="17" w:author="Ирина Коржова" w:date="2026-04-10T16:39:00Z">
              <w:r w:rsidRPr="00B22B37" w:rsidDel="00F56AD5">
                <w:rPr>
                  <w:rFonts w:ascii="Times New Roman" w:hAnsi="Times New Roman" w:cs="Times New Roman"/>
                  <w:sz w:val="20"/>
                </w:rPr>
                <w:delText>ом</w:delText>
              </w:r>
            </w:del>
            <w:r w:rsidRPr="00B22B37">
              <w:rPr>
                <w:rFonts w:ascii="Times New Roman" w:hAnsi="Times New Roman" w:cs="Times New Roman"/>
                <w:sz w:val="20"/>
              </w:rPr>
              <w:t xml:space="preserve"> при осуществлении учета актива</w:t>
            </w:r>
            <w:ins w:id="18" w:author="Ирина Коржова" w:date="2026-04-10T16:40:00Z">
              <w:r w:rsidR="00F56AD5">
                <w:rPr>
                  <w:rFonts w:ascii="Times New Roman" w:hAnsi="Times New Roman" w:cs="Times New Roman"/>
                  <w:sz w:val="20"/>
                </w:rPr>
                <w:t xml:space="preserve"> в ИС</w:t>
              </w:r>
            </w:ins>
          </w:p>
        </w:tc>
        <w:tc>
          <w:tcPr>
            <w:tcW w:w="1706" w:type="dxa"/>
            <w:shd w:val="clear" w:color="auto" w:fill="auto"/>
            <w:vAlign w:val="center"/>
          </w:tcPr>
          <w:p w14:paraId="0A8C753A"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Отсутствует</w:t>
            </w:r>
          </w:p>
        </w:tc>
        <w:tc>
          <w:tcPr>
            <w:tcW w:w="2071" w:type="dxa"/>
            <w:shd w:val="clear" w:color="auto" w:fill="auto"/>
            <w:vAlign w:val="center"/>
          </w:tcPr>
          <w:p w14:paraId="4979EF10"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Отсутствует</w:t>
            </w:r>
          </w:p>
        </w:tc>
        <w:tc>
          <w:tcPr>
            <w:tcW w:w="1852" w:type="dxa"/>
            <w:shd w:val="clear" w:color="auto" w:fill="auto"/>
            <w:vAlign w:val="center"/>
          </w:tcPr>
          <w:p w14:paraId="65D50D1B"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Имеется</w:t>
            </w:r>
          </w:p>
        </w:tc>
        <w:tc>
          <w:tcPr>
            <w:tcW w:w="1706" w:type="dxa"/>
            <w:vMerge/>
            <w:shd w:val="clear" w:color="auto" w:fill="auto"/>
            <w:vAlign w:val="center"/>
          </w:tcPr>
          <w:p w14:paraId="3964ABE9" w14:textId="77777777" w:rsidR="00E1692E" w:rsidRPr="00B22B37" w:rsidRDefault="00E1692E" w:rsidP="00E1692E">
            <w:pPr>
              <w:spacing w:line="360" w:lineRule="auto"/>
              <w:jc w:val="center"/>
              <w:rPr>
                <w:rFonts w:ascii="Times New Roman" w:hAnsi="Times New Roman" w:cs="Times New Roman"/>
              </w:rPr>
            </w:pPr>
          </w:p>
        </w:tc>
      </w:tr>
      <w:tr w:rsidR="00E1692E" w:rsidRPr="00B22B37" w14:paraId="6AFCFA8F" w14:textId="77777777" w:rsidTr="00E1692E">
        <w:tc>
          <w:tcPr>
            <w:tcW w:w="2010" w:type="dxa"/>
            <w:shd w:val="clear" w:color="auto" w:fill="auto"/>
            <w:vAlign w:val="center"/>
          </w:tcPr>
          <w:p w14:paraId="097EE1DC"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Способ хранения записи об активах, о транзакциях с ними совершаемых</w:t>
            </w:r>
          </w:p>
        </w:tc>
        <w:tc>
          <w:tcPr>
            <w:tcW w:w="1706" w:type="dxa"/>
            <w:shd w:val="clear" w:color="auto" w:fill="auto"/>
            <w:vAlign w:val="center"/>
          </w:tcPr>
          <w:p w14:paraId="63AB78BB"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 xml:space="preserve">Распределенный </w:t>
            </w:r>
          </w:p>
        </w:tc>
        <w:tc>
          <w:tcPr>
            <w:tcW w:w="2071" w:type="dxa"/>
            <w:shd w:val="clear" w:color="auto" w:fill="auto"/>
            <w:vAlign w:val="center"/>
          </w:tcPr>
          <w:p w14:paraId="44438689"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Распределенный</w:t>
            </w:r>
          </w:p>
        </w:tc>
        <w:tc>
          <w:tcPr>
            <w:tcW w:w="1852" w:type="dxa"/>
            <w:shd w:val="clear" w:color="auto" w:fill="auto"/>
            <w:vAlign w:val="center"/>
          </w:tcPr>
          <w:p w14:paraId="6D8CFF1F"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 xml:space="preserve">Централизованный </w:t>
            </w:r>
          </w:p>
        </w:tc>
        <w:tc>
          <w:tcPr>
            <w:tcW w:w="1706" w:type="dxa"/>
            <w:vMerge/>
            <w:shd w:val="clear" w:color="auto" w:fill="auto"/>
            <w:vAlign w:val="center"/>
          </w:tcPr>
          <w:p w14:paraId="552441CB" w14:textId="77777777" w:rsidR="00E1692E" w:rsidRPr="00B22B37" w:rsidRDefault="00E1692E" w:rsidP="00E1692E">
            <w:pPr>
              <w:spacing w:line="360" w:lineRule="auto"/>
              <w:jc w:val="center"/>
              <w:rPr>
                <w:rFonts w:ascii="Times New Roman" w:hAnsi="Times New Roman" w:cs="Times New Roman"/>
              </w:rPr>
            </w:pPr>
          </w:p>
        </w:tc>
      </w:tr>
      <w:tr w:rsidR="00E1692E" w:rsidRPr="00B22B37" w14:paraId="70B2945F" w14:textId="77777777" w:rsidTr="00E1692E">
        <w:tc>
          <w:tcPr>
            <w:tcW w:w="2010" w:type="dxa"/>
            <w:shd w:val="clear" w:color="auto" w:fill="auto"/>
            <w:vAlign w:val="center"/>
          </w:tcPr>
          <w:p w14:paraId="06253CC9"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Возможность прямого управления активом из информационной системы</w:t>
            </w:r>
          </w:p>
        </w:tc>
        <w:tc>
          <w:tcPr>
            <w:tcW w:w="1706" w:type="dxa"/>
            <w:shd w:val="clear" w:color="auto" w:fill="auto"/>
            <w:vAlign w:val="center"/>
          </w:tcPr>
          <w:p w14:paraId="5D998FCF"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Да</w:t>
            </w:r>
          </w:p>
        </w:tc>
        <w:tc>
          <w:tcPr>
            <w:tcW w:w="2071" w:type="dxa"/>
            <w:shd w:val="clear" w:color="auto" w:fill="auto"/>
            <w:vAlign w:val="center"/>
          </w:tcPr>
          <w:p w14:paraId="672ED928"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Да</w:t>
            </w:r>
          </w:p>
        </w:tc>
        <w:tc>
          <w:tcPr>
            <w:tcW w:w="1852" w:type="dxa"/>
            <w:shd w:val="clear" w:color="auto" w:fill="auto"/>
            <w:vAlign w:val="center"/>
          </w:tcPr>
          <w:p w14:paraId="0B4DAF06" w14:textId="77777777" w:rsidR="00E1692E" w:rsidRPr="00B22B37" w:rsidRDefault="00E1692E" w:rsidP="00E1692E">
            <w:pPr>
              <w:spacing w:line="276" w:lineRule="auto"/>
              <w:jc w:val="center"/>
              <w:rPr>
                <w:rFonts w:ascii="Times New Roman" w:hAnsi="Times New Roman" w:cs="Times New Roman"/>
                <w:sz w:val="20"/>
              </w:rPr>
            </w:pPr>
          </w:p>
          <w:p w14:paraId="3E402457"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Нет</w:t>
            </w:r>
          </w:p>
          <w:p w14:paraId="3DBEE90F" w14:textId="77777777" w:rsidR="00E1692E" w:rsidRPr="00B22B37" w:rsidRDefault="00E1692E" w:rsidP="00E1692E">
            <w:pPr>
              <w:spacing w:line="276" w:lineRule="auto"/>
              <w:jc w:val="center"/>
              <w:rPr>
                <w:rFonts w:ascii="Times New Roman" w:hAnsi="Times New Roman" w:cs="Times New Roman"/>
                <w:sz w:val="20"/>
              </w:rPr>
            </w:pPr>
          </w:p>
        </w:tc>
        <w:tc>
          <w:tcPr>
            <w:tcW w:w="1706" w:type="dxa"/>
            <w:vMerge/>
            <w:shd w:val="clear" w:color="auto" w:fill="auto"/>
            <w:vAlign w:val="center"/>
          </w:tcPr>
          <w:p w14:paraId="5FFFBAEA" w14:textId="77777777" w:rsidR="00E1692E" w:rsidRPr="00B22B37" w:rsidRDefault="00E1692E" w:rsidP="00E1692E">
            <w:pPr>
              <w:spacing w:line="360" w:lineRule="auto"/>
              <w:jc w:val="center"/>
              <w:rPr>
                <w:rFonts w:ascii="Times New Roman" w:hAnsi="Times New Roman" w:cs="Times New Roman"/>
              </w:rPr>
            </w:pPr>
          </w:p>
        </w:tc>
      </w:tr>
      <w:tr w:rsidR="00E1692E" w:rsidRPr="00B22B37" w14:paraId="78053D90" w14:textId="77777777" w:rsidTr="00E1692E">
        <w:tc>
          <w:tcPr>
            <w:tcW w:w="2010" w:type="dxa"/>
            <w:shd w:val="clear" w:color="auto" w:fill="auto"/>
            <w:vAlign w:val="center"/>
          </w:tcPr>
          <w:p w14:paraId="0DF2F9E6"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 xml:space="preserve">Возможность автоматизированных расчетов </w:t>
            </w:r>
          </w:p>
        </w:tc>
        <w:tc>
          <w:tcPr>
            <w:tcW w:w="1706" w:type="dxa"/>
            <w:shd w:val="clear" w:color="auto" w:fill="auto"/>
            <w:vAlign w:val="center"/>
          </w:tcPr>
          <w:p w14:paraId="3D69A9EC"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Да</w:t>
            </w:r>
          </w:p>
        </w:tc>
        <w:tc>
          <w:tcPr>
            <w:tcW w:w="2071" w:type="dxa"/>
            <w:shd w:val="clear" w:color="auto" w:fill="auto"/>
            <w:vAlign w:val="center"/>
          </w:tcPr>
          <w:p w14:paraId="19A89382"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Да</w:t>
            </w:r>
          </w:p>
        </w:tc>
        <w:tc>
          <w:tcPr>
            <w:tcW w:w="1852" w:type="dxa"/>
            <w:shd w:val="clear" w:color="auto" w:fill="auto"/>
            <w:vAlign w:val="center"/>
          </w:tcPr>
          <w:p w14:paraId="732FB4B8" w14:textId="77777777" w:rsidR="00E1692E" w:rsidRPr="00B22B37" w:rsidRDefault="00E1692E" w:rsidP="00E1692E">
            <w:pPr>
              <w:spacing w:line="276" w:lineRule="auto"/>
              <w:jc w:val="center"/>
              <w:rPr>
                <w:rFonts w:ascii="Times New Roman" w:hAnsi="Times New Roman" w:cs="Times New Roman"/>
                <w:sz w:val="20"/>
              </w:rPr>
            </w:pPr>
          </w:p>
          <w:p w14:paraId="0834F686" w14:textId="77777777" w:rsidR="00E1692E" w:rsidRPr="00B22B37" w:rsidRDefault="00E1692E" w:rsidP="00E1692E">
            <w:pPr>
              <w:spacing w:line="276" w:lineRule="auto"/>
              <w:jc w:val="center"/>
              <w:rPr>
                <w:rFonts w:ascii="Times New Roman" w:hAnsi="Times New Roman" w:cs="Times New Roman"/>
                <w:sz w:val="20"/>
              </w:rPr>
            </w:pPr>
            <w:r w:rsidRPr="00B22B37">
              <w:rPr>
                <w:rFonts w:ascii="Times New Roman" w:hAnsi="Times New Roman" w:cs="Times New Roman"/>
                <w:sz w:val="20"/>
              </w:rPr>
              <w:t>Нет</w:t>
            </w:r>
          </w:p>
          <w:p w14:paraId="72E239EF" w14:textId="77777777" w:rsidR="00E1692E" w:rsidRPr="00B22B37" w:rsidRDefault="00E1692E" w:rsidP="00E1692E">
            <w:pPr>
              <w:spacing w:line="276" w:lineRule="auto"/>
              <w:jc w:val="center"/>
              <w:rPr>
                <w:rFonts w:ascii="Times New Roman" w:hAnsi="Times New Roman" w:cs="Times New Roman"/>
                <w:sz w:val="20"/>
              </w:rPr>
            </w:pPr>
          </w:p>
        </w:tc>
        <w:tc>
          <w:tcPr>
            <w:tcW w:w="1706" w:type="dxa"/>
            <w:vMerge/>
            <w:shd w:val="clear" w:color="auto" w:fill="auto"/>
            <w:vAlign w:val="center"/>
          </w:tcPr>
          <w:p w14:paraId="6BD57C0F" w14:textId="77777777" w:rsidR="00E1692E" w:rsidRPr="00B22B37" w:rsidRDefault="00E1692E" w:rsidP="00E1692E">
            <w:pPr>
              <w:spacing w:line="360" w:lineRule="auto"/>
              <w:jc w:val="center"/>
              <w:rPr>
                <w:rFonts w:ascii="Times New Roman" w:hAnsi="Times New Roman" w:cs="Times New Roman"/>
              </w:rPr>
            </w:pPr>
          </w:p>
        </w:tc>
      </w:tr>
    </w:tbl>
    <w:p w14:paraId="7C17AFBA" w14:textId="77777777" w:rsidR="00E1692E" w:rsidRDefault="00E1692E" w:rsidP="00E1692E">
      <w:pPr>
        <w:spacing w:before="120" w:after="120" w:line="259" w:lineRule="auto"/>
        <w:ind w:left="11"/>
        <w:jc w:val="both"/>
        <w:rPr>
          <w:rFonts w:ascii="Times New Roman" w:hAnsi="Times New Roman" w:cs="Times New Roman"/>
          <w:sz w:val="26"/>
          <w:szCs w:val="26"/>
        </w:rPr>
      </w:pPr>
    </w:p>
    <w:p w14:paraId="33BD5A7F" w14:textId="55A69202" w:rsidR="00E1692E" w:rsidRPr="00F56AD5" w:rsidDel="00F56AD5" w:rsidRDefault="00F56AD5">
      <w:pPr>
        <w:pStyle w:val="10"/>
        <w:spacing w:line="360" w:lineRule="auto"/>
        <w:ind w:firstLine="698"/>
        <w:jc w:val="both"/>
        <w:rPr>
          <w:del w:id="19" w:author="Ирина Коржова" w:date="2026-04-10T16:37:00Z"/>
          <w:sz w:val="28"/>
        </w:rPr>
        <w:pPrChange w:id="20" w:author="Ирина Коржова" w:date="2026-04-10T16:37:00Z">
          <w:pPr>
            <w:pStyle w:val="10"/>
            <w:spacing w:line="360" w:lineRule="auto"/>
            <w:ind w:firstLine="740"/>
            <w:jc w:val="both"/>
          </w:pPr>
        </w:pPrChange>
      </w:pPr>
      <w:ins w:id="21" w:author="Ирина Коржова" w:date="2026-04-10T16:44:00Z">
        <w:r w:rsidRPr="00F56AD5">
          <w:rPr>
            <w:sz w:val="28"/>
            <w:rPrChange w:id="22" w:author="Ирина Коржова" w:date="2026-04-10T16:45:00Z">
              <w:rPr>
                <w:sz w:val="28"/>
                <w:highlight w:val="yellow"/>
              </w:rPr>
            </w:rPrChange>
          </w:rPr>
          <w:t xml:space="preserve">Таблица 1 показывает, что </w:t>
        </w:r>
      </w:ins>
      <w:del w:id="23" w:author="Ирина Коржова" w:date="2026-04-10T16:37:00Z">
        <w:r w:rsidR="00E1692E" w:rsidRPr="00F56AD5" w:rsidDel="00F56AD5">
          <w:rPr>
            <w:sz w:val="28"/>
          </w:rPr>
          <w:delText xml:space="preserve">С развитием цифрового сектора инфраструктуры финансового рынка участниками финансового рынка стали подниматься вопросы о необходимости унификации требований, предъявляемых к финансовым организациям в рамках «цифрового» и «классических» секторов финансового рынка. </w:delText>
        </w:r>
      </w:del>
    </w:p>
    <w:p w14:paraId="02459195" w14:textId="56EB2FD3" w:rsidR="00E1692E" w:rsidRPr="00F56AD5" w:rsidDel="00F56AD5" w:rsidRDefault="00E1692E">
      <w:pPr>
        <w:pStyle w:val="10"/>
        <w:spacing w:line="360" w:lineRule="auto"/>
        <w:ind w:firstLine="698"/>
        <w:jc w:val="both"/>
        <w:rPr>
          <w:del w:id="24" w:author="Ирина Коржова" w:date="2026-04-10T16:37:00Z"/>
          <w:sz w:val="28"/>
        </w:rPr>
        <w:pPrChange w:id="25" w:author="Ирина Коржова" w:date="2026-04-10T16:37:00Z">
          <w:pPr>
            <w:pStyle w:val="10"/>
            <w:spacing w:line="360" w:lineRule="auto"/>
            <w:ind w:firstLine="740"/>
            <w:jc w:val="both"/>
          </w:pPr>
        </w:pPrChange>
      </w:pPr>
      <w:del w:id="26" w:author="Ирина Коржова" w:date="2026-04-10T16:37:00Z">
        <w:r w:rsidRPr="00F56AD5" w:rsidDel="00F56AD5">
          <w:rPr>
            <w:sz w:val="28"/>
          </w:rPr>
          <w:delText xml:space="preserve">С учетом указанного Банком России разработана правовая модель комплексного регулирования криптоактивов в Российской Федерации. </w:delText>
        </w:r>
      </w:del>
    </w:p>
    <w:p w14:paraId="41EEB3A1" w14:textId="0B704D38" w:rsidR="00E1692E" w:rsidRPr="002A4AC3" w:rsidRDefault="00F56AD5">
      <w:pPr>
        <w:spacing w:before="120" w:after="120" w:line="360" w:lineRule="auto"/>
        <w:ind w:left="11" w:firstLine="698"/>
        <w:jc w:val="both"/>
        <w:rPr>
          <w:rFonts w:ascii="Times New Roman" w:hAnsi="Times New Roman" w:cs="Times New Roman"/>
          <w:b/>
          <w:i/>
          <w:sz w:val="28"/>
        </w:rPr>
        <w:pPrChange w:id="27" w:author="Ирина Коржова" w:date="2026-04-10T16:37:00Z">
          <w:pPr>
            <w:spacing w:before="120" w:after="120" w:line="259" w:lineRule="auto"/>
            <w:ind w:left="11"/>
            <w:jc w:val="both"/>
          </w:pPr>
        </w:pPrChange>
      </w:pPr>
      <w:ins w:id="28" w:author="Ирина Коржова" w:date="2026-04-10T16:44:00Z">
        <w:r w:rsidRPr="00F56AD5">
          <w:rPr>
            <w:rFonts w:ascii="Times New Roman" w:hAnsi="Times New Roman" w:cs="Times New Roman"/>
            <w:sz w:val="28"/>
            <w:szCs w:val="28"/>
          </w:rPr>
          <w:t>а</w:t>
        </w:r>
      </w:ins>
      <w:ins w:id="29" w:author="Ирина Коржова" w:date="2026-04-10T16:37:00Z">
        <w:r w:rsidRPr="00F56AD5">
          <w:rPr>
            <w:rFonts w:ascii="Times New Roman" w:hAnsi="Times New Roman" w:cs="Times New Roman"/>
            <w:sz w:val="28"/>
            <w:szCs w:val="28"/>
          </w:rPr>
          <w:t>втоматизированный учет</w:t>
        </w:r>
      </w:ins>
      <w:ins w:id="30" w:author="Ирина Коржова" w:date="2026-04-10T16:43:00Z">
        <w:r w:rsidRPr="00F56AD5">
          <w:rPr>
            <w:rFonts w:ascii="Times New Roman" w:hAnsi="Times New Roman" w:cs="Times New Roman"/>
            <w:sz w:val="28"/>
            <w:szCs w:val="28"/>
          </w:rPr>
          <w:t xml:space="preserve"> операций с криптоактивами,</w:t>
        </w:r>
      </w:ins>
      <w:ins w:id="31" w:author="Ирина Коржова" w:date="2026-04-10T16:37:00Z">
        <w:r w:rsidRPr="00F56AD5">
          <w:rPr>
            <w:rFonts w:ascii="Times New Roman" w:hAnsi="Times New Roman" w:cs="Times New Roman"/>
            <w:sz w:val="28"/>
            <w:szCs w:val="28"/>
          </w:rPr>
          <w:t xml:space="preserve"> атомарность расчетов, достигаемые использованием смарт-контрактов, снижают необходимость строгого разделения</w:t>
        </w:r>
        <w:r w:rsidRPr="00B22B37">
          <w:rPr>
            <w:rFonts w:ascii="Times New Roman" w:hAnsi="Times New Roman" w:cs="Times New Roman"/>
            <w:sz w:val="28"/>
            <w:szCs w:val="28"/>
          </w:rPr>
          <w:t xml:space="preserve"> по лицензиям финансовых организаций осуществления функций учета, расчетов и обеспечения обращения активов</w:t>
        </w:r>
      </w:ins>
      <w:ins w:id="32" w:author="Ирина Коржова" w:date="2026-04-10T16:43:00Z">
        <w:r>
          <w:rPr>
            <w:rFonts w:ascii="Times New Roman" w:hAnsi="Times New Roman" w:cs="Times New Roman"/>
            <w:sz w:val="28"/>
            <w:szCs w:val="28"/>
          </w:rPr>
          <w:t>.</w:t>
        </w:r>
      </w:ins>
    </w:p>
    <w:p w14:paraId="7D6E11A9" w14:textId="77777777" w:rsidR="00E1692E" w:rsidRPr="002A4AC3" w:rsidRDefault="00E1692E" w:rsidP="00E1692E">
      <w:pPr>
        <w:spacing w:after="160" w:line="259" w:lineRule="auto"/>
        <w:jc w:val="both"/>
        <w:rPr>
          <w:rFonts w:ascii="Times New Roman" w:hAnsi="Times New Roman" w:cs="Times New Roman"/>
          <w:b/>
          <w:i/>
          <w:sz w:val="28"/>
        </w:rPr>
      </w:pPr>
      <w:r w:rsidRPr="002A4AC3">
        <w:rPr>
          <w:rFonts w:ascii="Times New Roman" w:hAnsi="Times New Roman" w:cs="Times New Roman"/>
          <w:b/>
          <w:i/>
          <w:sz w:val="28"/>
        </w:rPr>
        <w:lastRenderedPageBreak/>
        <w:t>Основные направления создания комплексного регулирования оборота криптоактивов в России</w:t>
      </w:r>
    </w:p>
    <w:p w14:paraId="02A88000" w14:textId="77777777" w:rsidR="00E1692E" w:rsidRDefault="00E1692E" w:rsidP="00E1692E">
      <w:pPr>
        <w:spacing w:line="360" w:lineRule="auto"/>
        <w:ind w:firstLine="709"/>
        <w:contextualSpacing/>
        <w:jc w:val="both"/>
        <w:rPr>
          <w:rFonts w:ascii="Times New Roman" w:hAnsi="Times New Roman" w:cs="Times New Roman"/>
          <w:b/>
          <w:i/>
          <w:sz w:val="28"/>
        </w:rPr>
      </w:pPr>
    </w:p>
    <w:p w14:paraId="1543405E" w14:textId="77777777" w:rsidR="00E1692E" w:rsidRPr="00B22B37" w:rsidRDefault="00E1692E" w:rsidP="00E1692E">
      <w:pPr>
        <w:spacing w:line="360" w:lineRule="auto"/>
        <w:ind w:firstLine="709"/>
        <w:contextualSpacing/>
        <w:jc w:val="both"/>
        <w:rPr>
          <w:rFonts w:ascii="Times New Roman" w:hAnsi="Times New Roman" w:cs="Times New Roman"/>
          <w:b/>
          <w:i/>
          <w:sz w:val="28"/>
        </w:rPr>
      </w:pPr>
      <w:r>
        <w:rPr>
          <w:rFonts w:ascii="Times New Roman" w:hAnsi="Times New Roman" w:cs="Times New Roman"/>
          <w:b/>
          <w:i/>
          <w:sz w:val="28"/>
        </w:rPr>
        <w:t xml:space="preserve">1. </w:t>
      </w:r>
      <w:r w:rsidRPr="00B22B37">
        <w:rPr>
          <w:rFonts w:ascii="Times New Roman" w:hAnsi="Times New Roman" w:cs="Times New Roman"/>
          <w:b/>
          <w:i/>
          <w:sz w:val="28"/>
        </w:rPr>
        <w:t xml:space="preserve">Унификация требований </w:t>
      </w:r>
      <w:r>
        <w:rPr>
          <w:rFonts w:ascii="Times New Roman" w:hAnsi="Times New Roman" w:cs="Times New Roman"/>
          <w:b/>
          <w:i/>
          <w:sz w:val="28"/>
        </w:rPr>
        <w:t>к цифровому и классическо</w:t>
      </w:r>
      <w:r w:rsidRPr="00B22B37">
        <w:rPr>
          <w:rFonts w:ascii="Times New Roman" w:hAnsi="Times New Roman" w:cs="Times New Roman"/>
          <w:b/>
          <w:i/>
          <w:sz w:val="28"/>
        </w:rPr>
        <w:t>м</w:t>
      </w:r>
      <w:r>
        <w:rPr>
          <w:rFonts w:ascii="Times New Roman" w:hAnsi="Times New Roman" w:cs="Times New Roman"/>
          <w:b/>
          <w:i/>
          <w:sz w:val="28"/>
        </w:rPr>
        <w:t xml:space="preserve">у сегментам финансового рынка </w:t>
      </w:r>
    </w:p>
    <w:p w14:paraId="50090AC0" w14:textId="77777777" w:rsidR="00E1692E" w:rsidRPr="00B22B37" w:rsidRDefault="00E1692E" w:rsidP="00E1692E">
      <w:pPr>
        <w:spacing w:before="240" w:line="360" w:lineRule="auto"/>
        <w:ind w:firstLine="709"/>
        <w:jc w:val="both"/>
        <w:rPr>
          <w:rFonts w:ascii="Times New Roman" w:hAnsi="Times New Roman" w:cs="Times New Roman"/>
          <w:iCs/>
          <w:sz w:val="28"/>
          <w:szCs w:val="28"/>
        </w:rPr>
      </w:pPr>
      <w:r w:rsidRPr="00B22B37">
        <w:rPr>
          <w:rFonts w:ascii="Times New Roman" w:hAnsi="Times New Roman" w:cs="Times New Roman"/>
          <w:sz w:val="28"/>
          <w:szCs w:val="28"/>
        </w:rPr>
        <w:t xml:space="preserve">Соотношение классического и цифрового сегмента инфраструктуры финансового рынка </w:t>
      </w:r>
      <w:r>
        <w:rPr>
          <w:rFonts w:ascii="Times New Roman" w:hAnsi="Times New Roman" w:cs="Times New Roman"/>
          <w:iCs/>
          <w:sz w:val="28"/>
          <w:szCs w:val="28"/>
        </w:rPr>
        <w:t>может быть представлено</w:t>
      </w:r>
      <w:r w:rsidRPr="006571EB">
        <w:t xml:space="preserve"> </w:t>
      </w:r>
      <w:r w:rsidRPr="006571EB">
        <w:rPr>
          <w:rFonts w:ascii="Times New Roman" w:hAnsi="Times New Roman" w:cs="Times New Roman"/>
          <w:iCs/>
          <w:sz w:val="28"/>
          <w:szCs w:val="28"/>
        </w:rPr>
        <w:t>на уровне финансовых институтов и на уровне финансовых активов</w:t>
      </w:r>
      <w:r>
        <w:rPr>
          <w:rFonts w:ascii="Times New Roman" w:hAnsi="Times New Roman" w:cs="Times New Roman"/>
          <w:iCs/>
          <w:sz w:val="28"/>
          <w:szCs w:val="28"/>
        </w:rPr>
        <w:t xml:space="preserve"> в виде следующей схемы. </w:t>
      </w:r>
    </w:p>
    <w:p w14:paraId="05EE45D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i/>
          <w:iCs/>
          <w:sz w:val="28"/>
          <w:szCs w:val="28"/>
        </w:rPr>
        <w:t xml:space="preserve">На уровне финансовых институтов </w:t>
      </w:r>
      <w:r w:rsidRPr="00B22B37">
        <w:rPr>
          <w:rFonts w:ascii="Times New Roman" w:hAnsi="Times New Roman" w:cs="Times New Roman"/>
          <w:iCs/>
          <w:sz w:val="28"/>
          <w:szCs w:val="28"/>
        </w:rPr>
        <w:t>возможно выделить три модели соотношения функций классических и новых субъектов финансового рынка</w:t>
      </w:r>
      <w:r w:rsidRPr="00B22B37">
        <w:rPr>
          <w:rFonts w:ascii="Times New Roman" w:hAnsi="Times New Roman" w:cs="Times New Roman"/>
          <w:sz w:val="28"/>
          <w:szCs w:val="28"/>
        </w:rPr>
        <w:t xml:space="preserve">: </w:t>
      </w:r>
    </w:p>
    <w:p w14:paraId="20FAE828" w14:textId="77777777" w:rsidR="00E1692E" w:rsidRPr="00B22B37" w:rsidRDefault="00E1692E" w:rsidP="00E1692E">
      <w:pPr>
        <w:spacing w:line="360" w:lineRule="auto"/>
        <w:ind w:firstLine="709"/>
        <w:jc w:val="both"/>
        <w:rPr>
          <w:rFonts w:ascii="Times New Roman" w:hAnsi="Times New Roman" w:cs="Times New Roman"/>
          <w:sz w:val="10"/>
          <w:szCs w:val="10"/>
        </w:rPr>
      </w:pPr>
    </w:p>
    <w:p w14:paraId="54A91B33"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1) </w:t>
      </w:r>
      <w:r w:rsidRPr="00B22B37">
        <w:rPr>
          <w:rFonts w:ascii="Times New Roman" w:hAnsi="Times New Roman" w:cs="Times New Roman"/>
          <w:bCs/>
          <w:i/>
          <w:sz w:val="28"/>
          <w:szCs w:val="28"/>
        </w:rPr>
        <w:t>Модель функциональной аналогии</w:t>
      </w:r>
      <w:r w:rsidRPr="00B22B37">
        <w:rPr>
          <w:rFonts w:ascii="Times New Roman" w:hAnsi="Times New Roman" w:cs="Times New Roman"/>
          <w:bCs/>
          <w:sz w:val="28"/>
          <w:szCs w:val="28"/>
        </w:rPr>
        <w:t xml:space="preserve"> (далее – </w:t>
      </w:r>
      <w:r w:rsidRPr="00B22B37">
        <w:rPr>
          <w:rFonts w:ascii="Times New Roman" w:hAnsi="Times New Roman" w:cs="Times New Roman"/>
          <w:sz w:val="28"/>
          <w:szCs w:val="28"/>
        </w:rPr>
        <w:t>Модель 1</w:t>
      </w:r>
      <w:r w:rsidRPr="00B22B37">
        <w:rPr>
          <w:rFonts w:ascii="Times New Roman" w:hAnsi="Times New Roman" w:cs="Times New Roman"/>
          <w:bCs/>
          <w:sz w:val="28"/>
          <w:szCs w:val="28"/>
        </w:rPr>
        <w:t>)</w:t>
      </w:r>
    </w:p>
    <w:p w14:paraId="7685571B"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В данную группу финансовых институтов предлагается отнести</w:t>
      </w:r>
      <w:r w:rsidRPr="00B22B37" w:rsidDel="00746C0C">
        <w:rPr>
          <w:rFonts w:ascii="Times New Roman" w:hAnsi="Times New Roman" w:cs="Times New Roman"/>
          <w:bCs/>
          <w:sz w:val="28"/>
          <w:szCs w:val="28"/>
        </w:rPr>
        <w:t xml:space="preserve"> </w:t>
      </w:r>
      <w:r w:rsidRPr="00B22B37">
        <w:rPr>
          <w:rFonts w:ascii="Times New Roman" w:hAnsi="Times New Roman" w:cs="Times New Roman"/>
          <w:bCs/>
          <w:sz w:val="28"/>
          <w:szCs w:val="28"/>
        </w:rPr>
        <w:t xml:space="preserve">учетные, расчетные институты, а также институты, обеспечивающие ликвидность на организованных торгах. Функции </w:t>
      </w:r>
      <w:r w:rsidRPr="00B22B37">
        <w:rPr>
          <w:rFonts w:ascii="Times New Roman" w:hAnsi="Times New Roman" w:cs="Times New Roman"/>
          <w:iCs/>
          <w:sz w:val="28"/>
          <w:szCs w:val="28"/>
        </w:rPr>
        <w:t>классических и новых субъектов</w:t>
      </w:r>
      <w:r w:rsidRPr="00B22B37">
        <w:rPr>
          <w:rFonts w:ascii="Times New Roman" w:hAnsi="Times New Roman" w:cs="Times New Roman"/>
          <w:bCs/>
          <w:sz w:val="28"/>
          <w:szCs w:val="28"/>
        </w:rPr>
        <w:t xml:space="preserve"> указанной группы являются эквивалентными.</w:t>
      </w:r>
    </w:p>
    <w:p w14:paraId="746B9001" w14:textId="77777777" w:rsidR="00E1692E" w:rsidRPr="00B22B37" w:rsidRDefault="00E1692E" w:rsidP="00E1692E">
      <w:pPr>
        <w:spacing w:line="360" w:lineRule="auto"/>
        <w:ind w:firstLine="709"/>
        <w:jc w:val="both"/>
        <w:rPr>
          <w:rFonts w:ascii="Times New Roman" w:hAnsi="Times New Roman" w:cs="Times New Roman"/>
          <w:bCs/>
          <w:sz w:val="10"/>
          <w:szCs w:val="10"/>
        </w:rPr>
      </w:pPr>
    </w:p>
    <w:p w14:paraId="5D807777"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2) </w:t>
      </w:r>
      <w:r w:rsidRPr="00B22B37">
        <w:rPr>
          <w:rFonts w:ascii="Times New Roman" w:hAnsi="Times New Roman" w:cs="Times New Roman"/>
          <w:bCs/>
          <w:i/>
          <w:sz w:val="28"/>
          <w:szCs w:val="28"/>
        </w:rPr>
        <w:t>Модель сопоставимости функций</w:t>
      </w:r>
      <w:r w:rsidRPr="00B22B37">
        <w:rPr>
          <w:rFonts w:ascii="Times New Roman" w:hAnsi="Times New Roman" w:cs="Times New Roman"/>
          <w:bCs/>
          <w:sz w:val="28"/>
          <w:szCs w:val="28"/>
        </w:rPr>
        <w:t xml:space="preserve"> (далее – </w:t>
      </w:r>
      <w:r w:rsidRPr="00B22B37">
        <w:rPr>
          <w:rFonts w:ascii="Times New Roman" w:hAnsi="Times New Roman" w:cs="Times New Roman"/>
          <w:sz w:val="28"/>
          <w:szCs w:val="28"/>
        </w:rPr>
        <w:t>Модель 2</w:t>
      </w:r>
      <w:r w:rsidRPr="00B22B37">
        <w:rPr>
          <w:rFonts w:ascii="Times New Roman" w:hAnsi="Times New Roman" w:cs="Times New Roman"/>
          <w:bCs/>
          <w:sz w:val="28"/>
          <w:szCs w:val="28"/>
        </w:rPr>
        <w:t>)</w:t>
      </w:r>
    </w:p>
    <w:p w14:paraId="2473E8DF"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В данную группу предлагается отнести финансовые субъекты, обеспечивающие обращение активов (организаторы торговли, операторы обмена ЦФА, операторы информационной системы ЦФА). </w:t>
      </w:r>
    </w:p>
    <w:p w14:paraId="0DB98849"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Функции указанных субъектов не являются эквивалентными (в отличие от функций субъектов по Модели 1), однако сопоставимы между собой. В случае внесения соответствующих изменений в законодательство Российской Федерации</w:t>
      </w:r>
      <w:r w:rsidRPr="00B22B37" w:rsidDel="009715CC">
        <w:rPr>
          <w:rFonts w:ascii="Times New Roman" w:hAnsi="Times New Roman" w:cs="Times New Roman"/>
          <w:sz w:val="28"/>
          <w:szCs w:val="28"/>
        </w:rPr>
        <w:t xml:space="preserve"> </w:t>
      </w:r>
      <w:r w:rsidRPr="00B22B37">
        <w:rPr>
          <w:rFonts w:ascii="Times New Roman" w:hAnsi="Times New Roman" w:cs="Times New Roman"/>
          <w:sz w:val="28"/>
          <w:szCs w:val="28"/>
        </w:rPr>
        <w:t xml:space="preserve">функции, осуществляемые этими субъектами, могут быть объединены в единую функцию. </w:t>
      </w:r>
    </w:p>
    <w:p w14:paraId="21AE00C2" w14:textId="77777777" w:rsidR="00E1692E" w:rsidRPr="00B22B37" w:rsidRDefault="00E1692E" w:rsidP="00E1692E">
      <w:pPr>
        <w:spacing w:line="360" w:lineRule="auto"/>
        <w:ind w:firstLine="709"/>
        <w:jc w:val="both"/>
        <w:rPr>
          <w:rFonts w:ascii="Times New Roman" w:hAnsi="Times New Roman" w:cs="Times New Roman"/>
          <w:bCs/>
          <w:sz w:val="10"/>
          <w:szCs w:val="10"/>
        </w:rPr>
      </w:pPr>
    </w:p>
    <w:p w14:paraId="2B5FDAB6"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3) </w:t>
      </w:r>
      <w:r w:rsidRPr="00B22B37">
        <w:rPr>
          <w:rFonts w:ascii="Times New Roman" w:hAnsi="Times New Roman" w:cs="Times New Roman"/>
          <w:bCs/>
          <w:i/>
          <w:sz w:val="28"/>
          <w:szCs w:val="28"/>
        </w:rPr>
        <w:t>Модель несопоставимости функций</w:t>
      </w:r>
      <w:r w:rsidRPr="00B22B37">
        <w:rPr>
          <w:rFonts w:ascii="Times New Roman" w:hAnsi="Times New Roman" w:cs="Times New Roman"/>
          <w:bCs/>
          <w:sz w:val="28"/>
          <w:szCs w:val="28"/>
        </w:rPr>
        <w:t xml:space="preserve"> (далее – Модель 3)</w:t>
      </w:r>
    </w:p>
    <w:p w14:paraId="17562F7E"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В данную группу предлагается отнести, в частности, управляющие компании паевых инвестиционных фондов, основная функция которых – профессиональное доверительное управление активами в соответствии с </w:t>
      </w:r>
      <w:r w:rsidRPr="00B22B37">
        <w:rPr>
          <w:rFonts w:ascii="Times New Roman" w:hAnsi="Times New Roman" w:cs="Times New Roman"/>
          <w:sz w:val="28"/>
          <w:szCs w:val="28"/>
        </w:rPr>
        <w:lastRenderedPageBreak/>
        <w:t xml:space="preserve">требованиями к составу и структуре фондов, установленными нормативными актами Банка России. </w:t>
      </w:r>
    </w:p>
    <w:p w14:paraId="6068B12A"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Унификация требований может потребоваться для институтов, которые включены в Модель 1 и Модель 2. В таблицах, представленных к описанию этих моделей (Таблицы 2-5), проведено сопоставление функций, осуществляемых классическими и новыми институтами финансового рынка. </w:t>
      </w:r>
    </w:p>
    <w:p w14:paraId="2B618189" w14:textId="77777777" w:rsidR="00E1692E" w:rsidRPr="00B22B37" w:rsidRDefault="00E1692E" w:rsidP="00E1692E">
      <w:pPr>
        <w:spacing w:line="360" w:lineRule="auto"/>
        <w:ind w:firstLine="709"/>
        <w:jc w:val="both"/>
        <w:rPr>
          <w:rFonts w:ascii="Times New Roman" w:hAnsi="Times New Roman" w:cs="Times New Roman"/>
          <w:b/>
          <w:sz w:val="28"/>
          <w:szCs w:val="28"/>
        </w:rPr>
      </w:pPr>
      <w:r w:rsidRPr="00B22B37">
        <w:rPr>
          <w:rFonts w:ascii="Times New Roman" w:hAnsi="Times New Roman" w:cs="Times New Roman"/>
          <w:b/>
          <w:sz w:val="28"/>
          <w:szCs w:val="28"/>
        </w:rPr>
        <w:t>1) Модель 1</w:t>
      </w:r>
    </w:p>
    <w:p w14:paraId="56B3201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А. Учетные институты:</w:t>
      </w:r>
      <w:r w:rsidRPr="00B22B37">
        <w:rPr>
          <w:rFonts w:ascii="Times New Roman" w:hAnsi="Times New Roman" w:cs="Times New Roman"/>
          <w:sz w:val="28"/>
          <w:szCs w:val="28"/>
        </w:rPr>
        <w:t xml:space="preserve"> держатель реестра владельцев ценных бумаг (далее – регистратор), депозитарий, центральный депозитарий, оператор информационной системы ЦФА. </w:t>
      </w:r>
    </w:p>
    <w:p w14:paraId="30E3CCFB"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Таблица 2</w:t>
      </w:r>
    </w:p>
    <w:p w14:paraId="2E3B87DC"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Учетные институты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914"/>
        <w:gridCol w:w="1987"/>
        <w:gridCol w:w="2170"/>
        <w:gridCol w:w="3274"/>
      </w:tblGrid>
      <w:tr w:rsidR="00E1692E" w:rsidRPr="00B22B37" w14:paraId="3EA4C8E0" w14:textId="77777777" w:rsidTr="00E1692E">
        <w:trPr>
          <w:trHeight w:val="328"/>
        </w:trPr>
        <w:tc>
          <w:tcPr>
            <w:tcW w:w="5000" w:type="pct"/>
            <w:gridSpan w:val="4"/>
            <w:shd w:val="clear" w:color="auto" w:fill="FFFFFF"/>
          </w:tcPr>
          <w:p w14:paraId="3CD7D21F"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учета</w:t>
            </w:r>
          </w:p>
        </w:tc>
      </w:tr>
      <w:tr w:rsidR="00E1692E" w:rsidRPr="00B22B37" w14:paraId="5015513A" w14:textId="77777777" w:rsidTr="00E1692E">
        <w:tc>
          <w:tcPr>
            <w:tcW w:w="1024" w:type="pct"/>
            <w:shd w:val="clear" w:color="auto" w:fill="FFFFFF"/>
            <w:tcMar>
              <w:top w:w="90" w:type="dxa"/>
              <w:left w:w="195" w:type="dxa"/>
              <w:bottom w:w="90" w:type="dxa"/>
              <w:right w:w="195" w:type="dxa"/>
            </w:tcMar>
            <w:vAlign w:val="center"/>
          </w:tcPr>
          <w:p w14:paraId="52BB1C81"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Классический субъект</w:t>
            </w:r>
          </w:p>
        </w:tc>
        <w:tc>
          <w:tcPr>
            <w:tcW w:w="1063" w:type="pct"/>
            <w:shd w:val="clear" w:color="auto" w:fill="FFFFFF"/>
            <w:tcMar>
              <w:top w:w="90" w:type="dxa"/>
              <w:left w:w="195" w:type="dxa"/>
              <w:bottom w:w="90" w:type="dxa"/>
              <w:right w:w="195" w:type="dxa"/>
            </w:tcMar>
            <w:vAlign w:val="center"/>
          </w:tcPr>
          <w:p w14:paraId="6F41669D"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Новый субъект</w:t>
            </w:r>
          </w:p>
        </w:tc>
        <w:tc>
          <w:tcPr>
            <w:tcW w:w="1161" w:type="pct"/>
            <w:shd w:val="clear" w:color="auto" w:fill="FFFFFF"/>
            <w:vAlign w:val="center"/>
          </w:tcPr>
          <w:p w14:paraId="3B0A8880"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753" w:type="pct"/>
            <w:shd w:val="clear" w:color="auto" w:fill="FFFFFF"/>
            <w:tcMar>
              <w:top w:w="90" w:type="dxa"/>
              <w:left w:w="195" w:type="dxa"/>
              <w:bottom w:w="90" w:type="dxa"/>
              <w:right w:w="195" w:type="dxa"/>
            </w:tcMar>
            <w:vAlign w:val="center"/>
          </w:tcPr>
          <w:p w14:paraId="1E236CE5"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6237588D" w14:textId="77777777" w:rsidTr="00E1692E">
        <w:tc>
          <w:tcPr>
            <w:tcW w:w="1024" w:type="pct"/>
            <w:shd w:val="clear" w:color="auto" w:fill="FFFFFF"/>
            <w:tcMar>
              <w:top w:w="90" w:type="dxa"/>
              <w:left w:w="195" w:type="dxa"/>
              <w:bottom w:w="90" w:type="dxa"/>
              <w:right w:w="195" w:type="dxa"/>
            </w:tcMar>
          </w:tcPr>
          <w:p w14:paraId="5CD9F536"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Регистратор</w:t>
            </w:r>
          </w:p>
        </w:tc>
        <w:tc>
          <w:tcPr>
            <w:tcW w:w="1063" w:type="pct"/>
            <w:shd w:val="clear" w:color="auto" w:fill="FFFFFF"/>
            <w:tcMar>
              <w:top w:w="90" w:type="dxa"/>
              <w:left w:w="195" w:type="dxa"/>
              <w:bottom w:w="90" w:type="dxa"/>
              <w:right w:w="195" w:type="dxa"/>
            </w:tcMar>
          </w:tcPr>
          <w:p w14:paraId="30A0FBF9"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tcPr>
          <w:p w14:paraId="2AEF53C1"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Услуги по ведению реестра владельцев ценных бумаг;  </w:t>
            </w:r>
          </w:p>
          <w:p w14:paraId="3A6CD3DA"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услуги по ведению реестра акций непубличного акционерного общества в виде ЦФА</w:t>
            </w:r>
            <w:r w:rsidRPr="00B22B37" w:rsidDel="00AD5473">
              <w:rPr>
                <w:rFonts w:ascii="Times New Roman" w:hAnsi="Times New Roman" w:cs="Times New Roman"/>
                <w:color w:val="212529"/>
                <w:sz w:val="20"/>
                <w:szCs w:val="20"/>
              </w:rPr>
              <w:t xml:space="preserve"> </w:t>
            </w:r>
          </w:p>
        </w:tc>
        <w:tc>
          <w:tcPr>
            <w:tcW w:w="1753" w:type="pct"/>
            <w:vMerge w:val="restart"/>
            <w:shd w:val="clear" w:color="auto" w:fill="FFFFFF"/>
            <w:tcMar>
              <w:top w:w="90" w:type="dxa"/>
              <w:left w:w="195" w:type="dxa"/>
              <w:bottom w:w="90" w:type="dxa"/>
              <w:right w:w="195" w:type="dxa"/>
            </w:tcMar>
          </w:tcPr>
          <w:p w14:paraId="7C0829A2" w14:textId="77777777" w:rsidR="00E1692E" w:rsidRPr="00B22B37" w:rsidRDefault="00E1692E" w:rsidP="00E1692E">
            <w:pPr>
              <w:jc w:val="center"/>
              <w:rPr>
                <w:rFonts w:ascii="Times New Roman" w:hAnsi="Times New Roman" w:cs="Times New Roman"/>
                <w:color w:val="212529"/>
                <w:sz w:val="20"/>
                <w:szCs w:val="20"/>
              </w:rPr>
            </w:pPr>
          </w:p>
          <w:p w14:paraId="60322B14"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Функция может выполняться автоматически благодаря наличию смарт-контрактов </w:t>
            </w:r>
          </w:p>
          <w:p w14:paraId="7FAB8896" w14:textId="77777777" w:rsidR="00E1692E" w:rsidRPr="00B22B37" w:rsidRDefault="00E1692E" w:rsidP="00E1692E">
            <w:pPr>
              <w:jc w:val="center"/>
              <w:rPr>
                <w:rFonts w:ascii="Times New Roman" w:hAnsi="Times New Roman" w:cs="Times New Roman"/>
                <w:color w:val="212529"/>
                <w:sz w:val="20"/>
                <w:szCs w:val="20"/>
              </w:rPr>
            </w:pPr>
          </w:p>
          <w:p w14:paraId="72A3D907"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Применительно к случаям, для которых автоматический учет неприменим или нецелесообразен </w:t>
            </w:r>
          </w:p>
          <w:p w14:paraId="12C9C92C"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может быть сохранена возможность финансовой организации осуществлять прямой учет прав на ценные бумаги</w:t>
            </w:r>
          </w:p>
        </w:tc>
      </w:tr>
      <w:tr w:rsidR="00E1692E" w:rsidRPr="00B22B37" w14:paraId="3F274BB6" w14:textId="77777777" w:rsidTr="00E1692E">
        <w:tc>
          <w:tcPr>
            <w:tcW w:w="1024" w:type="pct"/>
            <w:shd w:val="clear" w:color="auto" w:fill="FFFFFF"/>
            <w:tcMar>
              <w:top w:w="90" w:type="dxa"/>
              <w:left w:w="195" w:type="dxa"/>
              <w:bottom w:w="90" w:type="dxa"/>
              <w:right w:w="195" w:type="dxa"/>
            </w:tcMar>
          </w:tcPr>
          <w:p w14:paraId="004D0293"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Депозитарий</w:t>
            </w:r>
          </w:p>
        </w:tc>
        <w:tc>
          <w:tcPr>
            <w:tcW w:w="1063" w:type="pct"/>
            <w:shd w:val="clear" w:color="auto" w:fill="FFFFFF"/>
            <w:tcMar>
              <w:top w:w="90" w:type="dxa"/>
              <w:left w:w="195" w:type="dxa"/>
              <w:bottom w:w="90" w:type="dxa"/>
              <w:right w:w="195" w:type="dxa"/>
            </w:tcMar>
          </w:tcPr>
          <w:p w14:paraId="256883B7"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tcPr>
          <w:p w14:paraId="3591D3C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Услуги по учету и переходу прав на БЦБ;</w:t>
            </w:r>
          </w:p>
          <w:p w14:paraId="36776346"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услуги по обеспечению автоматического учета и перехода прав на </w:t>
            </w:r>
            <w:r w:rsidRPr="00B22B37">
              <w:rPr>
                <w:rFonts w:ascii="Times New Roman" w:hAnsi="Times New Roman" w:cs="Times New Roman"/>
                <w:sz w:val="20"/>
                <w:szCs w:val="20"/>
              </w:rPr>
              <w:t>ЦФА в информационной системе о</w:t>
            </w:r>
            <w:r w:rsidRPr="00B22B37">
              <w:rPr>
                <w:rFonts w:ascii="Times New Roman" w:hAnsi="Times New Roman" w:cs="Times New Roman"/>
                <w:color w:val="212529"/>
                <w:sz w:val="20"/>
                <w:szCs w:val="20"/>
              </w:rPr>
              <w:t>ператора информационной системы ЦФА</w:t>
            </w:r>
          </w:p>
          <w:p w14:paraId="1D283B50" w14:textId="77777777" w:rsidR="00E1692E" w:rsidRPr="00B22B37" w:rsidRDefault="00E1692E" w:rsidP="00E1692E">
            <w:pPr>
              <w:jc w:val="both"/>
              <w:rPr>
                <w:rFonts w:ascii="Times New Roman" w:hAnsi="Times New Roman" w:cs="Times New Roman"/>
                <w:color w:val="212529"/>
                <w:sz w:val="20"/>
                <w:szCs w:val="20"/>
              </w:rPr>
            </w:pPr>
          </w:p>
        </w:tc>
        <w:tc>
          <w:tcPr>
            <w:tcW w:w="1753" w:type="pct"/>
            <w:vMerge/>
            <w:shd w:val="clear" w:color="auto" w:fill="FFFFFF"/>
            <w:tcMar>
              <w:top w:w="90" w:type="dxa"/>
              <w:left w:w="195" w:type="dxa"/>
              <w:bottom w:w="90" w:type="dxa"/>
              <w:right w:w="195" w:type="dxa"/>
            </w:tcMar>
          </w:tcPr>
          <w:p w14:paraId="2B783F76" w14:textId="77777777" w:rsidR="00E1692E" w:rsidRPr="00B22B37" w:rsidRDefault="00E1692E" w:rsidP="00E1692E">
            <w:pPr>
              <w:jc w:val="center"/>
              <w:rPr>
                <w:rFonts w:ascii="Times New Roman" w:hAnsi="Times New Roman" w:cs="Times New Roman"/>
                <w:color w:val="212529"/>
                <w:sz w:val="20"/>
                <w:szCs w:val="20"/>
              </w:rPr>
            </w:pPr>
          </w:p>
        </w:tc>
      </w:tr>
      <w:tr w:rsidR="00E1692E" w:rsidRPr="00B22B37" w14:paraId="31E284DC" w14:textId="77777777" w:rsidTr="00E1692E">
        <w:tc>
          <w:tcPr>
            <w:tcW w:w="1024" w:type="pct"/>
            <w:shd w:val="clear" w:color="auto" w:fill="FFFFFF"/>
            <w:tcMar>
              <w:top w:w="90" w:type="dxa"/>
              <w:left w:w="195" w:type="dxa"/>
              <w:bottom w:w="90" w:type="dxa"/>
              <w:right w:w="195" w:type="dxa"/>
            </w:tcMar>
            <w:vAlign w:val="center"/>
          </w:tcPr>
          <w:p w14:paraId="619067A5"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Центральный депозитарий </w:t>
            </w:r>
          </w:p>
        </w:tc>
        <w:tc>
          <w:tcPr>
            <w:tcW w:w="1063" w:type="pct"/>
            <w:shd w:val="clear" w:color="auto" w:fill="FFFFFF"/>
            <w:tcMar>
              <w:top w:w="90" w:type="dxa"/>
              <w:left w:w="195" w:type="dxa"/>
              <w:bottom w:w="90" w:type="dxa"/>
              <w:right w:w="195" w:type="dxa"/>
            </w:tcMar>
            <w:vAlign w:val="center"/>
          </w:tcPr>
          <w:p w14:paraId="7BE51FAC"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vAlign w:val="center"/>
          </w:tcPr>
          <w:p w14:paraId="1FFCF78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Упрощение расчетов при централизованном хранении ценных бумаг</w:t>
            </w:r>
          </w:p>
          <w:p w14:paraId="46B1D5FB" w14:textId="77777777" w:rsidR="00E1692E" w:rsidRPr="00B22B37" w:rsidRDefault="00E1692E" w:rsidP="00E1692E">
            <w:pPr>
              <w:jc w:val="both"/>
              <w:rPr>
                <w:rFonts w:ascii="Times New Roman" w:hAnsi="Times New Roman" w:cs="Times New Roman"/>
                <w:color w:val="212529"/>
                <w:sz w:val="20"/>
                <w:szCs w:val="20"/>
              </w:rPr>
            </w:pPr>
          </w:p>
        </w:tc>
        <w:tc>
          <w:tcPr>
            <w:tcW w:w="1753" w:type="pct"/>
            <w:shd w:val="clear" w:color="auto" w:fill="FFFFFF"/>
            <w:tcMar>
              <w:top w:w="90" w:type="dxa"/>
              <w:left w:w="195" w:type="dxa"/>
              <w:bottom w:w="90" w:type="dxa"/>
              <w:right w:w="195" w:type="dxa"/>
            </w:tcMar>
            <w:vAlign w:val="center"/>
          </w:tcPr>
          <w:p w14:paraId="2F6ADE65"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Функция может выполняться автоматически благодаря наличию смарт-контрактов</w:t>
            </w:r>
          </w:p>
        </w:tc>
      </w:tr>
    </w:tbl>
    <w:p w14:paraId="5A0FC04A"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Таблица 2 показывает, что при автоматическом учете сделок </w:t>
      </w:r>
      <w:r w:rsidRPr="00B22B37">
        <w:rPr>
          <w:rFonts w:ascii="Times New Roman" w:hAnsi="Times New Roman" w:cs="Times New Roman"/>
          <w:sz w:val="28"/>
          <w:szCs w:val="28"/>
          <w:lang w:val="en-US"/>
        </w:rPr>
        <w:t>c</w:t>
      </w:r>
      <w:r w:rsidRPr="00B22B37">
        <w:rPr>
          <w:rFonts w:ascii="Times New Roman" w:hAnsi="Times New Roman" w:cs="Times New Roman"/>
          <w:sz w:val="28"/>
          <w:szCs w:val="28"/>
        </w:rPr>
        <w:t xml:space="preserve"> финансовыми активами потребность в участии центрального депозитария, </w:t>
      </w:r>
      <w:r w:rsidRPr="00B22B37">
        <w:rPr>
          <w:rFonts w:ascii="Times New Roman" w:hAnsi="Times New Roman" w:cs="Times New Roman"/>
          <w:sz w:val="28"/>
          <w:szCs w:val="28"/>
        </w:rPr>
        <w:lastRenderedPageBreak/>
        <w:t xml:space="preserve">депозитария, регистратора как дополнительных инфраструктурных посредниках устраняется. </w:t>
      </w:r>
    </w:p>
    <w:p w14:paraId="2950C4F4" w14:textId="77777777" w:rsidR="00E1692E" w:rsidRPr="00B22B37" w:rsidRDefault="00E1692E" w:rsidP="00E1692E">
      <w:pPr>
        <w:spacing w:line="360" w:lineRule="auto"/>
        <w:ind w:firstLine="709"/>
        <w:jc w:val="both"/>
        <w:rPr>
          <w:rFonts w:ascii="Times New Roman" w:hAnsi="Times New Roman" w:cs="Times New Roman"/>
          <w:sz w:val="28"/>
          <w:szCs w:val="28"/>
        </w:rPr>
      </w:pPr>
    </w:p>
    <w:p w14:paraId="1AA097F7"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Б. Расчетные институты:</w:t>
      </w:r>
      <w:r w:rsidRPr="00B22B37">
        <w:rPr>
          <w:rFonts w:ascii="Times New Roman" w:hAnsi="Times New Roman" w:cs="Times New Roman"/>
          <w:sz w:val="28"/>
          <w:szCs w:val="28"/>
        </w:rPr>
        <w:t xml:space="preserve"> расчетный депозитарий, клиринговая организация, центральный контрагент, оператор информационной системы ЦФА, оператор обмена ЦФА.</w:t>
      </w:r>
    </w:p>
    <w:p w14:paraId="1DF2919C" w14:textId="77777777" w:rsidR="00E1692E" w:rsidRPr="00B22B37" w:rsidRDefault="00E1692E" w:rsidP="00E1692E">
      <w:pPr>
        <w:spacing w:line="360" w:lineRule="auto"/>
        <w:ind w:firstLine="709"/>
        <w:jc w:val="both"/>
        <w:rPr>
          <w:rFonts w:ascii="Times New Roman" w:hAnsi="Times New Roman" w:cs="Times New Roman"/>
          <w:bCs/>
          <w:i/>
          <w:iCs/>
          <w:sz w:val="28"/>
          <w:szCs w:val="28"/>
        </w:rPr>
      </w:pPr>
      <w:r w:rsidRPr="00B22B37">
        <w:rPr>
          <w:rFonts w:ascii="Times New Roman" w:hAnsi="Times New Roman" w:cs="Times New Roman"/>
          <w:bCs/>
          <w:i/>
          <w:iCs/>
          <w:sz w:val="28"/>
          <w:szCs w:val="28"/>
        </w:rPr>
        <w:t xml:space="preserve">                                                                                    </w:t>
      </w:r>
    </w:p>
    <w:p w14:paraId="7DC8CDF5"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
          <w:iCs/>
          <w:sz w:val="28"/>
          <w:szCs w:val="28"/>
        </w:rPr>
        <w:t xml:space="preserve">                                                                                                          </w:t>
      </w:r>
      <w:r w:rsidRPr="00B22B37">
        <w:rPr>
          <w:rFonts w:ascii="Times New Roman" w:hAnsi="Times New Roman" w:cs="Times New Roman"/>
          <w:bCs/>
          <w:iCs/>
          <w:sz w:val="28"/>
          <w:szCs w:val="28"/>
        </w:rPr>
        <w:t xml:space="preserve">Таблица 3 </w:t>
      </w:r>
    </w:p>
    <w:p w14:paraId="1B922A5D"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Расчетные институты</w:t>
      </w:r>
    </w:p>
    <w:tbl>
      <w:tblPr>
        <w:tblW w:w="5000" w:type="pct"/>
        <w:tblLook w:val="0400" w:firstRow="0" w:lastRow="0" w:firstColumn="0" w:lastColumn="0" w:noHBand="0" w:noVBand="1"/>
      </w:tblPr>
      <w:tblGrid>
        <w:gridCol w:w="1904"/>
        <w:gridCol w:w="2630"/>
        <w:gridCol w:w="2353"/>
        <w:gridCol w:w="2458"/>
      </w:tblGrid>
      <w:tr w:rsidR="00E1692E" w:rsidRPr="00B22B37" w14:paraId="504D23E3" w14:textId="77777777" w:rsidTr="00E1692E">
        <w:trPr>
          <w:trHeight w:val="445"/>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516FFD16"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расчета</w:t>
            </w:r>
          </w:p>
        </w:tc>
      </w:tr>
      <w:tr w:rsidR="00E1692E" w:rsidRPr="00B22B37" w14:paraId="6D9C8CE7"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A668EB6"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Классический субъект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B7DAE64"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Новый субъект</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6F97F6BC" w14:textId="77777777" w:rsidR="00E1692E" w:rsidRPr="00B22B37" w:rsidRDefault="00E1692E" w:rsidP="00E1692E">
            <w:pPr>
              <w:spacing w:line="288" w:lineRule="atLeast"/>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E18448"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2C5AA807"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9D67673"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Расчетный</w:t>
            </w:r>
          </w:p>
          <w:p w14:paraId="238AEF6C" w14:textId="77777777" w:rsidR="00E1692E" w:rsidRPr="00B22B37" w:rsidRDefault="00E1692E" w:rsidP="00E1692E">
            <w:pPr>
              <w:jc w:val="center"/>
              <w:rPr>
                <w:rFonts w:ascii="Times New Roman" w:hAnsi="Times New Roman" w:cs="Times New Roman"/>
                <w:b/>
                <w:sz w:val="20"/>
                <w:szCs w:val="20"/>
              </w:rPr>
            </w:pPr>
            <w:r w:rsidRPr="00B22B37">
              <w:rPr>
                <w:rFonts w:ascii="Times New Roman" w:hAnsi="Times New Roman" w:cs="Times New Roman"/>
                <w:sz w:val="20"/>
                <w:szCs w:val="20"/>
              </w:rPr>
              <w:t>депозитарий</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40FCD5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 оператор обмена ЦФА</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0D44500E"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sz w:val="20"/>
                <w:szCs w:val="20"/>
              </w:rPr>
              <w:t>Осуществление расчетов по результатам сделок, совершенных на торгах организаторов торговли</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0BFE256"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tc>
      </w:tr>
      <w:tr w:rsidR="00E1692E" w:rsidRPr="00B22B37" w14:paraId="4ACF196B"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CECE385"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Клиринговая организация</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6E12A07"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Оператор информационной системы ЦФА, оператор обмена ЦФА </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571617A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Определение обязательств сторон; зачет взаимных требований; обеспечение исполнения сделок</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597061E" w14:textId="77777777" w:rsidR="00E1692E" w:rsidRPr="00B22B37" w:rsidRDefault="00E1692E" w:rsidP="00E1692E">
            <w:pPr>
              <w:rPr>
                <w:rFonts w:ascii="Times New Roman" w:hAnsi="Times New Roman" w:cs="Times New Roman"/>
                <w:sz w:val="20"/>
                <w:szCs w:val="20"/>
              </w:rPr>
            </w:pPr>
          </w:p>
          <w:p w14:paraId="0DD25E34"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p w14:paraId="5A74B84C" w14:textId="77777777" w:rsidR="00E1692E" w:rsidRPr="00B22B37" w:rsidRDefault="00E1692E" w:rsidP="00E1692E">
            <w:pPr>
              <w:jc w:val="both"/>
              <w:rPr>
                <w:rFonts w:ascii="Times New Roman" w:hAnsi="Times New Roman" w:cs="Times New Roman"/>
                <w:sz w:val="20"/>
                <w:szCs w:val="20"/>
              </w:rPr>
            </w:pPr>
          </w:p>
        </w:tc>
      </w:tr>
      <w:tr w:rsidR="00E1692E" w:rsidRPr="00B22B37" w14:paraId="430C5ABA"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60F079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Центральный контрагент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9A33760"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обмена ЦФА</w:t>
            </w:r>
          </w:p>
          <w:p w14:paraId="5590199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 случаях, когда тот обеспечивает заключение сделок с ЦФА путем участия в сделке за свой счет</w:t>
            </w:r>
          </w:p>
          <w:p w14:paraId="1432AD25" w14:textId="77777777" w:rsidR="00E1692E" w:rsidRPr="00B22B37" w:rsidRDefault="00E1692E" w:rsidP="00E1692E">
            <w:pPr>
              <w:jc w:val="center"/>
              <w:rPr>
                <w:rFonts w:ascii="Times New Roman" w:hAnsi="Times New Roman" w:cs="Times New Roman"/>
                <w:sz w:val="20"/>
                <w:szCs w:val="20"/>
              </w:rPr>
            </w:pPr>
          </w:p>
          <w:p w14:paraId="77291E82" w14:textId="77777777" w:rsidR="00E1692E" w:rsidRPr="00B22B37" w:rsidRDefault="00E1692E" w:rsidP="00E1692E">
            <w:pPr>
              <w:jc w:val="center"/>
              <w:rPr>
                <w:rFonts w:ascii="Times New Roman" w:hAnsi="Times New Roman" w:cs="Times New Roman"/>
                <w:sz w:val="20"/>
                <w:szCs w:val="20"/>
              </w:rPr>
            </w:pP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7F8458A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Выступает посредником между сторонами сделки, гарантируя ее исполнение, принимает на себя риски невыполнения обязательств сторонами сделки</w:t>
            </w:r>
          </w:p>
          <w:p w14:paraId="134A39EB" w14:textId="77777777" w:rsidR="00E1692E" w:rsidRPr="00B22B37" w:rsidRDefault="00E1692E" w:rsidP="00E1692E">
            <w:pPr>
              <w:jc w:val="both"/>
              <w:rPr>
                <w:rFonts w:ascii="Times New Roman" w:hAnsi="Times New Roman" w:cs="Times New Roman"/>
                <w:sz w:val="20"/>
                <w:szCs w:val="20"/>
              </w:rPr>
            </w:pP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19C9CDA"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p w14:paraId="103A1EAE" w14:textId="77777777" w:rsidR="00E1692E" w:rsidRPr="00B22B37" w:rsidRDefault="00E1692E" w:rsidP="00E1692E">
            <w:pPr>
              <w:jc w:val="center"/>
              <w:rPr>
                <w:rFonts w:ascii="Times New Roman" w:hAnsi="Times New Roman" w:cs="Times New Roman"/>
                <w:sz w:val="20"/>
                <w:szCs w:val="20"/>
              </w:rPr>
            </w:pPr>
          </w:p>
          <w:p w14:paraId="20B7B7A1" w14:textId="77777777" w:rsidR="00E1692E" w:rsidRPr="00B22B37" w:rsidRDefault="00E1692E" w:rsidP="00E1692E">
            <w:pPr>
              <w:jc w:val="center"/>
              <w:rPr>
                <w:rFonts w:ascii="Times New Roman" w:hAnsi="Times New Roman" w:cs="Times New Roman"/>
                <w:sz w:val="20"/>
                <w:szCs w:val="20"/>
              </w:rPr>
            </w:pPr>
          </w:p>
        </w:tc>
      </w:tr>
    </w:tbl>
    <w:p w14:paraId="4C017719"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Таблица 3 показывает, что функции классических расчетных институтов, таких как клиринговая организация (включая центрального контрагента), могут заменяться алгоритмическими смарт-контрактами.</w:t>
      </w:r>
    </w:p>
    <w:p w14:paraId="6F42D8A4"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lastRenderedPageBreak/>
        <w:t>В. Институты, обеспечивающие ликвидность</w:t>
      </w:r>
      <w:r w:rsidRPr="00B22B37">
        <w:rPr>
          <w:rFonts w:ascii="Times New Roman" w:hAnsi="Times New Roman" w:cs="Times New Roman"/>
          <w:sz w:val="28"/>
          <w:szCs w:val="28"/>
        </w:rPr>
        <w:t>: маркет-</w:t>
      </w:r>
      <w:proofErr w:type="spellStart"/>
      <w:r w:rsidRPr="00B22B37">
        <w:rPr>
          <w:rFonts w:ascii="Times New Roman" w:hAnsi="Times New Roman" w:cs="Times New Roman"/>
          <w:sz w:val="28"/>
          <w:szCs w:val="28"/>
        </w:rPr>
        <w:t>мейкер</w:t>
      </w:r>
      <w:proofErr w:type="spellEnd"/>
      <w:r w:rsidRPr="00B22B37">
        <w:rPr>
          <w:rFonts w:ascii="Times New Roman" w:hAnsi="Times New Roman" w:cs="Times New Roman"/>
          <w:sz w:val="28"/>
          <w:szCs w:val="28"/>
        </w:rPr>
        <w:t xml:space="preserve">, оператор информационной системы ЦФА, оператор обмена ЦФА </w:t>
      </w:r>
    </w:p>
    <w:p w14:paraId="727DEE42"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Cs/>
          <w:sz w:val="28"/>
          <w:szCs w:val="28"/>
        </w:rPr>
        <w:t xml:space="preserve">                                                                                                          Таблица 4</w:t>
      </w:r>
    </w:p>
    <w:p w14:paraId="642A3C5B"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Институты, обеспечивающие ликвидность</w:t>
      </w:r>
    </w:p>
    <w:tbl>
      <w:tblPr>
        <w:tblW w:w="4985" w:type="pct"/>
        <w:tblLayout w:type="fixed"/>
        <w:tblLook w:val="0400" w:firstRow="0" w:lastRow="0" w:firstColumn="0" w:lastColumn="0" w:noHBand="0" w:noVBand="1"/>
      </w:tblPr>
      <w:tblGrid>
        <w:gridCol w:w="1947"/>
        <w:gridCol w:w="2290"/>
        <w:gridCol w:w="2592"/>
        <w:gridCol w:w="2488"/>
      </w:tblGrid>
      <w:tr w:rsidR="00E1692E" w:rsidRPr="00B22B37" w14:paraId="7C859060" w14:textId="77777777" w:rsidTr="00E1692E">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35A5BEE"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обеспечения ликвидности</w:t>
            </w:r>
          </w:p>
        </w:tc>
      </w:tr>
      <w:tr w:rsidR="00E1692E" w:rsidRPr="00B22B37" w14:paraId="643FFE24" w14:textId="77777777" w:rsidTr="00E1692E">
        <w:trPr>
          <w:trHeight w:val="645"/>
        </w:trPr>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B00A7B1" w14:textId="77777777" w:rsidR="00E1692E" w:rsidRPr="00B22B37" w:rsidRDefault="00E1692E" w:rsidP="00E1692E">
            <w:pPr>
              <w:spacing w:after="140"/>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Классический субъект</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32DEBAB"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Новый субъект</w:t>
            </w: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3B6EC12"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b/>
                <w:bCs/>
                <w:sz w:val="20"/>
                <w:szCs w:val="20"/>
              </w:rPr>
              <w:t>Функция</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3B8B2610"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383B0206" w14:textId="77777777" w:rsidTr="00E1692E">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6058C1D" w14:textId="77777777" w:rsidR="00E1692E" w:rsidRPr="00B22B37" w:rsidRDefault="00E1692E" w:rsidP="00E1692E">
            <w:pPr>
              <w:spacing w:after="140"/>
              <w:rPr>
                <w:rFonts w:ascii="Times New Roman" w:hAnsi="Times New Roman" w:cs="Times New Roman"/>
                <w:sz w:val="20"/>
                <w:szCs w:val="20"/>
              </w:rPr>
            </w:pPr>
            <w:r w:rsidRPr="00B22B37">
              <w:rPr>
                <w:rFonts w:ascii="Times New Roman" w:hAnsi="Times New Roman" w:cs="Times New Roman"/>
                <w:sz w:val="20"/>
                <w:szCs w:val="20"/>
              </w:rPr>
              <w:t>Маркет-</w:t>
            </w:r>
            <w:proofErr w:type="spellStart"/>
            <w:r w:rsidRPr="00B22B37">
              <w:rPr>
                <w:rFonts w:ascii="Times New Roman" w:hAnsi="Times New Roman" w:cs="Times New Roman"/>
                <w:sz w:val="20"/>
                <w:szCs w:val="20"/>
              </w:rPr>
              <w:t>мейкер</w:t>
            </w:r>
            <w:proofErr w:type="spellEnd"/>
            <w:r w:rsidRPr="00B22B37">
              <w:rPr>
                <w:rFonts w:ascii="Times New Roman" w:hAnsi="Times New Roman" w:cs="Times New Roman"/>
                <w:sz w:val="20"/>
                <w:szCs w:val="20"/>
              </w:rPr>
              <w:t xml:space="preserve"> </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DCF0A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 оператор обмена ЦФА</w:t>
            </w:r>
          </w:p>
          <w:p w14:paraId="40081DE4" w14:textId="77777777" w:rsidR="00E1692E" w:rsidRPr="00B22B37" w:rsidRDefault="00E1692E" w:rsidP="00E1692E">
            <w:pPr>
              <w:jc w:val="center"/>
              <w:rPr>
                <w:rFonts w:ascii="Times New Roman" w:hAnsi="Times New Roman" w:cs="Times New Roman"/>
                <w:sz w:val="20"/>
                <w:szCs w:val="20"/>
              </w:rPr>
            </w:pP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26F7FA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Поддержание цен, спроса, предложения и (или) объема торгов финансовыми инструментами, иностранной валютой и (или) товаром</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5A8122FA"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Автоматизированный маркет-</w:t>
            </w:r>
            <w:proofErr w:type="spellStart"/>
            <w:r w:rsidRPr="00B22B37">
              <w:rPr>
                <w:rFonts w:ascii="Times New Roman" w:hAnsi="Times New Roman" w:cs="Times New Roman"/>
                <w:sz w:val="20"/>
                <w:szCs w:val="20"/>
              </w:rPr>
              <w:t>мейкер</w:t>
            </w:r>
            <w:proofErr w:type="spellEnd"/>
            <w:r w:rsidRPr="00B22B37">
              <w:rPr>
                <w:rFonts w:ascii="Times New Roman" w:hAnsi="Times New Roman" w:cs="Times New Roman"/>
                <w:sz w:val="20"/>
                <w:szCs w:val="20"/>
              </w:rPr>
              <w:t>: децентрализованные алгоритмы и смарт-контракты, автоматически формирующие ликвидность без посредника</w:t>
            </w:r>
          </w:p>
          <w:p w14:paraId="2727AD95" w14:textId="77777777" w:rsidR="00E1692E" w:rsidRPr="00B22B37" w:rsidRDefault="00E1692E" w:rsidP="00E1692E">
            <w:pPr>
              <w:jc w:val="center"/>
              <w:rPr>
                <w:rFonts w:ascii="Times New Roman" w:hAnsi="Times New Roman" w:cs="Times New Roman"/>
                <w:sz w:val="20"/>
                <w:szCs w:val="20"/>
              </w:rPr>
            </w:pPr>
          </w:p>
        </w:tc>
      </w:tr>
    </w:tbl>
    <w:p w14:paraId="4AC9724D"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Таблица 4 показывает, что функции маркет-</w:t>
      </w:r>
      <w:proofErr w:type="spellStart"/>
      <w:r w:rsidRPr="00B22B37">
        <w:rPr>
          <w:rFonts w:ascii="Times New Roman" w:hAnsi="Times New Roman" w:cs="Times New Roman"/>
          <w:sz w:val="28"/>
          <w:szCs w:val="28"/>
        </w:rPr>
        <w:t>мейкера</w:t>
      </w:r>
      <w:proofErr w:type="spellEnd"/>
      <w:r w:rsidRPr="00B22B37">
        <w:rPr>
          <w:rFonts w:ascii="Times New Roman" w:hAnsi="Times New Roman" w:cs="Times New Roman"/>
          <w:sz w:val="28"/>
          <w:szCs w:val="28"/>
        </w:rPr>
        <w:t xml:space="preserve"> могут быть заменены алгоритмическими смарт-контрактами, которые </w:t>
      </w:r>
      <w:r w:rsidRPr="00B22B37">
        <w:rPr>
          <w:rFonts w:ascii="Times New Roman" w:hAnsi="Times New Roman" w:cs="Times New Roman"/>
          <w:i/>
          <w:iCs/>
          <w:sz w:val="28"/>
          <w:szCs w:val="28"/>
        </w:rPr>
        <w:t>автоматически</w:t>
      </w:r>
      <w:r w:rsidRPr="00B22B37">
        <w:rPr>
          <w:rFonts w:ascii="Times New Roman" w:hAnsi="Times New Roman" w:cs="Times New Roman"/>
          <w:sz w:val="28"/>
          <w:szCs w:val="28"/>
        </w:rPr>
        <w:t xml:space="preserve"> обеспечивают ликвидность торговых пар. </w:t>
      </w:r>
    </w:p>
    <w:p w14:paraId="2D32D0CF"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2) Модель 2</w:t>
      </w:r>
    </w:p>
    <w:p w14:paraId="11817111"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
          <w:bCs/>
          <w:sz w:val="28"/>
          <w:szCs w:val="28"/>
        </w:rPr>
        <w:t>Институты, обеспечивающие обращение финансовых активов:</w:t>
      </w:r>
      <w:r w:rsidRPr="00B22B37">
        <w:rPr>
          <w:rFonts w:ascii="Times New Roman" w:hAnsi="Times New Roman" w:cs="Times New Roman"/>
          <w:bCs/>
          <w:sz w:val="28"/>
          <w:szCs w:val="28"/>
        </w:rPr>
        <w:t xml:space="preserve"> организатор торговли, оператор обмена ЦФА, оператор информационной системы ЦФА.</w:t>
      </w:r>
    </w:p>
    <w:p w14:paraId="2DDB40D0"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По действующему регулированию у каждого из субъектов, отнесенных к Модели 2, ключевая функция связана с обеспечением обращения активов. В то же время для каждого из них эта функция ограничена: типом актива и (или) видами сделок, которые могут заключаться через эти субъекты и (или) невозможностью этих субъектов осуществлять юридически значимый учет совершенных сделок: </w:t>
      </w:r>
    </w:p>
    <w:p w14:paraId="4F5248C6"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организатор торговли</w:t>
      </w:r>
      <w:r w:rsidRPr="00B22B37">
        <w:rPr>
          <w:rFonts w:ascii="Times New Roman" w:hAnsi="Times New Roman" w:cs="Times New Roman"/>
          <w:sz w:val="28"/>
          <w:szCs w:val="28"/>
        </w:rPr>
        <w:t xml:space="preserve"> вправе обеспечивать заключение сделок только с товарами, ценными бумагами, иностранной валютой (пункт 7 части 1 статьи 2 Федерального закона от 21.11.2011 № 325-ФЗ «Об организованных торгах»), а также цифровой валютой в рамках экспериментального правового режима (часть 3 статьи 1 ФЗ «Об организованных торгах»);</w:t>
      </w:r>
    </w:p>
    <w:p w14:paraId="22BEAC46"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lastRenderedPageBreak/>
        <w:t xml:space="preserve">- </w:t>
      </w:r>
      <w:r w:rsidRPr="00B22B37">
        <w:rPr>
          <w:rFonts w:ascii="Times New Roman" w:hAnsi="Times New Roman" w:cs="Times New Roman"/>
          <w:i/>
          <w:sz w:val="28"/>
          <w:szCs w:val="28"/>
        </w:rPr>
        <w:t xml:space="preserve">оператор обмена ЦФА </w:t>
      </w:r>
      <w:r w:rsidRPr="00B22B37">
        <w:rPr>
          <w:rFonts w:ascii="Times New Roman" w:hAnsi="Times New Roman" w:cs="Times New Roman"/>
          <w:sz w:val="28"/>
          <w:szCs w:val="28"/>
        </w:rPr>
        <w:t xml:space="preserve">вправе обеспечивать заключение сделок только с ЦФА, ГЦП (часть 1 статьи 10 ФЗ «О цифровых финансовых активах»). Кроме того, оператор обмена ЦФА не может осуществлять юридический значимый учет совершенных сделок. Так, в силу части 5 статьи 4 ФЗ «О цифровых финансовых активах» правовые последствия от заключенной сделки возникают в момент внесения записи в информационную систему оператора информационной системы ЦФА; </w:t>
      </w:r>
    </w:p>
    <w:p w14:paraId="07E3B2D4"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оператор информационной системы ЦФА</w:t>
      </w:r>
      <w:r w:rsidRPr="00B22B37">
        <w:rPr>
          <w:rFonts w:ascii="Times New Roman" w:hAnsi="Times New Roman" w:cs="Times New Roman"/>
          <w:sz w:val="28"/>
          <w:szCs w:val="28"/>
        </w:rPr>
        <w:t xml:space="preserve"> вправе обеспечивать заключение сделок только с определенными видами активов: ЦФА, ГЦП и только по определенным видам сделок (часть 16 статьи 5, часть 1 статьи 10 ФЗ «О цифровых финансовых активах»). </w:t>
      </w:r>
    </w:p>
    <w:p w14:paraId="455027BD"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
          <w:iCs/>
          <w:sz w:val="28"/>
          <w:szCs w:val="28"/>
        </w:rPr>
        <w:t xml:space="preserve">                                                                                                          </w:t>
      </w:r>
      <w:r w:rsidRPr="00B22B37">
        <w:rPr>
          <w:rFonts w:ascii="Times New Roman" w:hAnsi="Times New Roman" w:cs="Times New Roman"/>
          <w:bCs/>
          <w:iCs/>
          <w:sz w:val="28"/>
          <w:szCs w:val="28"/>
        </w:rPr>
        <w:t>Таблица 5</w:t>
      </w:r>
    </w:p>
    <w:p w14:paraId="2F114465"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Институты, обеспечивающие обращение активов</w:t>
      </w:r>
    </w:p>
    <w:tbl>
      <w:tblPr>
        <w:tblW w:w="5000" w:type="pct"/>
        <w:tblLayout w:type="fixed"/>
        <w:tblLook w:val="0400" w:firstRow="0" w:lastRow="0" w:firstColumn="0" w:lastColumn="0" w:noHBand="0" w:noVBand="1"/>
      </w:tblPr>
      <w:tblGrid>
        <w:gridCol w:w="1955"/>
        <w:gridCol w:w="1766"/>
        <w:gridCol w:w="3402"/>
        <w:gridCol w:w="2222"/>
      </w:tblGrid>
      <w:tr w:rsidR="00E1692E" w:rsidRPr="00B22B37" w14:paraId="08684642" w14:textId="77777777" w:rsidTr="00E1692E">
        <w:trPr>
          <w:trHeight w:val="379"/>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4799C26"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обращения</w:t>
            </w:r>
          </w:p>
        </w:tc>
      </w:tr>
      <w:tr w:rsidR="00E1692E" w:rsidRPr="00B22B37" w14:paraId="0BBF9B85" w14:textId="77777777" w:rsidTr="00E1692E">
        <w:trPr>
          <w:trHeight w:val="559"/>
          <w:tblHeader/>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35C0D66"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Субъект</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7AB71B"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Тип субъекта</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7CF515E"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37712C5C" w14:textId="77777777" w:rsidR="00E1692E" w:rsidRPr="00B22B37" w:rsidDel="00F766D0"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 xml:space="preserve">Функция без учета ограничения по </w:t>
            </w:r>
            <w:r w:rsidRPr="00B22B37">
              <w:rPr>
                <w:rFonts w:ascii="Times New Roman" w:hAnsi="Times New Roman" w:cs="Times New Roman"/>
                <w:b/>
                <w:sz w:val="20"/>
                <w:szCs w:val="20"/>
              </w:rPr>
              <w:t>типу актива и (или) видам сделок</w:t>
            </w:r>
          </w:p>
        </w:tc>
      </w:tr>
      <w:tr w:rsidR="00E1692E" w:rsidRPr="00B22B37" w14:paraId="154888B6" w14:textId="77777777" w:rsidTr="00E1692E">
        <w:trPr>
          <w:trHeight w:val="783"/>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0BDE57A" w14:textId="77777777" w:rsidR="00E1692E" w:rsidRPr="00B22B37" w:rsidRDefault="00E1692E" w:rsidP="00E1692E">
            <w:pPr>
              <w:spacing w:after="138"/>
              <w:jc w:val="center"/>
              <w:rPr>
                <w:rFonts w:ascii="Times New Roman" w:hAnsi="Times New Roman" w:cs="Times New Roman"/>
                <w:color w:val="212529"/>
              </w:rPr>
            </w:pPr>
            <w:r w:rsidRPr="00B22B37">
              <w:rPr>
                <w:rFonts w:ascii="Times New Roman" w:hAnsi="Times New Roman" w:cs="Times New Roman"/>
                <w:color w:val="212529"/>
              </w:rPr>
              <w:t>Организатор торговли (биржа или торговая система)</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01960F3" w14:textId="77777777" w:rsidR="00E1692E" w:rsidRPr="00B22B37" w:rsidRDefault="00E1692E" w:rsidP="00E1692E">
            <w:pPr>
              <w:spacing w:line="288" w:lineRule="atLeast"/>
              <w:rPr>
                <w:rFonts w:ascii="Times New Roman" w:hAnsi="Times New Roman" w:cs="Times New Roman"/>
                <w:color w:val="212529"/>
                <w:sz w:val="20"/>
                <w:szCs w:val="20"/>
                <w:vertAlign w:val="superscript"/>
              </w:rPr>
            </w:pPr>
            <w:r w:rsidRPr="00B22B37">
              <w:rPr>
                <w:rFonts w:ascii="Times New Roman" w:hAnsi="Times New Roman" w:cs="Times New Roman"/>
                <w:color w:val="212529"/>
                <w:sz w:val="20"/>
                <w:szCs w:val="20"/>
              </w:rPr>
              <w:t>Классический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8A905C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Услуги по проведению организованных торгов товарами, ценными бумагами, иностранной валютой, непосредственно способствующие заключению гражданско-правовых сделок </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574F38F2"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E1692E" w:rsidRPr="00B22B37" w14:paraId="797FB883" w14:textId="77777777" w:rsidTr="00E1692E">
        <w:trPr>
          <w:trHeight w:val="4681"/>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AB17E11"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lastRenderedPageBreak/>
              <w:t xml:space="preserve">Оператор информационной системы ЦФА </w:t>
            </w:r>
          </w:p>
          <w:p w14:paraId="263E24C0"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w:t>
            </w:r>
            <w:r w:rsidRPr="00B22B37">
              <w:rPr>
                <w:rFonts w:ascii="Times New Roman" w:hAnsi="Times New Roman" w:cs="Times New Roman"/>
                <w:i/>
                <w:color w:val="212529"/>
                <w:sz w:val="20"/>
                <w:szCs w:val="20"/>
              </w:rPr>
              <w:t>с оговорками)</w:t>
            </w:r>
          </w:p>
          <w:p w14:paraId="391493AC" w14:textId="77777777" w:rsidR="00E1692E" w:rsidRPr="00B22B37" w:rsidRDefault="00E1692E" w:rsidP="00E1692E">
            <w:pPr>
              <w:jc w:val="both"/>
              <w:rPr>
                <w:rFonts w:ascii="Times New Roman" w:hAnsi="Times New Roman" w:cs="Times New Roman"/>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6571F09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F28D402"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Обеспечивает совершение </w:t>
            </w:r>
            <w:r w:rsidRPr="00B22B37">
              <w:rPr>
                <w:rFonts w:ascii="Times New Roman" w:hAnsi="Times New Roman" w:cs="Times New Roman"/>
                <w:i/>
                <w:sz w:val="20"/>
                <w:szCs w:val="20"/>
              </w:rPr>
              <w:t xml:space="preserve">сделок </w:t>
            </w:r>
            <w:r w:rsidRPr="00B22B37">
              <w:rPr>
                <w:rFonts w:ascii="Times New Roman" w:hAnsi="Times New Roman" w:cs="Times New Roman"/>
                <w:sz w:val="20"/>
                <w:szCs w:val="20"/>
              </w:rPr>
              <w:t xml:space="preserve">с ЦФА, выпущенными в информационной системе оператора информационной системы ЦФА, связанных с: </w:t>
            </w:r>
          </w:p>
          <w:p w14:paraId="3C5A3F2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1) приобретением ЦФА при их выпуске;</w:t>
            </w:r>
          </w:p>
          <w:p w14:paraId="6D364AC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2) прекращением обязательств, удостоверенных ЦФА; </w:t>
            </w:r>
          </w:p>
          <w:p w14:paraId="56DFC5A7"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3) использованием ЦФА в качестве встречного предоставления по внешнеторговым договорам (контрактам);</w:t>
            </w:r>
          </w:p>
          <w:p w14:paraId="61AE803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4) иных сделок в случае, предусмотренном частью 16 статьи 5 ФЗ о цифровых финансовых активах</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7E78C08C"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E1692E" w:rsidRPr="00B22B37" w14:paraId="0DD0EB4A" w14:textId="77777777" w:rsidTr="00E1692E">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D66AF5"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Оператор обмена ЦФА </w:t>
            </w:r>
          </w:p>
          <w:p w14:paraId="43D20C19"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w:t>
            </w:r>
            <w:r w:rsidRPr="00B22B37">
              <w:rPr>
                <w:rFonts w:ascii="Times New Roman" w:hAnsi="Times New Roman" w:cs="Times New Roman"/>
                <w:i/>
                <w:color w:val="212529"/>
                <w:sz w:val="20"/>
                <w:szCs w:val="20"/>
              </w:rPr>
              <w:t>с оговорками</w:t>
            </w:r>
            <w:r w:rsidRPr="00B22B37">
              <w:rPr>
                <w:rFonts w:ascii="Times New Roman" w:hAnsi="Times New Roman" w:cs="Times New Roman"/>
                <w:color w:val="212529"/>
                <w:sz w:val="20"/>
                <w:szCs w:val="20"/>
              </w:rPr>
              <w:t>)</w:t>
            </w:r>
          </w:p>
          <w:p w14:paraId="6C2705C7" w14:textId="77777777" w:rsidR="00E1692E" w:rsidRPr="00B22B37" w:rsidRDefault="00E1692E" w:rsidP="00E1692E">
            <w:pPr>
              <w:jc w:val="both"/>
              <w:rPr>
                <w:rFonts w:ascii="Times New Roman" w:hAnsi="Times New Roman" w:cs="Times New Roman"/>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015964F"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73427A5"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Обеспечивает совершение сделок купли-продажи ЦФА, иных сделок, связанных с ЦФА</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36E1C1B4"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bl>
    <w:p w14:paraId="22DF21A5" w14:textId="77777777" w:rsidR="00E1692E" w:rsidRPr="00B22B37" w:rsidRDefault="00E1692E" w:rsidP="00E1692E">
      <w:pPr>
        <w:spacing w:line="360" w:lineRule="auto"/>
        <w:ind w:firstLine="709"/>
        <w:jc w:val="both"/>
        <w:rPr>
          <w:rFonts w:ascii="Times New Roman" w:hAnsi="Times New Roman" w:cs="Times New Roman"/>
          <w:i/>
          <w:sz w:val="28"/>
          <w:szCs w:val="28"/>
        </w:rPr>
      </w:pPr>
    </w:p>
    <w:p w14:paraId="651A6D6A" w14:textId="000C4331"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iCs/>
          <w:sz w:val="28"/>
          <w:szCs w:val="28"/>
        </w:rPr>
        <w:t>Таблица 5 показывает,</w:t>
      </w:r>
      <w:r w:rsidRPr="00B22B37">
        <w:rPr>
          <w:rFonts w:ascii="Times New Roman" w:hAnsi="Times New Roman" w:cs="Times New Roman"/>
          <w:sz w:val="28"/>
          <w:szCs w:val="28"/>
        </w:rPr>
        <w:t xml:space="preserve"> что автоматизированный учет и атомарность расчетов, достигаемые использованием смарт-контрактов, снижают необходимость строгого разделения по лицензиям финансовых организаций осуществления функций учета, расчетов и обеспечения обращения активов.</w:t>
      </w:r>
    </w:p>
    <w:p w14:paraId="41E4575F" w14:textId="77777777" w:rsidR="00E1692E" w:rsidRPr="00B22B37" w:rsidRDefault="00E1692E" w:rsidP="00E1692E">
      <w:pPr>
        <w:spacing w:line="360" w:lineRule="auto"/>
        <w:ind w:firstLine="709"/>
        <w:jc w:val="both"/>
        <w:rPr>
          <w:rFonts w:ascii="Times New Roman" w:hAnsi="Times New Roman" w:cs="Times New Roman"/>
          <w:b/>
          <w:sz w:val="28"/>
          <w:szCs w:val="28"/>
        </w:rPr>
      </w:pPr>
      <w:r w:rsidRPr="00B22B37">
        <w:rPr>
          <w:rFonts w:ascii="Times New Roman" w:hAnsi="Times New Roman" w:cs="Times New Roman"/>
          <w:b/>
          <w:sz w:val="28"/>
          <w:szCs w:val="28"/>
        </w:rPr>
        <w:t xml:space="preserve">Соотношение классического и цифрового сегмента инфраструктуры финансового рынка на уровне финансовых активов </w:t>
      </w:r>
    </w:p>
    <w:p w14:paraId="6FF8A582" w14:textId="77777777" w:rsidR="00E1692E" w:rsidRPr="00B22B37" w:rsidRDefault="00E1692E" w:rsidP="00E1692E">
      <w:pPr>
        <w:spacing w:line="360" w:lineRule="auto"/>
        <w:ind w:firstLine="709"/>
        <w:jc w:val="both"/>
        <w:rPr>
          <w:rFonts w:ascii="Times New Roman" w:hAnsi="Times New Roman" w:cs="Times New Roman"/>
          <w:i/>
          <w:sz w:val="28"/>
          <w:szCs w:val="28"/>
        </w:rPr>
      </w:pPr>
      <w:r w:rsidRPr="00B22B37">
        <w:rPr>
          <w:rFonts w:ascii="Times New Roman" w:hAnsi="Times New Roman" w:cs="Times New Roman"/>
          <w:sz w:val="28"/>
          <w:szCs w:val="28"/>
        </w:rPr>
        <w:t>Финансовыми активами, сопоставимыми по экономической и правовой природе на уровне актива, являются БЦБ и ЦФА.</w:t>
      </w:r>
      <w:r w:rsidRPr="00B22B37">
        <w:rPr>
          <w:rFonts w:ascii="Times New Roman" w:hAnsi="Times New Roman" w:cs="Times New Roman"/>
          <w:i/>
          <w:sz w:val="28"/>
          <w:szCs w:val="28"/>
        </w:rPr>
        <w:t xml:space="preserve"> </w:t>
      </w:r>
    </w:p>
    <w:p w14:paraId="30F26FC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Соотношение БЦБ и ЦФА представлено в Таблице 6. </w:t>
      </w:r>
    </w:p>
    <w:p w14:paraId="5FB7E3D0" w14:textId="77777777" w:rsidR="00E1692E" w:rsidRPr="00B22B37" w:rsidRDefault="00E1692E" w:rsidP="00E1692E">
      <w:pPr>
        <w:spacing w:after="160" w:line="259" w:lineRule="auto"/>
        <w:jc w:val="right"/>
        <w:rPr>
          <w:rFonts w:ascii="Times New Roman" w:hAnsi="Times New Roman" w:cs="Times New Roman"/>
          <w:sz w:val="28"/>
          <w:szCs w:val="28"/>
        </w:rPr>
      </w:pPr>
      <w:r w:rsidRPr="00B22B37">
        <w:rPr>
          <w:rFonts w:ascii="Times New Roman" w:hAnsi="Times New Roman" w:cs="Times New Roman"/>
          <w:sz w:val="28"/>
          <w:szCs w:val="28"/>
        </w:rPr>
        <w:lastRenderedPageBreak/>
        <w:t xml:space="preserve">  Таблица 6 </w:t>
      </w:r>
    </w:p>
    <w:p w14:paraId="2CAB8253" w14:textId="77777777" w:rsidR="00E1692E" w:rsidRPr="00B22B37" w:rsidRDefault="00E1692E" w:rsidP="00E1692E">
      <w:pPr>
        <w:spacing w:after="160" w:line="259" w:lineRule="auto"/>
        <w:jc w:val="center"/>
        <w:rPr>
          <w:rFonts w:ascii="Times New Roman" w:hAnsi="Times New Roman" w:cs="Times New Roman"/>
          <w:sz w:val="28"/>
          <w:szCs w:val="28"/>
        </w:rPr>
      </w:pPr>
      <w:r w:rsidRPr="00B22B37">
        <w:rPr>
          <w:rFonts w:ascii="Times New Roman" w:hAnsi="Times New Roman" w:cs="Times New Roman"/>
          <w:i/>
          <w:sz w:val="28"/>
          <w:szCs w:val="28"/>
        </w:rPr>
        <w:t>Соотношение БЦБ и ЦФА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3119"/>
        <w:gridCol w:w="3119"/>
      </w:tblGrid>
      <w:tr w:rsidR="00E1692E" w:rsidRPr="00B22B37" w14:paraId="0B64C5F1" w14:textId="77777777" w:rsidTr="00E1692E">
        <w:tc>
          <w:tcPr>
            <w:tcW w:w="3118" w:type="dxa"/>
            <w:shd w:val="clear" w:color="auto" w:fill="auto"/>
            <w:vAlign w:val="center"/>
            <w:hideMark/>
          </w:tcPr>
          <w:p w14:paraId="4AB362DF"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БЦБ</w:t>
            </w:r>
          </w:p>
        </w:tc>
        <w:tc>
          <w:tcPr>
            <w:tcW w:w="3119" w:type="dxa"/>
            <w:shd w:val="clear" w:color="auto" w:fill="auto"/>
            <w:vAlign w:val="center"/>
          </w:tcPr>
          <w:p w14:paraId="5EE4F21B"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ЦФА</w:t>
            </w:r>
          </w:p>
        </w:tc>
        <w:tc>
          <w:tcPr>
            <w:tcW w:w="3119" w:type="dxa"/>
            <w:shd w:val="clear" w:color="auto" w:fill="auto"/>
            <w:vAlign w:val="center"/>
          </w:tcPr>
          <w:p w14:paraId="1028E1A2"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Удостоверяемое право</w:t>
            </w:r>
          </w:p>
        </w:tc>
      </w:tr>
      <w:tr w:rsidR="00E1692E" w:rsidRPr="00B22B37" w14:paraId="0D0F8DA5" w14:textId="77777777" w:rsidTr="00E1692E">
        <w:tc>
          <w:tcPr>
            <w:tcW w:w="3118" w:type="dxa"/>
            <w:shd w:val="clear" w:color="auto" w:fill="auto"/>
            <w:vAlign w:val="center"/>
            <w:hideMark/>
          </w:tcPr>
          <w:p w14:paraId="340A69F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Акции</w:t>
            </w:r>
          </w:p>
        </w:tc>
        <w:tc>
          <w:tcPr>
            <w:tcW w:w="3119" w:type="dxa"/>
            <w:shd w:val="clear" w:color="auto" w:fill="auto"/>
            <w:vAlign w:val="center"/>
            <w:hideMark/>
          </w:tcPr>
          <w:p w14:paraId="0E902A82" w14:textId="77777777" w:rsidR="00E1692E" w:rsidRPr="00B22B37" w:rsidRDefault="00E1692E" w:rsidP="00E1692E">
            <w:pPr>
              <w:jc w:val="center"/>
              <w:rPr>
                <w:rFonts w:ascii="Times New Roman" w:hAnsi="Times New Roman" w:cs="Times New Roman"/>
                <w:sz w:val="20"/>
                <w:szCs w:val="20"/>
              </w:rPr>
            </w:pPr>
          </w:p>
          <w:p w14:paraId="4BBB87C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права участия в капитале непубличного акционерного общества</w:t>
            </w:r>
          </w:p>
          <w:p w14:paraId="7454D33A" w14:textId="77777777" w:rsidR="00E1692E" w:rsidRPr="00B22B37" w:rsidRDefault="00E1692E" w:rsidP="00E1692E">
            <w:pPr>
              <w:jc w:val="center"/>
              <w:rPr>
                <w:rFonts w:ascii="Times New Roman" w:hAnsi="Times New Roman" w:cs="Times New Roman"/>
                <w:sz w:val="20"/>
                <w:szCs w:val="20"/>
              </w:rPr>
            </w:pPr>
          </w:p>
        </w:tc>
        <w:tc>
          <w:tcPr>
            <w:tcW w:w="3119" w:type="dxa"/>
            <w:shd w:val="clear" w:color="auto" w:fill="auto"/>
            <w:vAlign w:val="center"/>
          </w:tcPr>
          <w:p w14:paraId="7538548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Права участия в капитале акционерного общества</w:t>
            </w:r>
          </w:p>
        </w:tc>
      </w:tr>
      <w:tr w:rsidR="00E1692E" w:rsidRPr="00B22B37" w14:paraId="6EE12C22" w14:textId="77777777" w:rsidTr="00E1692E">
        <w:tc>
          <w:tcPr>
            <w:tcW w:w="3118" w:type="dxa"/>
            <w:shd w:val="clear" w:color="auto" w:fill="auto"/>
            <w:vAlign w:val="center"/>
            <w:hideMark/>
          </w:tcPr>
          <w:p w14:paraId="28B9BB40"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Облигации</w:t>
            </w:r>
          </w:p>
        </w:tc>
        <w:tc>
          <w:tcPr>
            <w:tcW w:w="3119" w:type="dxa"/>
            <w:shd w:val="clear" w:color="auto" w:fill="auto"/>
            <w:vAlign w:val="center"/>
            <w:hideMark/>
          </w:tcPr>
          <w:p w14:paraId="7851449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денежные требования</w:t>
            </w:r>
          </w:p>
        </w:tc>
        <w:tc>
          <w:tcPr>
            <w:tcW w:w="3119" w:type="dxa"/>
            <w:shd w:val="clear" w:color="auto" w:fill="auto"/>
            <w:vAlign w:val="center"/>
          </w:tcPr>
          <w:p w14:paraId="60C1337D"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Денежные требования</w:t>
            </w:r>
          </w:p>
        </w:tc>
      </w:tr>
      <w:tr w:rsidR="00E1692E" w:rsidRPr="00B22B37" w14:paraId="3A394CF5" w14:textId="77777777" w:rsidTr="00E1692E">
        <w:tc>
          <w:tcPr>
            <w:tcW w:w="3118" w:type="dxa"/>
            <w:shd w:val="clear" w:color="auto" w:fill="auto"/>
            <w:vAlign w:val="center"/>
            <w:hideMark/>
          </w:tcPr>
          <w:p w14:paraId="4F66F98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Депозитарные расписки </w:t>
            </w:r>
          </w:p>
        </w:tc>
        <w:tc>
          <w:tcPr>
            <w:tcW w:w="3119" w:type="dxa"/>
            <w:shd w:val="clear" w:color="auto" w:fill="auto"/>
            <w:vAlign w:val="center"/>
            <w:hideMark/>
          </w:tcPr>
          <w:p w14:paraId="3C7EAC1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возможность осуществления прав по эмиссионным ценным бумагам</w:t>
            </w:r>
          </w:p>
        </w:tc>
        <w:tc>
          <w:tcPr>
            <w:tcW w:w="3119" w:type="dxa"/>
            <w:shd w:val="clear" w:color="auto" w:fill="auto"/>
            <w:vAlign w:val="center"/>
          </w:tcPr>
          <w:p w14:paraId="629CF394"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Возможность осуществления прав по эмиссионным ценным бумагам</w:t>
            </w:r>
          </w:p>
        </w:tc>
      </w:tr>
      <w:tr w:rsidR="00E1692E" w:rsidRPr="00B22B37" w14:paraId="4ECB561F" w14:textId="77777777" w:rsidTr="00E1692E">
        <w:tc>
          <w:tcPr>
            <w:tcW w:w="3118" w:type="dxa"/>
            <w:shd w:val="clear" w:color="auto" w:fill="auto"/>
            <w:vAlign w:val="center"/>
          </w:tcPr>
          <w:p w14:paraId="434A24D3"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Опционы эмитента </w:t>
            </w:r>
          </w:p>
        </w:tc>
        <w:tc>
          <w:tcPr>
            <w:tcW w:w="3119" w:type="dxa"/>
            <w:shd w:val="clear" w:color="auto" w:fill="auto"/>
            <w:vAlign w:val="center"/>
          </w:tcPr>
          <w:p w14:paraId="0E7399FB"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право требовать передачу эмиссионных ценных бумаг, которые предусмотрены решением о выпуске ЦФА</w:t>
            </w:r>
          </w:p>
        </w:tc>
        <w:tc>
          <w:tcPr>
            <w:tcW w:w="3119" w:type="dxa"/>
            <w:shd w:val="clear" w:color="auto" w:fill="auto"/>
            <w:vAlign w:val="center"/>
          </w:tcPr>
          <w:p w14:paraId="03E6F82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Право требовать передачу эмиссионных ценных бумаг</w:t>
            </w:r>
          </w:p>
        </w:tc>
      </w:tr>
      <w:tr w:rsidR="00E1692E" w:rsidRPr="00B22B37" w14:paraId="674F3C5A" w14:textId="77777777" w:rsidTr="00E1692E">
        <w:tc>
          <w:tcPr>
            <w:tcW w:w="3118" w:type="dxa"/>
            <w:shd w:val="clear" w:color="auto" w:fill="auto"/>
            <w:vAlign w:val="center"/>
          </w:tcPr>
          <w:p w14:paraId="69B3CE8F"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Акции + облигации + депозитарные расписки + иные цифровые права (их возможные сочетания)</w:t>
            </w:r>
          </w:p>
        </w:tc>
        <w:tc>
          <w:tcPr>
            <w:tcW w:w="3119" w:type="dxa"/>
            <w:shd w:val="clear" w:color="auto" w:fill="auto"/>
            <w:vAlign w:val="center"/>
          </w:tcPr>
          <w:p w14:paraId="320821F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одновременно цифровые финансовые активы и иные цифровые права</w:t>
            </w:r>
          </w:p>
        </w:tc>
        <w:tc>
          <w:tcPr>
            <w:tcW w:w="3119" w:type="dxa"/>
            <w:shd w:val="clear" w:color="auto" w:fill="auto"/>
            <w:vAlign w:val="center"/>
          </w:tcPr>
          <w:p w14:paraId="7D0C98CF"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Комбинации прав, удостоверяемых БЦБ или ЦФА + иные цифровые права или комбинация прав требований, удостоверяемых БЦБ</w:t>
            </w:r>
          </w:p>
        </w:tc>
      </w:tr>
    </w:tbl>
    <w:p w14:paraId="65CB2BF9" w14:textId="77777777" w:rsidR="00E1692E" w:rsidRPr="00B22B37" w:rsidRDefault="00E1692E" w:rsidP="00E1692E">
      <w:pPr>
        <w:spacing w:line="360" w:lineRule="auto"/>
        <w:ind w:firstLine="709"/>
        <w:rPr>
          <w:rFonts w:ascii="Times New Roman" w:hAnsi="Times New Roman" w:cs="Times New Roman"/>
          <w:i/>
          <w:iCs/>
          <w:sz w:val="28"/>
          <w:szCs w:val="28"/>
        </w:rPr>
      </w:pPr>
    </w:p>
    <w:p w14:paraId="3E62E326" w14:textId="77777777" w:rsidR="00E1692E" w:rsidRPr="000C72F5" w:rsidRDefault="00E1692E" w:rsidP="00E1692E">
      <w:pPr>
        <w:shd w:val="clear" w:color="auto" w:fill="FFFFFF"/>
        <w:spacing w:line="360" w:lineRule="auto"/>
        <w:ind w:firstLine="567"/>
        <w:jc w:val="both"/>
        <w:rPr>
          <w:rFonts w:ascii="Times New Roman" w:hAnsi="Times New Roman" w:cs="Times New Roman"/>
          <w:b/>
          <w:i/>
          <w:sz w:val="28"/>
          <w:szCs w:val="28"/>
        </w:rPr>
      </w:pPr>
      <w:r w:rsidRPr="000C72F5">
        <w:rPr>
          <w:rFonts w:ascii="Times New Roman" w:hAnsi="Times New Roman" w:cs="Times New Roman"/>
          <w:b/>
          <w:i/>
          <w:sz w:val="28"/>
          <w:szCs w:val="28"/>
        </w:rPr>
        <w:t>Основные направления унификации требований к инфраструктуре финансового рынка</w:t>
      </w:r>
      <w:r w:rsidRPr="000C72F5" w:rsidDel="000B1251">
        <w:rPr>
          <w:rFonts w:ascii="Times New Roman" w:hAnsi="Times New Roman" w:cs="Times New Roman"/>
          <w:b/>
          <w:i/>
          <w:sz w:val="28"/>
          <w:szCs w:val="28"/>
        </w:rPr>
        <w:t xml:space="preserve"> </w:t>
      </w:r>
      <w:r w:rsidRPr="000C72F5">
        <w:rPr>
          <w:rFonts w:ascii="Times New Roman" w:hAnsi="Times New Roman" w:cs="Times New Roman"/>
          <w:b/>
          <w:i/>
          <w:sz w:val="28"/>
          <w:szCs w:val="28"/>
        </w:rPr>
        <w:t xml:space="preserve">классического и цифрового секторов: </w:t>
      </w:r>
    </w:p>
    <w:p w14:paraId="2C0F23B6" w14:textId="77777777" w:rsidR="000154AF" w:rsidRDefault="000154AF" w:rsidP="000154AF">
      <w:pPr>
        <w:spacing w:line="360" w:lineRule="auto"/>
        <w:ind w:firstLine="709"/>
        <w:contextualSpacing/>
        <w:jc w:val="both"/>
        <w:rPr>
          <w:rFonts w:ascii="Times New Roman" w:hAnsi="Times New Roman" w:cs="Times New Roman"/>
          <w:sz w:val="28"/>
        </w:rPr>
      </w:pPr>
    </w:p>
    <w:p w14:paraId="506B424C" w14:textId="19EF67FC" w:rsidR="00583EEE" w:rsidRPr="00583EEE" w:rsidRDefault="00BC6E5F" w:rsidP="000C72F5">
      <w:pPr>
        <w:pStyle w:val="a8"/>
        <w:spacing w:before="0" w:beforeAutospacing="0" w:after="120" w:afterAutospacing="0" w:line="360" w:lineRule="auto"/>
        <w:ind w:firstLine="709"/>
        <w:contextualSpacing/>
        <w:jc w:val="center"/>
        <w:rPr>
          <w:b/>
          <w:sz w:val="28"/>
          <w:szCs w:val="28"/>
        </w:rPr>
      </w:pPr>
      <w:r>
        <w:rPr>
          <w:b/>
          <w:sz w:val="28"/>
          <w:szCs w:val="28"/>
        </w:rPr>
        <w:t xml:space="preserve">1) </w:t>
      </w:r>
      <w:r w:rsidR="00583EEE" w:rsidRPr="00583EEE">
        <w:rPr>
          <w:b/>
          <w:sz w:val="28"/>
          <w:szCs w:val="28"/>
        </w:rPr>
        <w:t>Общие меры</w:t>
      </w:r>
    </w:p>
    <w:p w14:paraId="4CE4E006"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Pr>
          <w:sz w:val="28"/>
          <w:szCs w:val="28"/>
        </w:rPr>
        <w:t>1</w:t>
      </w:r>
      <w:r w:rsidRPr="00153BD6">
        <w:rPr>
          <w:color w:val="000000"/>
          <w:sz w:val="28"/>
          <w:szCs w:val="28"/>
        </w:rPr>
        <w:t xml:space="preserve">) Закрепить </w:t>
      </w:r>
      <w:r>
        <w:rPr>
          <w:color w:val="000000"/>
          <w:sz w:val="28"/>
          <w:szCs w:val="28"/>
        </w:rPr>
        <w:t>в Законе о ЦФА</w:t>
      </w:r>
      <w:r w:rsidRPr="00153BD6">
        <w:rPr>
          <w:color w:val="000000"/>
          <w:sz w:val="28"/>
          <w:szCs w:val="28"/>
        </w:rPr>
        <w:t xml:space="preserve"> определение понятия криптоактива,</w:t>
      </w:r>
      <w:r>
        <w:rPr>
          <w:color w:val="000000"/>
          <w:sz w:val="28"/>
          <w:szCs w:val="28"/>
        </w:rPr>
        <w:t xml:space="preserve"> а также </w:t>
      </w:r>
      <w:r w:rsidRPr="00EA7F51">
        <w:rPr>
          <w:color w:val="000000"/>
          <w:sz w:val="28"/>
          <w:szCs w:val="28"/>
        </w:rPr>
        <w:t>связанных с ним понятий, таких как:</w:t>
      </w:r>
      <w:r w:rsidRPr="00153BD6">
        <w:rPr>
          <w:color w:val="000000"/>
          <w:sz w:val="28"/>
          <w:szCs w:val="28"/>
        </w:rPr>
        <w:t xml:space="preserve"> информационн</w:t>
      </w:r>
      <w:r w:rsidRPr="00EA7F51">
        <w:rPr>
          <w:color w:val="000000"/>
          <w:sz w:val="28"/>
          <w:szCs w:val="28"/>
        </w:rPr>
        <w:t>ая</w:t>
      </w:r>
      <w:r w:rsidRPr="00153BD6">
        <w:rPr>
          <w:color w:val="000000"/>
          <w:sz w:val="28"/>
          <w:szCs w:val="28"/>
        </w:rPr>
        <w:t xml:space="preserve"> сред</w:t>
      </w:r>
      <w:r w:rsidRPr="00EA7F51">
        <w:rPr>
          <w:color w:val="000000"/>
          <w:sz w:val="28"/>
          <w:szCs w:val="28"/>
        </w:rPr>
        <w:t>а</w:t>
      </w:r>
      <w:r w:rsidRPr="00153BD6">
        <w:rPr>
          <w:color w:val="000000"/>
          <w:sz w:val="28"/>
          <w:szCs w:val="28"/>
        </w:rPr>
        <w:t xml:space="preserve"> обращения криптоактив</w:t>
      </w:r>
      <w:r w:rsidRPr="00EA7F51">
        <w:rPr>
          <w:color w:val="000000"/>
          <w:sz w:val="28"/>
          <w:szCs w:val="28"/>
        </w:rPr>
        <w:t xml:space="preserve">а, результирующая информация и др. </w:t>
      </w:r>
      <w:r w:rsidRPr="00153BD6">
        <w:rPr>
          <w:color w:val="000000"/>
          <w:sz w:val="28"/>
          <w:szCs w:val="28"/>
        </w:rPr>
        <w:t>следующего содержания</w:t>
      </w:r>
      <w:r w:rsidRPr="00EA7F51">
        <w:rPr>
          <w:color w:val="000000"/>
          <w:sz w:val="28"/>
          <w:szCs w:val="28"/>
        </w:rPr>
        <w:t xml:space="preserve">: </w:t>
      </w:r>
    </w:p>
    <w:p w14:paraId="037321AC"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w:t>
      </w:r>
      <w:r w:rsidRPr="00153BD6">
        <w:rPr>
          <w:bCs/>
          <w:i/>
          <w:iCs/>
          <w:color w:val="000000"/>
          <w:sz w:val="28"/>
          <w:szCs w:val="28"/>
        </w:rPr>
        <w:t>криптоактивы</w:t>
      </w:r>
      <w:r w:rsidRPr="00EA7F51">
        <w:rPr>
          <w:color w:val="000000"/>
          <w:sz w:val="28"/>
          <w:szCs w:val="28"/>
        </w:rPr>
        <w:t xml:space="preserve"> – данные, стоимость которых поддерживается совместной работой участников сети и (или) удостоверяемым ими имуществом, обладающего следующими отличительными признаками: </w:t>
      </w:r>
    </w:p>
    <w:p w14:paraId="72DF6EA4"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наличие свойства актива, характеризующегося экономической ценностью;</w:t>
      </w:r>
    </w:p>
    <w:p w14:paraId="00A47B66"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 xml:space="preserve">неразрывная связь криптоактива с технологией распределенного реестра, обеспечивающей особый способ хранения информации об операциях, совершенных с ним, эффективное автоматизированное управление </w:t>
      </w:r>
      <w:proofErr w:type="spellStart"/>
      <w:r w:rsidRPr="00EA7F51">
        <w:rPr>
          <w:color w:val="000000"/>
          <w:sz w:val="28"/>
          <w:szCs w:val="28"/>
        </w:rPr>
        <w:t>криптоактивом</w:t>
      </w:r>
      <w:proofErr w:type="spellEnd"/>
      <w:r w:rsidRPr="00EA7F51">
        <w:rPr>
          <w:color w:val="000000"/>
          <w:sz w:val="28"/>
          <w:szCs w:val="28"/>
        </w:rPr>
        <w:t xml:space="preserve"> с использованием смарт-контрактов;</w:t>
      </w:r>
    </w:p>
    <w:p w14:paraId="411EA83C" w14:textId="77777777" w:rsidR="000154AF"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lastRenderedPageBreak/>
        <w:t xml:space="preserve">особый режим доступа и распоряжения лица(-ом) к   </w:t>
      </w:r>
      <w:proofErr w:type="spellStart"/>
      <w:r w:rsidRPr="00EA7F51">
        <w:rPr>
          <w:color w:val="000000"/>
          <w:sz w:val="28"/>
          <w:szCs w:val="28"/>
        </w:rPr>
        <w:t>криптоактиву</w:t>
      </w:r>
      <w:proofErr w:type="spellEnd"/>
      <w:r w:rsidRPr="00EA7F51">
        <w:rPr>
          <w:color w:val="000000"/>
          <w:sz w:val="28"/>
          <w:szCs w:val="28"/>
        </w:rPr>
        <w:t>(-ом) без участия или с минимальным участием третьих лиц, с использованием или без использования посреднических финансовых институтов в информационной среде, заслуживающей доверие пользователей, благодаря свойствам, обеспечиваемым технологией распределенного реестра».</w:t>
      </w:r>
    </w:p>
    <w:p w14:paraId="1B5E791F" w14:textId="62F50E8E" w:rsidR="00583EEE" w:rsidRDefault="00122BD0" w:rsidP="00583EEE">
      <w:pPr>
        <w:spacing w:line="360" w:lineRule="auto"/>
        <w:ind w:firstLine="709"/>
        <w:jc w:val="both"/>
        <w:rPr>
          <w:rFonts w:ascii="Times New Roman" w:hAnsi="Times New Roman" w:cs="Times New Roman"/>
          <w:sz w:val="28"/>
          <w:szCs w:val="28"/>
        </w:rPr>
      </w:pPr>
      <w:r w:rsidRPr="008C4E74" w:rsidDel="00122BD0">
        <w:rPr>
          <w:rFonts w:ascii="Times New Roman" w:hAnsi="Times New Roman" w:cs="Times New Roman"/>
          <w:iCs/>
          <w:sz w:val="28"/>
          <w:szCs w:val="28"/>
        </w:rPr>
        <w:t xml:space="preserve"> </w:t>
      </w:r>
      <w:r w:rsidR="00AE2F69">
        <w:rPr>
          <w:rFonts w:ascii="Times New Roman" w:hAnsi="Times New Roman" w:cs="Times New Roman"/>
          <w:sz w:val="28"/>
          <w:szCs w:val="28"/>
        </w:rPr>
        <w:t>2</w:t>
      </w:r>
      <w:r w:rsidR="00583EEE" w:rsidRPr="00FD480A">
        <w:rPr>
          <w:rFonts w:ascii="Times New Roman" w:hAnsi="Times New Roman" w:cs="Times New Roman"/>
          <w:sz w:val="28"/>
          <w:szCs w:val="28"/>
        </w:rPr>
        <w:t xml:space="preserve">) </w:t>
      </w:r>
      <w:r w:rsidR="00583EEE">
        <w:rPr>
          <w:rFonts w:ascii="Times New Roman" w:hAnsi="Times New Roman" w:cs="Times New Roman"/>
          <w:sz w:val="28"/>
          <w:szCs w:val="28"/>
        </w:rPr>
        <w:t>П</w:t>
      </w:r>
      <w:r w:rsidR="00583EEE" w:rsidRPr="006571EB">
        <w:rPr>
          <w:rFonts w:ascii="Times New Roman" w:hAnsi="Times New Roman" w:cs="Times New Roman"/>
          <w:sz w:val="28"/>
          <w:szCs w:val="28"/>
        </w:rPr>
        <w:t>редусмотреть</w:t>
      </w:r>
      <w:r w:rsidR="00583EEE">
        <w:rPr>
          <w:rFonts w:ascii="Times New Roman" w:hAnsi="Times New Roman" w:cs="Times New Roman"/>
          <w:sz w:val="28"/>
          <w:szCs w:val="28"/>
        </w:rPr>
        <w:t xml:space="preserve"> </w:t>
      </w:r>
      <w:r w:rsidR="00583EEE" w:rsidRPr="006571EB">
        <w:rPr>
          <w:rFonts w:ascii="Times New Roman" w:hAnsi="Times New Roman" w:cs="Times New Roman"/>
          <w:sz w:val="28"/>
          <w:szCs w:val="28"/>
        </w:rPr>
        <w:t xml:space="preserve">правовую модель </w:t>
      </w:r>
      <w:proofErr w:type="spellStart"/>
      <w:r w:rsidR="00583EEE" w:rsidRPr="006571EB">
        <w:rPr>
          <w:rFonts w:ascii="Times New Roman" w:hAnsi="Times New Roman" w:cs="Times New Roman"/>
          <w:sz w:val="28"/>
          <w:szCs w:val="28"/>
        </w:rPr>
        <w:t>криптоплатформы</w:t>
      </w:r>
      <w:proofErr w:type="spellEnd"/>
      <w:r w:rsidR="00583EEE" w:rsidRPr="006571EB">
        <w:rPr>
          <w:rFonts w:ascii="Times New Roman" w:hAnsi="Times New Roman" w:cs="Times New Roman"/>
          <w:sz w:val="28"/>
          <w:szCs w:val="28"/>
        </w:rPr>
        <w:t>, с использованием которой могут обращатьс</w:t>
      </w:r>
      <w:r w:rsidR="00583EEE" w:rsidRPr="00FD480A">
        <w:rPr>
          <w:rFonts w:ascii="Times New Roman" w:hAnsi="Times New Roman" w:cs="Times New Roman"/>
          <w:sz w:val="28"/>
          <w:szCs w:val="28"/>
        </w:rPr>
        <w:t>я различные виды криптоактивов, и которая</w:t>
      </w:r>
      <w:r w:rsidR="00583EEE" w:rsidRPr="00B22B37">
        <w:rPr>
          <w:rFonts w:ascii="Times New Roman" w:hAnsi="Times New Roman" w:cs="Times New Roman"/>
          <w:sz w:val="28"/>
          <w:szCs w:val="28"/>
        </w:rPr>
        <w:t xml:space="preserve"> может функционировать в составе единой безопасной цифровой экосистемы по модели централизованных финансов с компонентами децентрализованных финансов (далее – единая </w:t>
      </w:r>
      <w:proofErr w:type="spellStart"/>
      <w:r w:rsidR="00583EEE" w:rsidRPr="00B22B37">
        <w:rPr>
          <w:rFonts w:ascii="Times New Roman" w:hAnsi="Times New Roman" w:cs="Times New Roman"/>
          <w:sz w:val="28"/>
          <w:szCs w:val="28"/>
        </w:rPr>
        <w:t>криптоплатформа</w:t>
      </w:r>
      <w:proofErr w:type="spellEnd"/>
      <w:r w:rsidR="00583EEE" w:rsidRPr="00B22B37">
        <w:rPr>
          <w:rFonts w:ascii="Times New Roman" w:hAnsi="Times New Roman" w:cs="Times New Roman"/>
          <w:sz w:val="28"/>
          <w:szCs w:val="28"/>
        </w:rPr>
        <w:t xml:space="preserve">). </w:t>
      </w:r>
    </w:p>
    <w:p w14:paraId="125959A7" w14:textId="77777777" w:rsidR="00583EEE" w:rsidRPr="00153BD6" w:rsidRDefault="00583EEE" w:rsidP="00583EE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качестве п</w:t>
      </w:r>
      <w:r w:rsidRPr="00153BD6">
        <w:rPr>
          <w:rFonts w:ascii="Times New Roman" w:hAnsi="Times New Roman" w:cs="Times New Roman"/>
          <w:sz w:val="28"/>
          <w:szCs w:val="28"/>
        </w:rPr>
        <w:t>араметр</w:t>
      </w:r>
      <w:r>
        <w:rPr>
          <w:rFonts w:ascii="Times New Roman" w:hAnsi="Times New Roman" w:cs="Times New Roman"/>
          <w:sz w:val="28"/>
          <w:szCs w:val="28"/>
        </w:rPr>
        <w:t>ов</w:t>
      </w:r>
      <w:r w:rsidRPr="00153BD6">
        <w:rPr>
          <w:rFonts w:ascii="Times New Roman" w:hAnsi="Times New Roman" w:cs="Times New Roman"/>
          <w:sz w:val="28"/>
          <w:szCs w:val="28"/>
        </w:rPr>
        <w:t xml:space="preserve"> безопасной и эффективной правовой модели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w:t>
      </w:r>
      <w:r>
        <w:rPr>
          <w:rFonts w:ascii="Times New Roman" w:hAnsi="Times New Roman" w:cs="Times New Roman"/>
          <w:sz w:val="28"/>
          <w:szCs w:val="28"/>
        </w:rPr>
        <w:t>определить</w:t>
      </w:r>
      <w:r w:rsidRPr="00153BD6">
        <w:rPr>
          <w:rFonts w:ascii="Times New Roman" w:hAnsi="Times New Roman" w:cs="Times New Roman"/>
          <w:sz w:val="28"/>
          <w:szCs w:val="28"/>
        </w:rPr>
        <w:t xml:space="preserve">: наличие возможности регулирования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классическими методами правового регулирования; возможность выпуска, учета и обращения в </w:t>
      </w:r>
      <w:proofErr w:type="spellStart"/>
      <w:r w:rsidRPr="00153BD6">
        <w:rPr>
          <w:rFonts w:ascii="Times New Roman" w:hAnsi="Times New Roman" w:cs="Times New Roman"/>
          <w:sz w:val="28"/>
          <w:szCs w:val="28"/>
        </w:rPr>
        <w:t>криптоплатформе</w:t>
      </w:r>
      <w:proofErr w:type="spellEnd"/>
      <w:r w:rsidRPr="00153BD6">
        <w:rPr>
          <w:rFonts w:ascii="Times New Roman" w:hAnsi="Times New Roman" w:cs="Times New Roman"/>
          <w:sz w:val="28"/>
          <w:szCs w:val="28"/>
        </w:rPr>
        <w:t xml:space="preserve"> различных видов криптоактивов; обеспечение </w:t>
      </w:r>
      <w:r w:rsidRPr="00DD657A">
        <w:rPr>
          <w:rFonts w:ascii="Times New Roman" w:hAnsi="Times New Roman" w:cs="Times New Roman"/>
          <w:sz w:val="28"/>
          <w:szCs w:val="28"/>
        </w:rPr>
        <w:t>безопасной интеграции</w:t>
      </w:r>
      <w:r w:rsidRPr="00153BD6">
        <w:rPr>
          <w:rFonts w:ascii="Times New Roman" w:hAnsi="Times New Roman" w:cs="Times New Roman"/>
          <w:sz w:val="28"/>
          <w:szCs w:val="28"/>
        </w:rPr>
        <w:t xml:space="preserve"> отдельно взятой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с иными цифровыми платформами.</w:t>
      </w:r>
    </w:p>
    <w:p w14:paraId="08D128C6" w14:textId="77777777" w:rsidR="00583EEE" w:rsidRPr="00B22B37" w:rsidRDefault="00583EEE" w:rsidP="00583EE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В рамках правового регулирования деятельности единой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в РФ определены:</w:t>
      </w:r>
    </w:p>
    <w:p w14:paraId="5B15E3E2" w14:textId="77777777" w:rsidR="00583EEE" w:rsidRPr="003C31F1" w:rsidRDefault="00583EEE" w:rsidP="00583E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27F05">
        <w:rPr>
          <w:rFonts w:ascii="Times New Roman" w:hAnsi="Times New Roman" w:cs="Times New Roman"/>
          <w:sz w:val="28"/>
          <w:szCs w:val="28"/>
        </w:rPr>
        <w:t xml:space="preserve"> порядок совершения сделок в </w:t>
      </w:r>
      <w:r>
        <w:rPr>
          <w:rFonts w:ascii="Times New Roman" w:hAnsi="Times New Roman" w:cs="Times New Roman"/>
          <w:sz w:val="28"/>
          <w:szCs w:val="28"/>
        </w:rPr>
        <w:t xml:space="preserve">единой </w:t>
      </w:r>
      <w:proofErr w:type="spellStart"/>
      <w:r w:rsidRPr="00127F05">
        <w:rPr>
          <w:rFonts w:ascii="Times New Roman" w:hAnsi="Times New Roman" w:cs="Times New Roman"/>
          <w:sz w:val="28"/>
          <w:szCs w:val="28"/>
        </w:rPr>
        <w:t>криптоплатформе</w:t>
      </w:r>
      <w:proofErr w:type="spellEnd"/>
      <w:r w:rsidRPr="00127F05">
        <w:rPr>
          <w:rFonts w:ascii="Times New Roman" w:hAnsi="Times New Roman" w:cs="Times New Roman"/>
          <w:sz w:val="28"/>
          <w:szCs w:val="28"/>
        </w:rPr>
        <w:t xml:space="preserve">: порядок и условия </w:t>
      </w:r>
      <w:r w:rsidRPr="003C31F1">
        <w:rPr>
          <w:rFonts w:ascii="Times New Roman" w:hAnsi="Times New Roman" w:cs="Times New Roman"/>
          <w:sz w:val="28"/>
          <w:szCs w:val="28"/>
        </w:rPr>
        <w:t xml:space="preserve">подачи, установления соответствия заявок, направленных пользователями информационной системы; особенности заключения сделок при участи оператора </w:t>
      </w:r>
      <w:proofErr w:type="spellStart"/>
      <w:r w:rsidRPr="003C31F1">
        <w:rPr>
          <w:rFonts w:ascii="Times New Roman" w:hAnsi="Times New Roman" w:cs="Times New Roman"/>
          <w:sz w:val="28"/>
          <w:szCs w:val="28"/>
        </w:rPr>
        <w:t>криптоплатформы</w:t>
      </w:r>
      <w:proofErr w:type="spellEnd"/>
      <w:r w:rsidRPr="003C31F1">
        <w:rPr>
          <w:rFonts w:ascii="Times New Roman" w:hAnsi="Times New Roman" w:cs="Times New Roman"/>
          <w:sz w:val="28"/>
          <w:szCs w:val="28"/>
        </w:rPr>
        <w:t xml:space="preserve"> за свой счет в сделке с криптоактивами в качестве стороны такой сделки в интересах третьих</w:t>
      </w:r>
      <w:r w:rsidRPr="003C31F1">
        <w:rPr>
          <w:rFonts w:ascii="Times New Roman" w:hAnsi="Times New Roman" w:cs="Times New Roman"/>
          <w:sz w:val="26"/>
          <w:szCs w:val="26"/>
        </w:rPr>
        <w:t xml:space="preserve"> лиц. </w:t>
      </w:r>
    </w:p>
    <w:p w14:paraId="71D43887" w14:textId="77777777" w:rsidR="00583EEE" w:rsidRPr="00153BD6" w:rsidRDefault="00583EEE" w:rsidP="00583EEE">
      <w:pPr>
        <w:spacing w:line="360" w:lineRule="auto"/>
        <w:ind w:firstLine="709"/>
        <w:jc w:val="both"/>
        <w:rPr>
          <w:sz w:val="28"/>
          <w:szCs w:val="28"/>
        </w:rPr>
      </w:pPr>
      <w:r w:rsidRPr="00153BD6">
        <w:rPr>
          <w:rFonts w:ascii="Times New Roman" w:hAnsi="Times New Roman" w:cs="Times New Roman"/>
          <w:sz w:val="28"/>
          <w:szCs w:val="28"/>
        </w:rPr>
        <w:t>- </w:t>
      </w:r>
      <w:r w:rsidRPr="00153BD6">
        <w:rPr>
          <w:rFonts w:ascii="Times New Roman" w:hAnsi="Times New Roman" w:cs="Times New Roman"/>
          <w:color w:val="000000"/>
          <w:sz w:val="28"/>
          <w:szCs w:val="28"/>
        </w:rPr>
        <w:t xml:space="preserve">законодательные требования к оператору единой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в зависимости от совершаемых через нее операций: размеру уставного капитала, обеспечению безопасности информационной системы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раскрытию в понятной, лаконичной и нетехнической форме всех существенных источников операционного и технологического риска, а также наличия соответствующих систем управления рисками, профессиональной подготовке </w:t>
      </w:r>
      <w:r w:rsidRPr="00153BD6">
        <w:rPr>
          <w:rFonts w:ascii="Times New Roman" w:hAnsi="Times New Roman" w:cs="Times New Roman"/>
          <w:sz w:val="28"/>
          <w:szCs w:val="28"/>
        </w:rPr>
        <w:t>кадров и др.;</w:t>
      </w:r>
    </w:p>
    <w:p w14:paraId="758994AA" w14:textId="77777777" w:rsidR="00583EEE" w:rsidRPr="00153BD6" w:rsidRDefault="00583EEE" w:rsidP="00583EEE">
      <w:pPr>
        <w:spacing w:line="360" w:lineRule="auto"/>
        <w:ind w:firstLine="709"/>
        <w:jc w:val="both"/>
        <w:rPr>
          <w:sz w:val="28"/>
          <w:szCs w:val="28"/>
        </w:rPr>
      </w:pPr>
      <w:r w:rsidRPr="00153BD6">
        <w:rPr>
          <w:rFonts w:ascii="Times New Roman" w:hAnsi="Times New Roman" w:cs="Times New Roman"/>
          <w:sz w:val="28"/>
          <w:szCs w:val="28"/>
        </w:rPr>
        <w:lastRenderedPageBreak/>
        <w:t xml:space="preserve">- способы защиты средств клиентов при их взаимодействии с единой </w:t>
      </w:r>
      <w:proofErr w:type="spellStart"/>
      <w:r w:rsidRPr="00153BD6">
        <w:rPr>
          <w:rFonts w:ascii="Times New Roman" w:hAnsi="Times New Roman" w:cs="Times New Roman"/>
          <w:sz w:val="28"/>
          <w:szCs w:val="28"/>
        </w:rPr>
        <w:t>криптоплатформой</w:t>
      </w:r>
      <w:proofErr w:type="spellEnd"/>
      <w:r w:rsidRPr="00153BD6">
        <w:rPr>
          <w:rFonts w:ascii="Times New Roman" w:hAnsi="Times New Roman" w:cs="Times New Roman"/>
          <w:sz w:val="28"/>
          <w:szCs w:val="28"/>
        </w:rPr>
        <w:t xml:space="preserve">, в частности, требования о необходимости раздельного хранения активов клиентов, страхованию, членству в саморегулируемой организации и т.д.; </w:t>
      </w:r>
    </w:p>
    <w:p w14:paraId="3A194740" w14:textId="77777777" w:rsidR="00583EEE" w:rsidRDefault="00583EEE" w:rsidP="00583EEE">
      <w:pPr>
        <w:spacing w:line="360" w:lineRule="auto"/>
        <w:ind w:firstLine="709"/>
        <w:jc w:val="both"/>
        <w:rPr>
          <w:rFonts w:ascii="Times New Roman" w:hAnsi="Times New Roman" w:cs="Times New Roman"/>
          <w:sz w:val="28"/>
          <w:szCs w:val="28"/>
        </w:rPr>
      </w:pPr>
      <w:r w:rsidRPr="00F860F1">
        <w:rPr>
          <w:rFonts w:ascii="Times New Roman" w:hAnsi="Times New Roman" w:cs="Times New Roman"/>
          <w:sz w:val="28"/>
          <w:szCs w:val="28"/>
        </w:rPr>
        <w:t>- ответственность единой</w:t>
      </w:r>
      <w:r w:rsidRPr="00B22B37">
        <w:rPr>
          <w:rFonts w:ascii="Times New Roman" w:hAnsi="Times New Roman" w:cs="Times New Roman"/>
          <w:sz w:val="28"/>
          <w:szCs w:val="28"/>
        </w:rPr>
        <w:t xml:space="preserve">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за незаконные операции с криптоактивами клиентов</w:t>
      </w:r>
      <w:r>
        <w:rPr>
          <w:rFonts w:ascii="Times New Roman" w:hAnsi="Times New Roman" w:cs="Times New Roman"/>
          <w:sz w:val="28"/>
          <w:szCs w:val="28"/>
        </w:rPr>
        <w:t>.</w:t>
      </w:r>
    </w:p>
    <w:p w14:paraId="54BACBCD" w14:textId="6137AC8F" w:rsidR="00BC6E5F" w:rsidRPr="0037680B" w:rsidRDefault="00BC6E5F" w:rsidP="00BC6E5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Pr="00127F05">
        <w:rPr>
          <w:rFonts w:ascii="Times New Roman" w:hAnsi="Times New Roman" w:cs="Times New Roman"/>
          <w:sz w:val="28"/>
          <w:szCs w:val="28"/>
        </w:rPr>
        <w:t xml:space="preserve">) Инициировать </w:t>
      </w:r>
      <w:r>
        <w:rPr>
          <w:rFonts w:ascii="Times New Roman" w:hAnsi="Times New Roman" w:cs="Times New Roman"/>
          <w:sz w:val="28"/>
          <w:szCs w:val="28"/>
        </w:rPr>
        <w:t xml:space="preserve">правовую поддержку </w:t>
      </w:r>
      <w:r w:rsidRPr="00127F05">
        <w:rPr>
          <w:rFonts w:ascii="Times New Roman" w:hAnsi="Times New Roman" w:cs="Times New Roman"/>
          <w:sz w:val="28"/>
          <w:szCs w:val="28"/>
        </w:rPr>
        <w:t>разработк</w:t>
      </w:r>
      <w:r>
        <w:rPr>
          <w:rFonts w:ascii="Times New Roman" w:hAnsi="Times New Roman" w:cs="Times New Roman"/>
          <w:sz w:val="28"/>
          <w:szCs w:val="28"/>
        </w:rPr>
        <w:t>и</w:t>
      </w:r>
      <w:r w:rsidRPr="00127F05">
        <w:rPr>
          <w:rFonts w:ascii="Times New Roman" w:hAnsi="Times New Roman" w:cs="Times New Roman"/>
          <w:sz w:val="28"/>
          <w:szCs w:val="28"/>
        </w:rPr>
        <w:t xml:space="preserve"> и запуск</w:t>
      </w:r>
      <w:r>
        <w:rPr>
          <w:rFonts w:ascii="Times New Roman" w:hAnsi="Times New Roman" w:cs="Times New Roman"/>
          <w:sz w:val="28"/>
          <w:szCs w:val="28"/>
        </w:rPr>
        <w:t>а</w:t>
      </w:r>
      <w:r w:rsidRPr="00127F05">
        <w:rPr>
          <w:rFonts w:ascii="Times New Roman" w:hAnsi="Times New Roman" w:cs="Times New Roman"/>
          <w:sz w:val="28"/>
          <w:szCs w:val="28"/>
        </w:rPr>
        <w:t xml:space="preserve"> российскими </w:t>
      </w:r>
      <w:r w:rsidRPr="0037680B">
        <w:rPr>
          <w:rFonts w:ascii="Times New Roman" w:hAnsi="Times New Roman" w:cs="Times New Roman"/>
          <w:sz w:val="28"/>
          <w:szCs w:val="28"/>
        </w:rPr>
        <w:t xml:space="preserve">разработчиками/операторами цифровых платформ децентрализованных информационных сред на базе технологий распределенного реестра, смарт-контрактов (по типам </w:t>
      </w:r>
      <w:r w:rsidRPr="0037680B">
        <w:rPr>
          <w:rFonts w:ascii="Times New Roman" w:hAnsi="Times New Roman" w:cs="Times New Roman"/>
          <w:sz w:val="28"/>
          <w:szCs w:val="28"/>
          <w:lang w:val="en-US"/>
        </w:rPr>
        <w:t>Solana</w:t>
      </w:r>
      <w:r w:rsidRPr="00153BD6">
        <w:rPr>
          <w:rFonts w:ascii="Times New Roman" w:hAnsi="Times New Roman" w:cs="Times New Roman"/>
          <w:sz w:val="28"/>
          <w:szCs w:val="28"/>
        </w:rPr>
        <w:t xml:space="preserve">, </w:t>
      </w:r>
      <w:r w:rsidRPr="0037680B">
        <w:rPr>
          <w:rFonts w:ascii="Times New Roman" w:hAnsi="Times New Roman" w:cs="Times New Roman"/>
          <w:sz w:val="28"/>
          <w:szCs w:val="28"/>
          <w:lang w:val="en-US"/>
        </w:rPr>
        <w:t>Cosmos</w:t>
      </w:r>
      <w:r w:rsidRPr="00153BD6">
        <w:rPr>
          <w:rFonts w:ascii="Times New Roman" w:hAnsi="Times New Roman" w:cs="Times New Roman"/>
          <w:sz w:val="28"/>
          <w:szCs w:val="28"/>
        </w:rPr>
        <w:t xml:space="preserve">, </w:t>
      </w:r>
      <w:proofErr w:type="spellStart"/>
      <w:r w:rsidRPr="0037680B">
        <w:rPr>
          <w:rFonts w:ascii="Times New Roman" w:hAnsi="Times New Roman" w:cs="Times New Roman"/>
          <w:sz w:val="28"/>
          <w:szCs w:val="28"/>
          <w:lang w:val="en-US"/>
        </w:rPr>
        <w:t>Polkadot</w:t>
      </w:r>
      <w:proofErr w:type="spellEnd"/>
      <w:r w:rsidRPr="00153BD6">
        <w:rPr>
          <w:rFonts w:ascii="Times New Roman" w:hAnsi="Times New Roman" w:cs="Times New Roman"/>
          <w:sz w:val="28"/>
          <w:szCs w:val="28"/>
        </w:rPr>
        <w:t xml:space="preserve">, </w:t>
      </w:r>
      <w:r w:rsidRPr="0037680B">
        <w:rPr>
          <w:rFonts w:ascii="Times New Roman" w:hAnsi="Times New Roman" w:cs="Times New Roman"/>
          <w:sz w:val="28"/>
          <w:szCs w:val="28"/>
          <w:lang w:val="en-US"/>
        </w:rPr>
        <w:t>Avalanche</w:t>
      </w:r>
      <w:r w:rsidRPr="00153BD6">
        <w:rPr>
          <w:rFonts w:ascii="Times New Roman" w:hAnsi="Times New Roman" w:cs="Times New Roman"/>
          <w:sz w:val="28"/>
          <w:szCs w:val="28"/>
        </w:rPr>
        <w:t xml:space="preserve"> </w:t>
      </w:r>
      <w:r w:rsidRPr="0037680B">
        <w:rPr>
          <w:rFonts w:ascii="Times New Roman" w:hAnsi="Times New Roman" w:cs="Times New Roman"/>
          <w:sz w:val="28"/>
          <w:szCs w:val="28"/>
        </w:rPr>
        <w:t>и др.).</w:t>
      </w:r>
    </w:p>
    <w:p w14:paraId="1D2955A9" w14:textId="77777777" w:rsidR="00BC6E5F" w:rsidRPr="0037680B" w:rsidRDefault="00BC6E5F" w:rsidP="00BC6E5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37680B">
        <w:rPr>
          <w:rFonts w:ascii="Times New Roman" w:hAnsi="Times New Roman" w:cs="Times New Roman"/>
          <w:sz w:val="28"/>
          <w:szCs w:val="28"/>
        </w:rPr>
        <w:t xml:space="preserve">роработать вопросы фидуциарной ответственности разработчиков децентрализованных информационных сред.  </w:t>
      </w:r>
    </w:p>
    <w:p w14:paraId="55C7F43C" w14:textId="54BD55CC" w:rsidR="00BC6E5F" w:rsidRDefault="00BC6E5F" w:rsidP="00BC6E5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Предусмотреть специальные </w:t>
      </w:r>
      <w:r w:rsidRPr="0037680B">
        <w:rPr>
          <w:rFonts w:ascii="Times New Roman" w:hAnsi="Times New Roman" w:cs="Times New Roman"/>
          <w:sz w:val="28"/>
          <w:szCs w:val="28"/>
        </w:rPr>
        <w:t xml:space="preserve">требования к управлению операционными рисками поднадзорными организациями, использующими публичные </w:t>
      </w:r>
      <w:proofErr w:type="spellStart"/>
      <w:r w:rsidRPr="0037680B">
        <w:rPr>
          <w:rFonts w:ascii="Times New Roman" w:hAnsi="Times New Roman" w:cs="Times New Roman"/>
          <w:sz w:val="28"/>
          <w:szCs w:val="28"/>
        </w:rPr>
        <w:t>блокчейны</w:t>
      </w:r>
      <w:proofErr w:type="spellEnd"/>
      <w:r w:rsidRPr="0037680B">
        <w:rPr>
          <w:rFonts w:ascii="Times New Roman" w:hAnsi="Times New Roman" w:cs="Times New Roman"/>
          <w:sz w:val="28"/>
          <w:szCs w:val="28"/>
        </w:rPr>
        <w:t xml:space="preserve">. </w:t>
      </w:r>
      <w:r>
        <w:rPr>
          <w:rFonts w:ascii="Times New Roman" w:hAnsi="Times New Roman" w:cs="Times New Roman"/>
          <w:sz w:val="28"/>
          <w:szCs w:val="28"/>
        </w:rPr>
        <w:t>К числу таких требований</w:t>
      </w:r>
      <w:r w:rsidRPr="0037680B">
        <w:rPr>
          <w:rFonts w:ascii="Times New Roman" w:hAnsi="Times New Roman" w:cs="Times New Roman"/>
          <w:sz w:val="28"/>
          <w:szCs w:val="28"/>
        </w:rPr>
        <w:t xml:space="preserve"> могут относиться одновременный учет требований владельцев криптоактивов в </w:t>
      </w:r>
      <w:proofErr w:type="spellStart"/>
      <w:r w:rsidRPr="0037680B">
        <w:rPr>
          <w:rFonts w:ascii="Times New Roman" w:hAnsi="Times New Roman" w:cs="Times New Roman"/>
          <w:sz w:val="28"/>
          <w:szCs w:val="28"/>
        </w:rPr>
        <w:t>блокчейне</w:t>
      </w:r>
      <w:proofErr w:type="spellEnd"/>
      <w:r w:rsidRPr="0037680B">
        <w:rPr>
          <w:rFonts w:ascii="Times New Roman" w:hAnsi="Times New Roman" w:cs="Times New Roman"/>
          <w:sz w:val="28"/>
          <w:szCs w:val="28"/>
        </w:rPr>
        <w:t xml:space="preserve"> и во внешней базе данных, выбор резервной </w:t>
      </w:r>
      <w:proofErr w:type="spellStart"/>
      <w:r w:rsidRPr="0037680B">
        <w:rPr>
          <w:rFonts w:ascii="Times New Roman" w:hAnsi="Times New Roman" w:cs="Times New Roman"/>
          <w:sz w:val="28"/>
          <w:szCs w:val="28"/>
        </w:rPr>
        <w:t>блокчейн</w:t>
      </w:r>
      <w:proofErr w:type="spellEnd"/>
      <w:r w:rsidRPr="0037680B">
        <w:rPr>
          <w:rFonts w:ascii="Times New Roman" w:hAnsi="Times New Roman" w:cs="Times New Roman"/>
          <w:sz w:val="28"/>
          <w:szCs w:val="28"/>
        </w:rPr>
        <w:t>-инфраструктуры и др.</w:t>
      </w:r>
      <w:r>
        <w:rPr>
          <w:rStyle w:val="a5"/>
          <w:rFonts w:ascii="Times New Roman" w:hAnsi="Times New Roman" w:cs="Times New Roman"/>
          <w:sz w:val="28"/>
          <w:szCs w:val="28"/>
        </w:rPr>
        <w:footnoteReference w:id="10"/>
      </w:r>
      <w:r>
        <w:rPr>
          <w:rFonts w:ascii="Times New Roman" w:hAnsi="Times New Roman" w:cs="Times New Roman"/>
          <w:sz w:val="28"/>
          <w:szCs w:val="28"/>
        </w:rPr>
        <w:t>.</w:t>
      </w:r>
    </w:p>
    <w:p w14:paraId="59481CA3" w14:textId="6D3B4685" w:rsidR="00BC6E5F" w:rsidRPr="00153BD6" w:rsidRDefault="00BC6E5F" w:rsidP="00BC6E5F">
      <w:pPr>
        <w:spacing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lang w:eastAsia="ru-RU"/>
        </w:rPr>
        <w:t>5</w:t>
      </w:r>
      <w:r w:rsidRPr="0037680B">
        <w:rPr>
          <w:rFonts w:ascii="Times New Roman" w:eastAsia="Times New Roman" w:hAnsi="Times New Roman" w:cs="Times New Roman"/>
          <w:sz w:val="28"/>
          <w:szCs w:val="28"/>
          <w:lang w:eastAsia="ru-RU"/>
        </w:rPr>
        <w:t xml:space="preserve">) </w:t>
      </w:r>
      <w:r w:rsidRPr="00153BD6">
        <w:rPr>
          <w:rFonts w:ascii="Times New Roman" w:hAnsi="Times New Roman" w:cs="Times New Roman"/>
          <w:sz w:val="28"/>
          <w:szCs w:val="28"/>
        </w:rPr>
        <w:t xml:space="preserve">Определить </w:t>
      </w:r>
      <w:r>
        <w:rPr>
          <w:rFonts w:ascii="Times New Roman" w:hAnsi="Times New Roman" w:cs="Times New Roman"/>
          <w:sz w:val="28"/>
          <w:szCs w:val="28"/>
        </w:rPr>
        <w:t>на уровне закона</w:t>
      </w:r>
      <w:r w:rsidRPr="00153BD6" w:rsidDel="002A3640">
        <w:rPr>
          <w:rFonts w:ascii="Times New Roman" w:hAnsi="Times New Roman" w:cs="Times New Roman"/>
          <w:sz w:val="28"/>
          <w:szCs w:val="28"/>
        </w:rPr>
        <w:t xml:space="preserve"> </w:t>
      </w:r>
      <w:r w:rsidRPr="00153BD6">
        <w:rPr>
          <w:rFonts w:ascii="Times New Roman" w:hAnsi="Times New Roman" w:cs="Times New Roman"/>
          <w:sz w:val="28"/>
          <w:szCs w:val="28"/>
        </w:rPr>
        <w:t xml:space="preserve">ключевые элементы инфраструктуры цифрового сегмента финансового рынка: смарт-контракты, межсетевые мосты, поставщики данных и др., предусмотреть соответствующие требования для их использования финансовыми организациями. </w:t>
      </w:r>
    </w:p>
    <w:p w14:paraId="3E7F8FFA" w14:textId="1883B900" w:rsidR="00BC6E5F" w:rsidRDefault="00BC6E5F" w:rsidP="00BC6E5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w:t>
      </w:r>
      <w:r w:rsidRPr="00153BD6">
        <w:rPr>
          <w:rFonts w:ascii="Times New Roman" w:hAnsi="Times New Roman" w:cs="Times New Roman"/>
          <w:sz w:val="28"/>
          <w:szCs w:val="28"/>
        </w:rPr>
        <w:t xml:space="preserve">беспечить возможность использования указанной инфраструктуры финансовыми организациями: заключения сделок с использованием смарт-контрактов, возможность управляющих компаний паевых инвестиционных фондов </w:t>
      </w:r>
      <w:proofErr w:type="spellStart"/>
      <w:r w:rsidRPr="00153BD6">
        <w:rPr>
          <w:rFonts w:ascii="Times New Roman" w:hAnsi="Times New Roman" w:cs="Times New Roman"/>
          <w:sz w:val="28"/>
          <w:szCs w:val="28"/>
        </w:rPr>
        <w:t>токенизировать</w:t>
      </w:r>
      <w:proofErr w:type="spellEnd"/>
      <w:r w:rsidRPr="00153BD6">
        <w:rPr>
          <w:rFonts w:ascii="Times New Roman" w:hAnsi="Times New Roman" w:cs="Times New Roman"/>
          <w:sz w:val="28"/>
          <w:szCs w:val="28"/>
        </w:rPr>
        <w:t xml:space="preserve"> паи паевых инвестиционных фондов и др. </w:t>
      </w:r>
    </w:p>
    <w:p w14:paraId="16ECF422" w14:textId="77777777" w:rsidR="00583EEE" w:rsidRDefault="00583EEE" w:rsidP="00583EEE">
      <w:pPr>
        <w:spacing w:line="360" w:lineRule="auto"/>
        <w:rPr>
          <w:rFonts w:ascii="Times New Roman" w:hAnsi="Times New Roman" w:cs="Times New Roman"/>
          <w:b/>
          <w:sz w:val="26"/>
        </w:rPr>
      </w:pPr>
    </w:p>
    <w:p w14:paraId="09132182" w14:textId="010B0350" w:rsidR="00583EEE" w:rsidRPr="00583EEE" w:rsidRDefault="00583EEE" w:rsidP="00AE2F69">
      <w:pPr>
        <w:spacing w:line="360" w:lineRule="auto"/>
        <w:ind w:firstLine="709"/>
        <w:rPr>
          <w:rFonts w:ascii="Times New Roman" w:hAnsi="Times New Roman" w:cs="Times New Roman"/>
          <w:b/>
          <w:sz w:val="26"/>
        </w:rPr>
      </w:pPr>
      <w:r>
        <w:rPr>
          <w:rFonts w:ascii="Times New Roman" w:hAnsi="Times New Roman" w:cs="Times New Roman"/>
          <w:b/>
          <w:sz w:val="26"/>
        </w:rPr>
        <w:t xml:space="preserve">2) </w:t>
      </w:r>
      <w:r w:rsidRPr="00583EEE">
        <w:rPr>
          <w:rFonts w:ascii="Times New Roman" w:hAnsi="Times New Roman" w:cs="Times New Roman"/>
          <w:b/>
          <w:sz w:val="26"/>
        </w:rPr>
        <w:t>Для</w:t>
      </w:r>
      <w:r>
        <w:rPr>
          <w:rFonts w:ascii="Times New Roman" w:hAnsi="Times New Roman" w:cs="Times New Roman"/>
          <w:b/>
          <w:sz w:val="26"/>
        </w:rPr>
        <w:t xml:space="preserve"> ц</w:t>
      </w:r>
      <w:r w:rsidRPr="00583EEE">
        <w:rPr>
          <w:rFonts w:ascii="Times New Roman" w:hAnsi="Times New Roman" w:cs="Times New Roman"/>
          <w:b/>
          <w:sz w:val="26"/>
        </w:rPr>
        <w:t>ифрово</w:t>
      </w:r>
      <w:r w:rsidR="00E1692E">
        <w:rPr>
          <w:rFonts w:ascii="Times New Roman" w:hAnsi="Times New Roman" w:cs="Times New Roman"/>
          <w:b/>
          <w:sz w:val="26"/>
        </w:rPr>
        <w:t>го</w:t>
      </w:r>
      <w:r w:rsidRPr="00583EEE">
        <w:rPr>
          <w:rFonts w:ascii="Times New Roman" w:hAnsi="Times New Roman" w:cs="Times New Roman"/>
          <w:b/>
          <w:sz w:val="26"/>
        </w:rPr>
        <w:t xml:space="preserve"> рубл</w:t>
      </w:r>
      <w:r w:rsidR="00BC6E5F">
        <w:rPr>
          <w:rFonts w:ascii="Times New Roman" w:hAnsi="Times New Roman" w:cs="Times New Roman"/>
          <w:b/>
          <w:sz w:val="26"/>
        </w:rPr>
        <w:t xml:space="preserve">я </w:t>
      </w:r>
    </w:p>
    <w:p w14:paraId="35B9975C" w14:textId="77777777" w:rsidR="00AE2F69" w:rsidRDefault="00AE2F69" w:rsidP="00AE2F69">
      <w:pPr>
        <w:spacing w:line="360" w:lineRule="auto"/>
        <w:ind w:firstLine="709"/>
        <w:jc w:val="both"/>
        <w:rPr>
          <w:rFonts w:ascii="Times New Roman" w:hAnsi="Times New Roman"/>
          <w:i/>
          <w:sz w:val="28"/>
          <w:szCs w:val="28"/>
        </w:rPr>
      </w:pPr>
      <w:r>
        <w:rPr>
          <w:rFonts w:ascii="Times New Roman" w:hAnsi="Times New Roman"/>
          <w:i/>
          <w:sz w:val="28"/>
          <w:szCs w:val="28"/>
        </w:rPr>
        <w:lastRenderedPageBreak/>
        <w:t>1</w:t>
      </w:r>
      <w:r w:rsidRPr="002A4AC3">
        <w:rPr>
          <w:rFonts w:ascii="Times New Roman" w:hAnsi="Times New Roman"/>
          <w:i/>
          <w:sz w:val="28"/>
          <w:szCs w:val="28"/>
        </w:rPr>
        <w:t>)</w:t>
      </w:r>
      <w:r w:rsidRPr="002A4AC3">
        <w:rPr>
          <w:rFonts w:ascii="Times New Roman" w:hAnsi="Times New Roman" w:cs="Times New Roman"/>
          <w:i/>
          <w:sz w:val="28"/>
          <w:szCs w:val="28"/>
        </w:rPr>
        <w:t xml:space="preserve"> Определить </w:t>
      </w:r>
      <w:r>
        <w:rPr>
          <w:rFonts w:ascii="Times New Roman" w:hAnsi="Times New Roman"/>
          <w:i/>
          <w:sz w:val="28"/>
          <w:szCs w:val="28"/>
        </w:rPr>
        <w:t>правовую природу</w:t>
      </w:r>
      <w:r w:rsidRPr="002A4AC3">
        <w:rPr>
          <w:rFonts w:ascii="Times New Roman" w:hAnsi="Times New Roman" w:cs="Times New Roman"/>
          <w:i/>
          <w:sz w:val="28"/>
          <w:szCs w:val="28"/>
        </w:rPr>
        <w:t xml:space="preserve"> цифрового рубля как </w:t>
      </w:r>
      <w:r>
        <w:rPr>
          <w:rFonts w:ascii="Times New Roman" w:hAnsi="Times New Roman"/>
          <w:i/>
          <w:sz w:val="28"/>
          <w:szCs w:val="28"/>
        </w:rPr>
        <w:t xml:space="preserve">формы денег, вида криптоактива </w:t>
      </w:r>
      <w:r w:rsidRPr="002A4AC3">
        <w:rPr>
          <w:rFonts w:ascii="Times New Roman" w:hAnsi="Times New Roman" w:cs="Times New Roman"/>
          <w:i/>
          <w:sz w:val="28"/>
          <w:szCs w:val="28"/>
        </w:rPr>
        <w:t>в ГК РФ</w:t>
      </w:r>
    </w:p>
    <w:p w14:paraId="2BF0812F" w14:textId="77777777" w:rsidR="00AE2F69" w:rsidRPr="002A4AC3" w:rsidRDefault="00AE2F69" w:rsidP="00AE2F69">
      <w:pPr>
        <w:spacing w:line="360" w:lineRule="auto"/>
        <w:ind w:firstLine="709"/>
        <w:jc w:val="both"/>
        <w:rPr>
          <w:rFonts w:ascii="Times New Roman" w:hAnsi="Times New Roman" w:cs="Times New Roman"/>
          <w:i/>
          <w:sz w:val="28"/>
          <w:szCs w:val="28"/>
          <w:u w:val="single"/>
        </w:rPr>
      </w:pPr>
      <w:r>
        <w:rPr>
          <w:rFonts w:ascii="Times New Roman" w:hAnsi="Times New Roman"/>
          <w:i/>
          <w:sz w:val="28"/>
          <w:szCs w:val="28"/>
        </w:rPr>
        <w:t xml:space="preserve">- </w:t>
      </w:r>
      <w:r w:rsidRPr="002A4AC3">
        <w:rPr>
          <w:rFonts w:ascii="Times New Roman" w:hAnsi="Times New Roman"/>
          <w:i/>
          <w:sz w:val="28"/>
          <w:szCs w:val="28"/>
          <w:u w:val="single"/>
        </w:rPr>
        <w:t xml:space="preserve">как </w:t>
      </w:r>
      <w:r w:rsidRPr="002A4AC3">
        <w:rPr>
          <w:rFonts w:ascii="Times New Roman" w:hAnsi="Times New Roman" w:cs="Times New Roman"/>
          <w:i/>
          <w:sz w:val="28"/>
          <w:szCs w:val="28"/>
          <w:u w:val="single"/>
        </w:rPr>
        <w:t xml:space="preserve">формы денег </w:t>
      </w:r>
    </w:p>
    <w:p w14:paraId="4498BCF8"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Цифровой рубль является прямым обязательством Банка России и универсальным средством исполнения обязательств, требует особого подхода к его регулированию как денег в системе объектов гражданского права. </w:t>
      </w:r>
    </w:p>
    <w:p w14:paraId="32964837"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Его отнесение к имущественному праву по ст. 128 ГК РФ является недостаточным, поскольку не отражает его денежную природу (как не требующего одобрения средства исполнения денежных обязательств).</w:t>
      </w:r>
    </w:p>
    <w:p w14:paraId="4A5D42D1" w14:textId="66BDFED1"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В связи с этим </w:t>
      </w:r>
      <w:del w:id="33" w:author="Ирина Коржова" w:date="2026-04-10T16:49:00Z">
        <w:r w:rsidRPr="002A4AC3" w:rsidDel="004911D4">
          <w:rPr>
            <w:rFonts w:ascii="Times New Roman" w:hAnsi="Times New Roman" w:cs="Times New Roman"/>
            <w:sz w:val="28"/>
            <w:szCs w:val="28"/>
          </w:rPr>
          <w:delText xml:space="preserve">наряду с информацией </w:delText>
        </w:r>
      </w:del>
      <w:r w:rsidRPr="002A4AC3">
        <w:rPr>
          <w:rFonts w:ascii="Times New Roman" w:hAnsi="Times New Roman" w:cs="Times New Roman"/>
          <w:sz w:val="28"/>
          <w:szCs w:val="28"/>
        </w:rPr>
        <w:t xml:space="preserve">целесообразно закрепить в ст. 128 ГК РФ правовой режим денег как особого объекта гражданских прав. </w:t>
      </w:r>
    </w:p>
    <w:p w14:paraId="76D927C9" w14:textId="77777777" w:rsidR="00AE2F69" w:rsidRPr="002A4AC3" w:rsidRDefault="00AE2F69" w:rsidP="00AE2F69">
      <w:pPr>
        <w:spacing w:line="360" w:lineRule="auto"/>
        <w:ind w:firstLine="709"/>
        <w:jc w:val="both"/>
        <w:rPr>
          <w:rFonts w:ascii="Times New Roman" w:hAnsi="Times New Roman" w:cs="Times New Roman"/>
          <w:i/>
          <w:sz w:val="28"/>
          <w:szCs w:val="28"/>
        </w:rPr>
      </w:pPr>
      <w:r>
        <w:rPr>
          <w:rFonts w:ascii="Times New Roman" w:hAnsi="Times New Roman"/>
          <w:i/>
          <w:sz w:val="28"/>
          <w:szCs w:val="28"/>
        </w:rPr>
        <w:t>- как вида криптоактива</w:t>
      </w:r>
      <w:r w:rsidRPr="002A4AC3">
        <w:rPr>
          <w:rFonts w:ascii="Times New Roman" w:hAnsi="Times New Roman" w:cs="Times New Roman"/>
          <w:i/>
          <w:sz w:val="28"/>
          <w:szCs w:val="28"/>
        </w:rPr>
        <w:t xml:space="preserve"> </w:t>
      </w:r>
    </w:p>
    <w:p w14:paraId="03D83E63"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Цифровой рубль, являясь особым видом цифровой информации, требует формирования специального правового режима для него как объекта гражданских прав. Правовой режим цифрового рубля должен учитывать специфику доступа к нему и распоряжения им через платформу цифрового рубля, включая возможность обладателей цифрового рубля использовать цифровой рубль в онлайн- и офлайн-режимах.</w:t>
      </w:r>
    </w:p>
    <w:p w14:paraId="19DE12E4" w14:textId="77777777" w:rsidR="00AE2F69" w:rsidRDefault="00AE2F69" w:rsidP="00AE2F69">
      <w:pPr>
        <w:spacing w:line="360" w:lineRule="auto"/>
        <w:ind w:firstLine="709"/>
        <w:jc w:val="both"/>
        <w:rPr>
          <w:rFonts w:ascii="Times New Roman" w:hAnsi="Times New Roman"/>
          <w:sz w:val="28"/>
          <w:szCs w:val="28"/>
        </w:rPr>
      </w:pPr>
      <w:r w:rsidRPr="002A4AC3">
        <w:rPr>
          <w:rFonts w:ascii="Times New Roman" w:hAnsi="Times New Roman" w:cs="Times New Roman"/>
          <w:sz w:val="28"/>
          <w:szCs w:val="28"/>
        </w:rPr>
        <w:t xml:space="preserve">Закрепление в ГК РФ правовой природы цифрового рубля как информации создаст правовую основу для его интеграции в качестве актива с информационной системой оператора ЦФА, иными цифровыми платформами, </w:t>
      </w:r>
      <w:proofErr w:type="spellStart"/>
      <w:r w:rsidRPr="002A4AC3">
        <w:rPr>
          <w:rFonts w:ascii="Times New Roman" w:hAnsi="Times New Roman" w:cs="Times New Roman"/>
          <w:sz w:val="28"/>
          <w:szCs w:val="28"/>
        </w:rPr>
        <w:t>токенизированными</w:t>
      </w:r>
      <w:proofErr w:type="spellEnd"/>
      <w:r w:rsidRPr="002A4AC3">
        <w:rPr>
          <w:rFonts w:ascii="Times New Roman" w:hAnsi="Times New Roman" w:cs="Times New Roman"/>
          <w:sz w:val="28"/>
          <w:szCs w:val="28"/>
        </w:rPr>
        <w:t xml:space="preserve"> активами и другими инструментами на основе цифровых технологий.</w:t>
      </w:r>
    </w:p>
    <w:p w14:paraId="77876DC5" w14:textId="77777777" w:rsidR="00AE2F69" w:rsidRDefault="00AE2F69" w:rsidP="00AE2F69">
      <w:pPr>
        <w:spacing w:line="360" w:lineRule="auto"/>
        <w:ind w:firstLine="709"/>
        <w:jc w:val="both"/>
        <w:rPr>
          <w:rFonts w:ascii="Times New Roman" w:hAnsi="Times New Roman"/>
          <w:sz w:val="28"/>
          <w:szCs w:val="28"/>
        </w:rPr>
      </w:pPr>
      <w:r>
        <w:rPr>
          <w:rFonts w:ascii="Times New Roman" w:hAnsi="Times New Roman"/>
          <w:i/>
          <w:sz w:val="28"/>
          <w:szCs w:val="28"/>
        </w:rPr>
        <w:t>2</w:t>
      </w:r>
      <w:r w:rsidRPr="002A4AC3">
        <w:rPr>
          <w:rFonts w:ascii="Times New Roman" w:hAnsi="Times New Roman"/>
          <w:i/>
          <w:sz w:val="28"/>
          <w:szCs w:val="28"/>
        </w:rPr>
        <w:t>)</w:t>
      </w:r>
      <w:r>
        <w:rPr>
          <w:rFonts w:ascii="Times New Roman" w:hAnsi="Times New Roman"/>
          <w:sz w:val="28"/>
          <w:szCs w:val="28"/>
        </w:rPr>
        <w:t xml:space="preserve"> </w:t>
      </w:r>
      <w:r w:rsidRPr="002A4AC3">
        <w:rPr>
          <w:rFonts w:ascii="Times New Roman" w:hAnsi="Times New Roman"/>
          <w:sz w:val="28"/>
          <w:szCs w:val="28"/>
        </w:rPr>
        <w:t>В целях создания единой цифровой экосистемы на основе технологий криптографии включить в закон о ЦФА положения, касающиеся использования цифрового рубля для расчетов по операциям с частными цифровыми активами, например, по механизму «поставка против платежа» (</w:t>
      </w:r>
      <w:proofErr w:type="spellStart"/>
      <w:r w:rsidRPr="002A4AC3">
        <w:rPr>
          <w:rFonts w:ascii="Times New Roman" w:hAnsi="Times New Roman"/>
          <w:sz w:val="28"/>
          <w:szCs w:val="28"/>
        </w:rPr>
        <w:t>DvP</w:t>
      </w:r>
      <w:proofErr w:type="spellEnd"/>
      <w:r w:rsidRPr="002A4AC3">
        <w:rPr>
          <w:rFonts w:ascii="Times New Roman" w:hAnsi="Times New Roman"/>
          <w:sz w:val="28"/>
          <w:szCs w:val="28"/>
        </w:rPr>
        <w:t>), при котором передача цифрового рубля и ЦФА происходит атомарно, то есть в рамках одной транзакции.</w:t>
      </w:r>
    </w:p>
    <w:p w14:paraId="218B2092" w14:textId="77777777" w:rsidR="00AE2F69" w:rsidRPr="002A4AC3" w:rsidRDefault="00AE2F69" w:rsidP="00AE2F69">
      <w:pPr>
        <w:spacing w:line="360" w:lineRule="auto"/>
        <w:ind w:firstLine="709"/>
        <w:jc w:val="both"/>
        <w:rPr>
          <w:rFonts w:ascii="Times New Roman" w:hAnsi="Times New Roman"/>
          <w:sz w:val="28"/>
          <w:szCs w:val="28"/>
        </w:rPr>
      </w:pPr>
      <w:r>
        <w:rPr>
          <w:rFonts w:ascii="Times New Roman" w:hAnsi="Times New Roman"/>
          <w:sz w:val="28"/>
          <w:szCs w:val="28"/>
        </w:rPr>
        <w:lastRenderedPageBreak/>
        <w:t xml:space="preserve">3) </w:t>
      </w:r>
      <w:r w:rsidRPr="002A4AC3">
        <w:rPr>
          <w:rFonts w:ascii="Times New Roman" w:hAnsi="Times New Roman"/>
          <w:sz w:val="28"/>
          <w:szCs w:val="28"/>
        </w:rPr>
        <w:t xml:space="preserve">Уточнить модель взаимодействия с банками / пользователями … </w:t>
      </w:r>
      <w:r w:rsidRPr="002A4AC3">
        <w:rPr>
          <w:rFonts w:ascii="Times New Roman" w:hAnsi="Times New Roman"/>
          <w:i/>
          <w:sz w:val="28"/>
          <w:szCs w:val="28"/>
        </w:rPr>
        <w:t>Интеграция двухуровневого токена…</w:t>
      </w:r>
      <w:r w:rsidRPr="002A4AC3">
        <w:rPr>
          <w:rFonts w:ascii="Times New Roman" w:hAnsi="Times New Roman"/>
          <w:sz w:val="28"/>
          <w:szCs w:val="28"/>
        </w:rPr>
        <w:t xml:space="preserve"> Цель: </w:t>
      </w:r>
      <w:r w:rsidRPr="002A4AC3">
        <w:rPr>
          <w:rFonts w:ascii="Times New Roman" w:hAnsi="Times New Roman"/>
          <w:i/>
          <w:sz w:val="28"/>
          <w:szCs w:val="28"/>
        </w:rPr>
        <w:t>обеспечить контроль над эмиссией без контроля над пользователями</w:t>
      </w:r>
      <w:r>
        <w:rPr>
          <w:rFonts w:ascii="Times New Roman" w:hAnsi="Times New Roman"/>
          <w:i/>
          <w:sz w:val="28"/>
          <w:szCs w:val="28"/>
        </w:rPr>
        <w:t>… архитектура, которая …</w:t>
      </w:r>
      <w:r w:rsidRPr="002A4AC3">
        <w:rPr>
          <w:rFonts w:ascii="Times New Roman" w:hAnsi="Times New Roman"/>
          <w:i/>
          <w:sz w:val="28"/>
          <w:szCs w:val="28"/>
        </w:rPr>
        <w:t xml:space="preserve"> </w:t>
      </w:r>
    </w:p>
    <w:p w14:paraId="716D3A35"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Исключает прямое взаимодействие центрального банка с конечными пользователями. Все розничные операции (ведение кошельков, KYC, клиентский сервис) осуществляются коммерческими банками, что позволяет использовать их существующую инфраструктуру.</w:t>
      </w:r>
    </w:p>
    <w:p w14:paraId="065EF3CD"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Обеспечивает «</w:t>
      </w:r>
      <w:proofErr w:type="spellStart"/>
      <w:r w:rsidRPr="002A4AC3">
        <w:rPr>
          <w:rFonts w:ascii="Times New Roman" w:hAnsi="Times New Roman" w:cs="Times New Roman"/>
          <w:sz w:val="28"/>
          <w:szCs w:val="28"/>
        </w:rPr>
        <w:t>псевдонимность</w:t>
      </w:r>
      <w:proofErr w:type="spellEnd"/>
      <w:r w:rsidRPr="002A4AC3">
        <w:rPr>
          <w:rFonts w:ascii="Times New Roman" w:hAnsi="Times New Roman" w:cs="Times New Roman"/>
          <w:sz w:val="28"/>
          <w:szCs w:val="28"/>
        </w:rPr>
        <w:t>» пользователей. Персональные данные клиентов известны только их банкам, в то время как в оптовой системе и при розничных транзакциях используются только криптографические идентификаторы.</w:t>
      </w:r>
    </w:p>
    <w:p w14:paraId="03BBAC5C"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При этом центральный банк сохраняет ключевые инструменты контроля в области эмиссии средств: механизм валидации транзакций в режиме реального времени предотвращает «двойную эмиссию» и выпуск розничных токенов сверх объема обеспечения </w:t>
      </w:r>
      <w:proofErr w:type="spellStart"/>
      <w:r w:rsidRPr="002A4AC3">
        <w:rPr>
          <w:rFonts w:ascii="Times New Roman" w:hAnsi="Times New Roman" w:cs="Times New Roman"/>
          <w:sz w:val="28"/>
          <w:szCs w:val="28"/>
        </w:rPr>
        <w:t>wCBDC</w:t>
      </w:r>
      <w:proofErr w:type="spellEnd"/>
      <w:r w:rsidRPr="002A4AC3">
        <w:rPr>
          <w:rFonts w:ascii="Times New Roman" w:hAnsi="Times New Roman" w:cs="Times New Roman"/>
          <w:sz w:val="28"/>
          <w:szCs w:val="28"/>
        </w:rPr>
        <w:t xml:space="preserve">. Кроме того, использование модели UTXO позволяет отследить происхождение любого розничного токена вплоть до исходной эмиссии </w:t>
      </w:r>
      <w:proofErr w:type="spellStart"/>
      <w:r w:rsidRPr="002A4AC3">
        <w:rPr>
          <w:rFonts w:ascii="Times New Roman" w:hAnsi="Times New Roman" w:cs="Times New Roman"/>
          <w:sz w:val="28"/>
          <w:szCs w:val="28"/>
        </w:rPr>
        <w:t>wCBDC</w:t>
      </w:r>
      <w:proofErr w:type="spellEnd"/>
      <w:r w:rsidRPr="002A4AC3">
        <w:rPr>
          <w:rFonts w:ascii="Times New Roman" w:hAnsi="Times New Roman" w:cs="Times New Roman"/>
          <w:sz w:val="28"/>
          <w:szCs w:val="28"/>
        </w:rPr>
        <w:t>, что гарантирует прозрачность и надежность всей системы.</w:t>
      </w:r>
    </w:p>
    <w:p w14:paraId="51CFF154"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Примером является CBDC по </w:t>
      </w:r>
      <w:r w:rsidRPr="002A4AC3">
        <w:rPr>
          <w:rFonts w:ascii="Times New Roman" w:hAnsi="Times New Roman" w:cs="Times New Roman"/>
          <w:b/>
          <w:i/>
          <w:sz w:val="28"/>
          <w:szCs w:val="28"/>
        </w:rPr>
        <w:t xml:space="preserve">проекту </w:t>
      </w:r>
      <w:proofErr w:type="spellStart"/>
      <w:r w:rsidRPr="002A4AC3">
        <w:rPr>
          <w:rFonts w:ascii="Times New Roman" w:hAnsi="Times New Roman" w:cs="Times New Roman"/>
          <w:b/>
          <w:i/>
          <w:sz w:val="28"/>
          <w:szCs w:val="28"/>
        </w:rPr>
        <w:t>Aurum</w:t>
      </w:r>
      <w:proofErr w:type="spellEnd"/>
      <w:r w:rsidRPr="002A4AC3">
        <w:rPr>
          <w:rFonts w:ascii="Times New Roman" w:hAnsi="Times New Roman" w:cs="Times New Roman"/>
          <w:b/>
          <w:i/>
          <w:sz w:val="28"/>
          <w:szCs w:val="28"/>
        </w:rPr>
        <w:t xml:space="preserve"> </w:t>
      </w:r>
      <w:r w:rsidRPr="002A4AC3">
        <w:rPr>
          <w:rFonts w:ascii="Times New Roman" w:hAnsi="Times New Roman" w:cs="Times New Roman"/>
          <w:sz w:val="28"/>
          <w:szCs w:val="28"/>
        </w:rPr>
        <w:t>(в части розничного сегмента). Ее архитектура построена на двух технологически сегментированных, но функционально связанных уровнях:</w:t>
      </w:r>
    </w:p>
    <w:p w14:paraId="316A0E4A" w14:textId="77777777" w:rsidR="00AE2F69" w:rsidRPr="002A4AC3" w:rsidRDefault="00AE2F69" w:rsidP="00AE2F69">
      <w:pPr>
        <w:spacing w:line="360" w:lineRule="auto"/>
        <w:ind w:firstLine="709"/>
        <w:jc w:val="both"/>
        <w:rPr>
          <w:rFonts w:ascii="Times New Roman" w:hAnsi="Times New Roman" w:cs="Times New Roman"/>
          <w:i/>
          <w:sz w:val="28"/>
          <w:szCs w:val="28"/>
        </w:rPr>
      </w:pPr>
      <w:r>
        <w:rPr>
          <w:rFonts w:ascii="Times New Roman" w:hAnsi="Times New Roman"/>
          <w:i/>
          <w:sz w:val="28"/>
          <w:szCs w:val="28"/>
        </w:rPr>
        <w:t xml:space="preserve">4) </w:t>
      </w:r>
      <w:r w:rsidRPr="002A4AC3">
        <w:rPr>
          <w:rFonts w:ascii="Times New Roman" w:hAnsi="Times New Roman" w:cs="Times New Roman"/>
          <w:i/>
          <w:sz w:val="28"/>
          <w:szCs w:val="28"/>
        </w:rPr>
        <w:t xml:space="preserve">Закрепить на конституционном уровне сферы в которых не возможен целевой контроль </w:t>
      </w:r>
    </w:p>
    <w:p w14:paraId="4CB30081"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Цифровой рубль предоставляет государству в лице уполномоченных органов дополнительные возможности контроля за целевым использованием средств обладателями цифрового рубля. </w:t>
      </w:r>
    </w:p>
    <w:p w14:paraId="0A27239E"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В связи с этим акцент правового регулирования должен быть не на установлении мер ответственности за нарушение обладателями цифрового рубля ограничений, а на создании механизмов защиты обладателей цифрового рубля от такого контроля. </w:t>
      </w:r>
    </w:p>
    <w:p w14:paraId="1A8E1435"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lastRenderedPageBreak/>
        <w:t>В частности, на конституционном уровне необходимо ограничить перечень сфер, в которых соответствующий контроль допустим. К таким сферам могут относиться, например, бюджетные трансферты, гранты и социально значимые выплаты.</w:t>
      </w:r>
    </w:p>
    <w:p w14:paraId="57A9E462" w14:textId="77777777" w:rsidR="00AE2F69" w:rsidRDefault="00AE2F69" w:rsidP="00AE2F69">
      <w:pPr>
        <w:spacing w:line="360" w:lineRule="auto"/>
        <w:ind w:firstLine="709"/>
        <w:jc w:val="both"/>
        <w:rPr>
          <w:rFonts w:ascii="Times New Roman" w:hAnsi="Times New Roman"/>
          <w:b/>
          <w:sz w:val="28"/>
          <w:szCs w:val="28"/>
        </w:rPr>
      </w:pPr>
      <w:r w:rsidRPr="002A4AC3">
        <w:rPr>
          <w:rFonts w:ascii="Times New Roman" w:hAnsi="Times New Roman" w:cs="Times New Roman"/>
          <w:sz w:val="28"/>
          <w:szCs w:val="28"/>
        </w:rPr>
        <w:t>Отсутствие таких ограничений на уровне Конституции РФ может подорвать доверие пользователей к цифровому рублю и стать препятствием его принятия широким кругом лиц.</w:t>
      </w:r>
    </w:p>
    <w:p w14:paraId="2BAB671C" w14:textId="77777777" w:rsidR="00AE2F69" w:rsidRPr="002A4AC3" w:rsidRDefault="00AE2F69" w:rsidP="00AE2F69">
      <w:pPr>
        <w:spacing w:line="360" w:lineRule="auto"/>
        <w:ind w:firstLine="851"/>
        <w:jc w:val="both"/>
        <w:rPr>
          <w:rFonts w:ascii="Times New Roman" w:hAnsi="Times New Roman" w:cs="Times New Roman"/>
          <w:i/>
          <w:sz w:val="28"/>
          <w:szCs w:val="28"/>
        </w:rPr>
      </w:pPr>
      <w:r>
        <w:rPr>
          <w:rFonts w:ascii="Times New Roman" w:hAnsi="Times New Roman"/>
          <w:i/>
          <w:sz w:val="28"/>
          <w:szCs w:val="28"/>
        </w:rPr>
        <w:t>5</w:t>
      </w:r>
      <w:r w:rsidRPr="002A4AC3">
        <w:rPr>
          <w:rFonts w:ascii="Times New Roman" w:hAnsi="Times New Roman"/>
          <w:i/>
          <w:sz w:val="28"/>
          <w:szCs w:val="28"/>
        </w:rPr>
        <w:t xml:space="preserve">) </w:t>
      </w:r>
      <w:r w:rsidRPr="002A4AC3">
        <w:rPr>
          <w:rFonts w:ascii="Times New Roman" w:hAnsi="Times New Roman" w:cs="Times New Roman"/>
          <w:i/>
          <w:sz w:val="28"/>
          <w:szCs w:val="28"/>
        </w:rPr>
        <w:t>О</w:t>
      </w:r>
      <w:r w:rsidRPr="002A4AC3">
        <w:rPr>
          <w:rFonts w:ascii="Times New Roman" w:hAnsi="Times New Roman" w:cs="Times New Roman"/>
          <w:i/>
          <w:color w:val="000000"/>
          <w:sz w:val="28"/>
          <w:szCs w:val="28"/>
        </w:rPr>
        <w:t>беспечи</w:t>
      </w:r>
      <w:r w:rsidRPr="002A4AC3">
        <w:rPr>
          <w:rFonts w:ascii="Times New Roman" w:hAnsi="Times New Roman" w:cs="Times New Roman"/>
          <w:i/>
          <w:sz w:val="28"/>
          <w:szCs w:val="28"/>
        </w:rPr>
        <w:t>ть дополнительную защиту</w:t>
      </w:r>
      <w:r w:rsidRPr="002A4AC3">
        <w:rPr>
          <w:rFonts w:ascii="Times New Roman" w:hAnsi="Times New Roman" w:cs="Times New Roman"/>
          <w:i/>
          <w:color w:val="000000"/>
          <w:sz w:val="28"/>
          <w:szCs w:val="28"/>
        </w:rPr>
        <w:t xml:space="preserve"> прав пользователей </w:t>
      </w:r>
      <w:r w:rsidRPr="002A4AC3">
        <w:rPr>
          <w:rFonts w:ascii="Times New Roman" w:hAnsi="Times New Roman" w:cs="Times New Roman"/>
          <w:i/>
          <w:sz w:val="28"/>
          <w:szCs w:val="28"/>
        </w:rPr>
        <w:t xml:space="preserve">цифрового рубля </w:t>
      </w:r>
      <w:r w:rsidRPr="002A4AC3">
        <w:rPr>
          <w:rFonts w:ascii="Times New Roman" w:hAnsi="Times New Roman" w:cs="Times New Roman"/>
          <w:i/>
          <w:color w:val="000000"/>
          <w:sz w:val="28"/>
          <w:szCs w:val="28"/>
        </w:rPr>
        <w:t>на защиту персональных данных при использовании цифрового рубля</w:t>
      </w:r>
    </w:p>
    <w:p w14:paraId="699F590A"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Ключевым принципом защиты прав обладателей цифрового рубля является сохранение сложившегося баланса в распределении объема обрабатываемой информации между коммерческими банками и Банком России. Внедрение цифрового рубля не должно приводить к значительному увеличению объема персональных данных, обрабатываемых Банком России как его эмитентом и оператором платформы цифрового рубля.</w:t>
      </w:r>
    </w:p>
    <w:p w14:paraId="2127B37F"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При этом для осуществления аналитических и надзорных функций у него должна быть возможность получения агрегированных (обезличенных) данных о транзакциях, в то время как чувствительная персональная информация должна оставаться в зоне ответственности коммерческих банков.</w:t>
      </w:r>
    </w:p>
    <w:p w14:paraId="48A4CC35"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Примером модели, эффективной с точки зрения защиты прав обладателей CBDC, и соответствующей ключевому принципу, является архитектура CBDC, реализованная в </w:t>
      </w:r>
      <w:r w:rsidRPr="002A4AC3">
        <w:rPr>
          <w:rFonts w:ascii="Times New Roman" w:hAnsi="Times New Roman" w:cs="Times New Roman"/>
          <w:b/>
          <w:i/>
          <w:sz w:val="28"/>
          <w:szCs w:val="28"/>
        </w:rPr>
        <w:t xml:space="preserve">проекте </w:t>
      </w:r>
      <w:proofErr w:type="spellStart"/>
      <w:r w:rsidRPr="002A4AC3">
        <w:rPr>
          <w:rFonts w:ascii="Times New Roman" w:hAnsi="Times New Roman" w:cs="Times New Roman"/>
          <w:b/>
          <w:i/>
          <w:sz w:val="28"/>
          <w:szCs w:val="28"/>
        </w:rPr>
        <w:t>Aurum</w:t>
      </w:r>
      <w:proofErr w:type="spellEnd"/>
      <w:r w:rsidRPr="002A4AC3">
        <w:rPr>
          <w:rFonts w:ascii="Times New Roman" w:hAnsi="Times New Roman" w:cs="Times New Roman"/>
          <w:sz w:val="28"/>
          <w:szCs w:val="28"/>
        </w:rPr>
        <w:t>, которой соответствует:</w:t>
      </w:r>
    </w:p>
    <w:p w14:paraId="753AD9C1"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Двухуровневая архитектура, в которой данные о розничных транзакциях (кто, кому, когда) не попадают в оптовую систему ЦБ. Такие данные обрабатываются в системе розничных электронных кошельков, управляемой банками.</w:t>
      </w:r>
    </w:p>
    <w:p w14:paraId="6DC0AC68"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xml:space="preserve">- </w:t>
      </w:r>
      <w:proofErr w:type="spellStart"/>
      <w:r w:rsidRPr="002A4AC3">
        <w:rPr>
          <w:rFonts w:ascii="Times New Roman" w:hAnsi="Times New Roman" w:cs="Times New Roman"/>
          <w:sz w:val="28"/>
          <w:szCs w:val="28"/>
        </w:rPr>
        <w:t>Псевдонимность</w:t>
      </w:r>
      <w:proofErr w:type="spellEnd"/>
      <w:r w:rsidRPr="002A4AC3">
        <w:rPr>
          <w:rFonts w:ascii="Times New Roman" w:hAnsi="Times New Roman" w:cs="Times New Roman"/>
          <w:sz w:val="28"/>
          <w:szCs w:val="28"/>
        </w:rPr>
        <w:t>, в условиях которой пользователи используют в транзакциях уникальные криптографические открытые ключи, а не свои реальные имена или иные персональные данные.</w:t>
      </w:r>
    </w:p>
    <w:p w14:paraId="13A3162F"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lastRenderedPageBreak/>
        <w:t>- Разделение данных, при котором соответствие между личностью пользователя и его открытым ключом известно только его банку (в рамках процедур KYC). Центральный банк и другие банки этой информации не имеют.</w:t>
      </w:r>
    </w:p>
    <w:p w14:paraId="7296BB0C" w14:textId="77777777" w:rsidR="00AE2F69" w:rsidRPr="002A4AC3" w:rsidRDefault="00AE2F69" w:rsidP="00AE2F69">
      <w:pPr>
        <w:spacing w:line="360" w:lineRule="auto"/>
        <w:ind w:firstLine="709"/>
        <w:jc w:val="both"/>
        <w:rPr>
          <w:rFonts w:ascii="Times New Roman" w:hAnsi="Times New Roman" w:cs="Times New Roman"/>
          <w:sz w:val="28"/>
          <w:szCs w:val="28"/>
        </w:rPr>
      </w:pPr>
      <w:r w:rsidRPr="002A4AC3">
        <w:rPr>
          <w:rFonts w:ascii="Times New Roman" w:hAnsi="Times New Roman" w:cs="Times New Roman"/>
          <w:sz w:val="28"/>
          <w:szCs w:val="28"/>
        </w:rPr>
        <w:t>- Использование «UTXO» – особого вида цифровой информации в формате неизрасходованных выходов транзакций, которые позволяют отслеживать движение средств в информационной системе, не раскрывая напрямую личность владельцев на уровне протокола.</w:t>
      </w:r>
    </w:p>
    <w:p w14:paraId="25F4A503" w14:textId="5924D4AD" w:rsidR="00583EEE" w:rsidRPr="00583EEE" w:rsidRDefault="00583EEE" w:rsidP="00583EEE">
      <w:pPr>
        <w:spacing w:line="360" w:lineRule="auto"/>
        <w:ind w:firstLine="709"/>
        <w:rPr>
          <w:rFonts w:ascii="Times New Roman" w:hAnsi="Times New Roman" w:cs="Times New Roman"/>
          <w:b/>
          <w:sz w:val="26"/>
        </w:rPr>
      </w:pPr>
      <w:r w:rsidRPr="00583EEE">
        <w:rPr>
          <w:rFonts w:ascii="Times New Roman" w:hAnsi="Times New Roman" w:cs="Times New Roman"/>
          <w:b/>
          <w:sz w:val="26"/>
        </w:rPr>
        <w:t xml:space="preserve">3) </w:t>
      </w:r>
      <w:r w:rsidR="00BC6E5F">
        <w:rPr>
          <w:rFonts w:ascii="Times New Roman" w:hAnsi="Times New Roman" w:cs="Times New Roman"/>
          <w:b/>
          <w:sz w:val="26"/>
        </w:rPr>
        <w:t>Д</w:t>
      </w:r>
      <w:r w:rsidRPr="00583EEE">
        <w:rPr>
          <w:rFonts w:ascii="Times New Roman" w:hAnsi="Times New Roman" w:cs="Times New Roman"/>
          <w:b/>
          <w:sz w:val="26"/>
        </w:rPr>
        <w:t xml:space="preserve">ля </w:t>
      </w:r>
      <w:r w:rsidR="00BC6E5F">
        <w:rPr>
          <w:rFonts w:ascii="Times New Roman" w:hAnsi="Times New Roman" w:cs="Times New Roman"/>
          <w:b/>
          <w:sz w:val="26"/>
        </w:rPr>
        <w:t>цифровой валюты</w:t>
      </w:r>
    </w:p>
    <w:p w14:paraId="5C43C68B" w14:textId="74FFD7B9" w:rsidR="00BC6E5F" w:rsidRDefault="00BC6E5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Уточнить понятие цифровой валюты в целях включения в него </w:t>
      </w:r>
      <w:proofErr w:type="spellStart"/>
      <w:r>
        <w:rPr>
          <w:rFonts w:ascii="Times New Roman" w:hAnsi="Times New Roman" w:cs="Times New Roman"/>
          <w:sz w:val="28"/>
          <w:szCs w:val="28"/>
        </w:rPr>
        <w:t>стейблкоинов</w:t>
      </w:r>
      <w:proofErr w:type="spellEnd"/>
      <w:r>
        <w:rPr>
          <w:rFonts w:ascii="Times New Roman" w:hAnsi="Times New Roman" w:cs="Times New Roman"/>
          <w:sz w:val="28"/>
          <w:szCs w:val="28"/>
        </w:rPr>
        <w:t xml:space="preserve"> … </w:t>
      </w:r>
    </w:p>
    <w:p w14:paraId="2F600A66" w14:textId="287A9A0A" w:rsidR="000154AF"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Pr="00153BD6">
        <w:rPr>
          <w:rFonts w:ascii="Times New Roman" w:hAnsi="Times New Roman" w:cs="Times New Roman"/>
          <w:sz w:val="28"/>
          <w:szCs w:val="28"/>
        </w:rPr>
        <w:t>)</w:t>
      </w:r>
      <w:r w:rsidR="00BC6E5F">
        <w:rPr>
          <w:b/>
          <w:bCs/>
          <w:color w:val="000000"/>
          <w:sz w:val="48"/>
          <w:szCs w:val="48"/>
        </w:rPr>
        <w:t> </w:t>
      </w:r>
      <w:r>
        <w:rPr>
          <w:rFonts w:ascii="Times New Roman" w:hAnsi="Times New Roman" w:cs="Times New Roman"/>
          <w:sz w:val="28"/>
          <w:szCs w:val="28"/>
        </w:rPr>
        <w:t xml:space="preserve">Предусмотреть специальные требования для </w:t>
      </w:r>
      <w:r w:rsidR="00E1692E">
        <w:rPr>
          <w:rFonts w:ascii="Times New Roman" w:hAnsi="Times New Roman" w:cs="Times New Roman"/>
          <w:sz w:val="28"/>
          <w:szCs w:val="28"/>
        </w:rPr>
        <w:t>эмитентов криптовалют</w:t>
      </w:r>
      <w:r>
        <w:rPr>
          <w:rStyle w:val="a5"/>
          <w:rFonts w:ascii="Times New Roman" w:hAnsi="Times New Roman" w:cs="Times New Roman"/>
          <w:sz w:val="28"/>
          <w:szCs w:val="28"/>
        </w:rPr>
        <w:footnoteReference w:id="11"/>
      </w:r>
      <w:r>
        <w:rPr>
          <w:rFonts w:ascii="Times New Roman" w:hAnsi="Times New Roman" w:cs="Times New Roman"/>
          <w:sz w:val="28"/>
          <w:szCs w:val="28"/>
        </w:rPr>
        <w:t xml:space="preserve">: </w:t>
      </w:r>
    </w:p>
    <w:p w14:paraId="127BC86B" w14:textId="77777777" w:rsidR="000154AF" w:rsidRDefault="000154AF" w:rsidP="000154AF">
      <w:pPr>
        <w:spacing w:line="360" w:lineRule="auto"/>
        <w:ind w:firstLine="709"/>
        <w:jc w:val="both"/>
        <w:rPr>
          <w:color w:val="000000"/>
          <w:sz w:val="28"/>
          <w:szCs w:val="28"/>
        </w:rPr>
      </w:pPr>
      <w:r>
        <w:rPr>
          <w:rFonts w:ascii="Times New Roman" w:hAnsi="Times New Roman" w:cs="Times New Roman"/>
          <w:sz w:val="28"/>
          <w:szCs w:val="28"/>
        </w:rPr>
        <w:t>- </w:t>
      </w:r>
      <w:r w:rsidRPr="00850C3D">
        <w:rPr>
          <w:rFonts w:ascii="Times New Roman" w:hAnsi="Times New Roman" w:cs="Times New Roman"/>
          <w:sz w:val="28"/>
          <w:szCs w:val="28"/>
        </w:rPr>
        <w:t>требования к минимальному</w:t>
      </w:r>
      <w:r>
        <w:rPr>
          <w:rFonts w:ascii="Times New Roman" w:hAnsi="Times New Roman" w:cs="Times New Roman"/>
          <w:sz w:val="28"/>
          <w:szCs w:val="28"/>
        </w:rPr>
        <w:t xml:space="preserve"> капиталу эмитента </w:t>
      </w:r>
      <w:proofErr w:type="spellStart"/>
      <w:r>
        <w:rPr>
          <w:rFonts w:ascii="Times New Roman" w:hAnsi="Times New Roman" w:cs="Times New Roman"/>
          <w:sz w:val="28"/>
          <w:szCs w:val="28"/>
        </w:rPr>
        <w:t>стейблкоинов</w:t>
      </w:r>
      <w:proofErr w:type="spellEnd"/>
      <w:r>
        <w:rPr>
          <w:rFonts w:ascii="Times New Roman" w:hAnsi="Times New Roman" w:cs="Times New Roman"/>
          <w:sz w:val="28"/>
          <w:szCs w:val="28"/>
        </w:rPr>
        <w:t>;</w:t>
      </w:r>
      <w:r w:rsidRPr="00850C3D">
        <w:rPr>
          <w:rFonts w:ascii="Times New Roman" w:hAnsi="Times New Roman" w:cs="Times New Roman"/>
          <w:sz w:val="28"/>
          <w:szCs w:val="28"/>
        </w:rPr>
        <w:t xml:space="preserve"> </w:t>
      </w:r>
    </w:p>
    <w:p w14:paraId="31C470C9" w14:textId="77777777" w:rsidR="000154AF" w:rsidRPr="00850C3D"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50C3D">
        <w:rPr>
          <w:rFonts w:ascii="Times New Roman" w:hAnsi="Times New Roman" w:cs="Times New Roman"/>
          <w:sz w:val="28"/>
          <w:szCs w:val="28"/>
        </w:rPr>
        <w:t xml:space="preserve"> </w:t>
      </w:r>
      <w:r>
        <w:rPr>
          <w:rFonts w:ascii="Times New Roman" w:hAnsi="Times New Roman" w:cs="Times New Roman"/>
          <w:sz w:val="28"/>
          <w:szCs w:val="28"/>
        </w:rPr>
        <w:t xml:space="preserve">к 100% обеспечению </w:t>
      </w:r>
      <w:proofErr w:type="spellStart"/>
      <w:r>
        <w:rPr>
          <w:rFonts w:ascii="Times New Roman" w:hAnsi="Times New Roman" w:cs="Times New Roman"/>
          <w:sz w:val="28"/>
          <w:szCs w:val="28"/>
        </w:rPr>
        <w:t>стейблкоинов</w:t>
      </w:r>
      <w:proofErr w:type="spellEnd"/>
      <w:r w:rsidRPr="00850C3D">
        <w:rPr>
          <w:rFonts w:ascii="Times New Roman" w:hAnsi="Times New Roman" w:cs="Times New Roman"/>
          <w:sz w:val="28"/>
          <w:szCs w:val="28"/>
        </w:rPr>
        <w:t xml:space="preserve"> резервными активами; </w:t>
      </w:r>
    </w:p>
    <w:p w14:paraId="5827A689" w14:textId="77777777" w:rsidR="000154AF" w:rsidRPr="00850C3D"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50C3D">
        <w:rPr>
          <w:rFonts w:ascii="Times New Roman" w:hAnsi="Times New Roman" w:cs="Times New Roman"/>
          <w:sz w:val="28"/>
          <w:szCs w:val="28"/>
        </w:rPr>
        <w:t xml:space="preserve"> </w:t>
      </w:r>
      <w:r>
        <w:rPr>
          <w:rFonts w:ascii="Times New Roman" w:hAnsi="Times New Roman" w:cs="Times New Roman"/>
          <w:sz w:val="28"/>
          <w:szCs w:val="28"/>
        </w:rPr>
        <w:t xml:space="preserve">к </w:t>
      </w:r>
      <w:r w:rsidRPr="00850C3D">
        <w:rPr>
          <w:rFonts w:ascii="Times New Roman" w:hAnsi="Times New Roman" w:cs="Times New Roman"/>
          <w:sz w:val="28"/>
          <w:szCs w:val="28"/>
        </w:rPr>
        <w:t>раздельно</w:t>
      </w:r>
      <w:r>
        <w:rPr>
          <w:rFonts w:ascii="Times New Roman" w:hAnsi="Times New Roman" w:cs="Times New Roman"/>
          <w:sz w:val="28"/>
          <w:szCs w:val="28"/>
        </w:rPr>
        <w:t>му хранению собственных</w:t>
      </w:r>
      <w:r w:rsidRPr="00850C3D">
        <w:rPr>
          <w:rFonts w:ascii="Times New Roman" w:hAnsi="Times New Roman" w:cs="Times New Roman"/>
          <w:sz w:val="28"/>
          <w:szCs w:val="28"/>
        </w:rPr>
        <w:t xml:space="preserve"> средств</w:t>
      </w:r>
      <w:r>
        <w:rPr>
          <w:rFonts w:ascii="Times New Roman" w:hAnsi="Times New Roman" w:cs="Times New Roman"/>
          <w:sz w:val="28"/>
          <w:szCs w:val="28"/>
        </w:rPr>
        <w:t xml:space="preserve"> эмитентов</w:t>
      </w:r>
      <w:r w:rsidRPr="00850C3D">
        <w:rPr>
          <w:rFonts w:ascii="Times New Roman" w:hAnsi="Times New Roman" w:cs="Times New Roman"/>
          <w:sz w:val="28"/>
          <w:szCs w:val="28"/>
        </w:rPr>
        <w:t xml:space="preserve"> и активы клиентов; </w:t>
      </w:r>
    </w:p>
    <w:p w14:paraId="042CB59B" w14:textId="77777777" w:rsidR="000154AF" w:rsidRPr="00850C3D"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50C3D">
        <w:rPr>
          <w:rFonts w:ascii="Times New Roman" w:hAnsi="Times New Roman" w:cs="Times New Roman"/>
          <w:sz w:val="28"/>
          <w:szCs w:val="28"/>
        </w:rPr>
        <w:t xml:space="preserve"> </w:t>
      </w:r>
      <w:r>
        <w:rPr>
          <w:rFonts w:ascii="Times New Roman" w:hAnsi="Times New Roman" w:cs="Times New Roman"/>
          <w:sz w:val="28"/>
          <w:szCs w:val="28"/>
        </w:rPr>
        <w:t>к хранению резервных активов, имеющих</w:t>
      </w:r>
      <w:r w:rsidRPr="00850C3D">
        <w:rPr>
          <w:rFonts w:ascii="Times New Roman" w:hAnsi="Times New Roman" w:cs="Times New Roman"/>
          <w:sz w:val="28"/>
          <w:szCs w:val="28"/>
        </w:rPr>
        <w:t xml:space="preserve"> признак материальности, в специальн</w:t>
      </w:r>
      <w:r>
        <w:rPr>
          <w:rFonts w:ascii="Times New Roman" w:hAnsi="Times New Roman" w:cs="Times New Roman"/>
          <w:sz w:val="28"/>
          <w:szCs w:val="28"/>
        </w:rPr>
        <w:t xml:space="preserve">ых хранилищах эмитента и (или) в хранилищах независимых </w:t>
      </w:r>
      <w:proofErr w:type="spellStart"/>
      <w:r>
        <w:rPr>
          <w:rFonts w:ascii="Times New Roman" w:hAnsi="Times New Roman" w:cs="Times New Roman"/>
          <w:sz w:val="28"/>
          <w:szCs w:val="28"/>
        </w:rPr>
        <w:t>кастодианов</w:t>
      </w:r>
      <w:proofErr w:type="spellEnd"/>
      <w:r>
        <w:rPr>
          <w:rFonts w:ascii="Times New Roman" w:hAnsi="Times New Roman" w:cs="Times New Roman"/>
          <w:sz w:val="28"/>
          <w:szCs w:val="28"/>
        </w:rPr>
        <w:t>;</w:t>
      </w:r>
    </w:p>
    <w:p w14:paraId="423FBAFF" w14:textId="77777777" w:rsidR="000154AF" w:rsidRDefault="000154AF" w:rsidP="000154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к обязанности эмитентов </w:t>
      </w:r>
      <w:r w:rsidRPr="00850C3D">
        <w:rPr>
          <w:rFonts w:ascii="Times New Roman" w:hAnsi="Times New Roman" w:cs="Times New Roman"/>
          <w:sz w:val="28"/>
          <w:szCs w:val="28"/>
        </w:rPr>
        <w:t xml:space="preserve">погашать </w:t>
      </w:r>
      <w:proofErr w:type="spellStart"/>
      <w:r w:rsidRPr="00850C3D">
        <w:rPr>
          <w:rFonts w:ascii="Times New Roman" w:hAnsi="Times New Roman" w:cs="Times New Roman"/>
          <w:sz w:val="28"/>
          <w:szCs w:val="28"/>
        </w:rPr>
        <w:t>стейблкойны</w:t>
      </w:r>
      <w:proofErr w:type="spellEnd"/>
      <w:r w:rsidRPr="00850C3D">
        <w:rPr>
          <w:rFonts w:ascii="Times New Roman" w:hAnsi="Times New Roman" w:cs="Times New Roman"/>
          <w:sz w:val="28"/>
          <w:szCs w:val="28"/>
        </w:rPr>
        <w:t xml:space="preserve"> по номинальной стоимос</w:t>
      </w:r>
      <w:r>
        <w:rPr>
          <w:rFonts w:ascii="Times New Roman" w:hAnsi="Times New Roman" w:cs="Times New Roman"/>
          <w:sz w:val="28"/>
          <w:szCs w:val="28"/>
        </w:rPr>
        <w:t>ти по требованию их держателей.</w:t>
      </w:r>
    </w:p>
    <w:p w14:paraId="1E4ADD40" w14:textId="3EE80F56" w:rsidR="00BC6E5F" w:rsidRPr="000C72F5" w:rsidRDefault="00BC6E5F" w:rsidP="000154AF">
      <w:pPr>
        <w:spacing w:line="360" w:lineRule="auto"/>
        <w:ind w:firstLine="709"/>
        <w:jc w:val="both"/>
        <w:rPr>
          <w:rFonts w:ascii="Times New Roman" w:hAnsi="Times New Roman" w:cs="Times New Roman"/>
          <w:b/>
          <w:sz w:val="28"/>
          <w:szCs w:val="28"/>
        </w:rPr>
      </w:pPr>
      <w:r w:rsidRPr="000C72F5">
        <w:rPr>
          <w:rFonts w:ascii="Times New Roman" w:hAnsi="Times New Roman" w:cs="Times New Roman"/>
          <w:b/>
          <w:sz w:val="28"/>
          <w:szCs w:val="28"/>
        </w:rPr>
        <w:t xml:space="preserve">4) В области унификации </w:t>
      </w:r>
      <w:r>
        <w:rPr>
          <w:rFonts w:ascii="Times New Roman" w:hAnsi="Times New Roman" w:cs="Times New Roman"/>
          <w:b/>
          <w:sz w:val="28"/>
          <w:szCs w:val="28"/>
        </w:rPr>
        <w:t xml:space="preserve">регуляторных </w:t>
      </w:r>
      <w:r w:rsidRPr="000C72F5">
        <w:rPr>
          <w:rFonts w:ascii="Times New Roman" w:hAnsi="Times New Roman" w:cs="Times New Roman"/>
          <w:b/>
          <w:sz w:val="28"/>
          <w:szCs w:val="28"/>
        </w:rPr>
        <w:t>требований к БЦБ и ЦФА</w:t>
      </w:r>
    </w:p>
    <w:p w14:paraId="38B24276" w14:textId="228AA99B" w:rsidR="000154AF" w:rsidRPr="00AF1F7E" w:rsidRDefault="00BC6E5F" w:rsidP="000154AF">
      <w:pPr>
        <w:spacing w:before="120" w:after="120" w:line="360" w:lineRule="auto"/>
        <w:ind w:left="11" w:firstLine="698"/>
        <w:jc w:val="both"/>
        <w:rPr>
          <w:rFonts w:ascii="Times New Roman" w:hAnsi="Times New Roman" w:cs="Times New Roman"/>
          <w:sz w:val="28"/>
          <w:szCs w:val="28"/>
        </w:rPr>
      </w:pPr>
      <w:r>
        <w:rPr>
          <w:rFonts w:ascii="Times New Roman" w:hAnsi="Times New Roman" w:cs="Times New Roman"/>
          <w:sz w:val="28"/>
          <w:szCs w:val="28"/>
        </w:rPr>
        <w:t>1</w:t>
      </w:r>
      <w:r w:rsidR="000154AF" w:rsidRPr="00AF1F7E">
        <w:rPr>
          <w:rFonts w:ascii="Times New Roman" w:hAnsi="Times New Roman" w:cs="Times New Roman"/>
          <w:sz w:val="28"/>
          <w:szCs w:val="28"/>
        </w:rPr>
        <w:t>) </w:t>
      </w:r>
      <w:r w:rsidR="000154AF">
        <w:rPr>
          <w:rFonts w:ascii="Times New Roman" w:hAnsi="Times New Roman" w:cs="Times New Roman"/>
          <w:sz w:val="28"/>
          <w:szCs w:val="28"/>
        </w:rPr>
        <w:t xml:space="preserve"> </w:t>
      </w:r>
      <w:r w:rsidR="000154AF" w:rsidRPr="00AF1F7E">
        <w:rPr>
          <w:rFonts w:ascii="Times New Roman" w:hAnsi="Times New Roman" w:cs="Times New Roman"/>
          <w:sz w:val="28"/>
          <w:szCs w:val="28"/>
        </w:rPr>
        <w:t>Предусмотреть возможность выпуска классических бездокументарных ценных бумаг (акции, облигации, депозитарные расписки, опционы эмитента, их сочетания) в форме криптоактива.</w:t>
      </w:r>
    </w:p>
    <w:p w14:paraId="29AC6EED" w14:textId="77777777" w:rsidR="000154AF" w:rsidRPr="00127F05" w:rsidRDefault="000154AF" w:rsidP="000154AF">
      <w:pPr>
        <w:spacing w:line="360" w:lineRule="auto"/>
        <w:ind w:firstLine="709"/>
        <w:jc w:val="both"/>
        <w:rPr>
          <w:rFonts w:ascii="Times New Roman" w:hAnsi="Times New Roman" w:cs="Times New Roman"/>
          <w:sz w:val="28"/>
          <w:szCs w:val="28"/>
        </w:rPr>
      </w:pPr>
      <w:r w:rsidRPr="00AF1F7E">
        <w:rPr>
          <w:rFonts w:ascii="Times New Roman" w:hAnsi="Times New Roman" w:cs="Times New Roman"/>
          <w:sz w:val="28"/>
          <w:szCs w:val="28"/>
        </w:rPr>
        <w:lastRenderedPageBreak/>
        <w:t>Закрепить на законодательном уровне</w:t>
      </w:r>
      <w:r w:rsidRPr="00AF1F7E">
        <w:rPr>
          <w:rStyle w:val="a5"/>
          <w:rFonts w:eastAsia="Times New Roman"/>
          <w:color w:val="000000"/>
          <w:sz w:val="28"/>
          <w:szCs w:val="28"/>
          <w:lang w:eastAsia="ru-RU"/>
        </w:rPr>
        <w:footnoteReference w:id="12"/>
      </w:r>
      <w:r w:rsidRPr="00AF1F7E">
        <w:rPr>
          <w:rFonts w:ascii="Times New Roman" w:hAnsi="Times New Roman" w:cs="Times New Roman"/>
          <w:sz w:val="28"/>
          <w:szCs w:val="28"/>
        </w:rPr>
        <w:t xml:space="preserve"> возможные</w:t>
      </w:r>
      <w:r w:rsidRPr="00127F05">
        <w:rPr>
          <w:rFonts w:ascii="Times New Roman" w:hAnsi="Times New Roman" w:cs="Times New Roman"/>
          <w:sz w:val="28"/>
          <w:szCs w:val="28"/>
        </w:rPr>
        <w:t xml:space="preserve"> модели управления (и их комбинации) хозяйственными обществами, акции которых выпущены в виде кода, допустимые сочетания корпоративных прав (их аналогов), реализуемые с помощью кода, определяя аспекты, подлежащие автоматизации, а также ограничения в сферах, в которых автоматизация нежелательна или нецелесообразна. </w:t>
      </w:r>
    </w:p>
    <w:p w14:paraId="57284D91" w14:textId="3C9951BC" w:rsidR="000154AF" w:rsidRDefault="00BC6E5F" w:rsidP="000154AF">
      <w:pPr>
        <w:pStyle w:val="a8"/>
        <w:spacing w:before="0" w:beforeAutospacing="0" w:after="120" w:line="360" w:lineRule="auto"/>
        <w:ind w:firstLine="709"/>
        <w:contextualSpacing/>
        <w:jc w:val="both"/>
        <w:rPr>
          <w:color w:val="000000"/>
          <w:sz w:val="28"/>
          <w:szCs w:val="28"/>
        </w:rPr>
      </w:pPr>
      <w:r>
        <w:rPr>
          <w:color w:val="000000"/>
          <w:sz w:val="28"/>
          <w:szCs w:val="28"/>
        </w:rPr>
        <w:t>2</w:t>
      </w:r>
      <w:r w:rsidR="000154AF">
        <w:rPr>
          <w:color w:val="000000"/>
          <w:sz w:val="28"/>
          <w:szCs w:val="28"/>
        </w:rPr>
        <w:t>) П</w:t>
      </w:r>
      <w:r w:rsidR="000154AF" w:rsidRPr="00127F05">
        <w:rPr>
          <w:color w:val="000000"/>
          <w:sz w:val="28"/>
          <w:szCs w:val="28"/>
        </w:rPr>
        <w:t>редусмотреть механизм конвертации имущественных прав, удостоверенных БЦБ, в имущественные права, удостоверенные ЦФА. Такой механизм должен обеспечить возможность обладателя БЦБ перевести удостоверенное БЦБ имущественное право из системы централизованного учета классических учетных институтов (депозитариев, регистраторов) в систему учета на основе технологий криптографии новых институтов (оператор информационной системы ЦФА, потенциально иных финансовых институтов)</w:t>
      </w:r>
      <w:r w:rsidR="000154AF">
        <w:rPr>
          <w:rStyle w:val="a5"/>
          <w:color w:val="000000"/>
          <w:sz w:val="28"/>
          <w:szCs w:val="28"/>
        </w:rPr>
        <w:footnoteReference w:id="13"/>
      </w:r>
      <w:r w:rsidR="000154AF" w:rsidRPr="00127F05">
        <w:rPr>
          <w:color w:val="000000"/>
          <w:sz w:val="28"/>
          <w:szCs w:val="28"/>
        </w:rPr>
        <w:t>.</w:t>
      </w:r>
    </w:p>
    <w:p w14:paraId="6203BE0D" w14:textId="77777777" w:rsidR="000154AF" w:rsidRDefault="000154AF" w:rsidP="000154AF"/>
    <w:p w14:paraId="77A718BC" w14:textId="77777777" w:rsidR="000154AF" w:rsidRDefault="000154AF"/>
    <w:sectPr w:rsidR="000154AF" w:rsidSect="00E1692E">
      <w:headerReference w:type="default" r:id="rId10"/>
      <w:headerReference w:type="first" r:id="rId11"/>
      <w:pgSz w:w="11906" w:h="16838"/>
      <w:pgMar w:top="1134" w:right="850"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Ирина Коржова" w:date="2026-04-10T10:40:00Z" w:initials="ИК">
    <w:p w14:paraId="4AABF63F" w14:textId="77777777" w:rsidR="001F2D96" w:rsidRDefault="001F2D96" w:rsidP="001F2D96">
      <w:pPr>
        <w:pStyle w:val="ad"/>
      </w:pPr>
      <w:r>
        <w:rPr>
          <w:rStyle w:val="ac"/>
        </w:rPr>
        <w:annotationRef/>
      </w:r>
      <w:r>
        <w:rPr>
          <w:rStyle w:val="ac"/>
        </w:rPr>
        <w:annotationRef/>
      </w:r>
      <w:r>
        <w:t xml:space="preserve">Как появились деньги… </w:t>
      </w:r>
    </w:p>
    <w:p w14:paraId="4212BCBB" w14:textId="77777777" w:rsidR="001F2D96" w:rsidRDefault="001F2D96" w:rsidP="001F2D96">
      <w:pPr>
        <w:pStyle w:val="ad"/>
      </w:pPr>
    </w:p>
    <w:p w14:paraId="63DF36B6" w14:textId="77777777" w:rsidR="001F2D96" w:rsidRDefault="001F2D96" w:rsidP="001F2D96">
      <w:pPr>
        <w:pStyle w:val="ad"/>
      </w:pPr>
      <w:r>
        <w:t xml:space="preserve">Какую функцию выполняют… </w:t>
      </w:r>
    </w:p>
    <w:p w14:paraId="0542C9B9" w14:textId="77777777" w:rsidR="001F2D96" w:rsidRDefault="001F2D96" w:rsidP="001F2D96">
      <w:pPr>
        <w:pStyle w:val="ad"/>
      </w:pPr>
    </w:p>
    <w:p w14:paraId="6E417D5E" w14:textId="77777777" w:rsidR="001F2D96" w:rsidRDefault="001F2D96" w:rsidP="001F2D96">
      <w:pPr>
        <w:pStyle w:val="ad"/>
      </w:pPr>
      <w:r>
        <w:t xml:space="preserve">Какое значение для государства / общества / конкретного человека… </w:t>
      </w:r>
    </w:p>
    <w:p w14:paraId="61738412" w14:textId="77777777" w:rsidR="001F2D96" w:rsidRDefault="001F2D96" w:rsidP="001F2D96">
      <w:pPr>
        <w:pStyle w:val="ad"/>
      </w:pPr>
    </w:p>
    <w:p w14:paraId="279E895F" w14:textId="77777777" w:rsidR="001F2D96" w:rsidRDefault="001F2D96" w:rsidP="001F2D96">
      <w:pPr>
        <w:pStyle w:val="ad"/>
      </w:pPr>
      <w:r>
        <w:t xml:space="preserve">Теории денег… </w:t>
      </w:r>
    </w:p>
    <w:p w14:paraId="0808CB65" w14:textId="77777777" w:rsidR="001F2D96" w:rsidRDefault="001F2D96" w:rsidP="001F2D96">
      <w:pPr>
        <w:pStyle w:val="ad"/>
      </w:pPr>
    </w:p>
    <w:p w14:paraId="546F98EA" w14:textId="77777777" w:rsidR="001F2D96" w:rsidRDefault="001F2D96" w:rsidP="001F2D96">
      <w:pPr>
        <w:pStyle w:val="ad"/>
      </w:pPr>
      <w:r>
        <w:t xml:space="preserve">         в экономике… </w:t>
      </w:r>
    </w:p>
    <w:p w14:paraId="584A1DD3" w14:textId="77777777" w:rsidR="001F2D96" w:rsidRDefault="001F2D96" w:rsidP="001F2D96">
      <w:pPr>
        <w:pStyle w:val="ad"/>
      </w:pPr>
    </w:p>
    <w:p w14:paraId="2E67192C" w14:textId="77777777" w:rsidR="001F2D96" w:rsidRDefault="001F2D96" w:rsidP="001F2D96">
      <w:pPr>
        <w:pStyle w:val="ad"/>
      </w:pPr>
      <w:r>
        <w:t xml:space="preserve">         праве…. </w:t>
      </w:r>
    </w:p>
    <w:p w14:paraId="443D6794" w14:textId="77777777" w:rsidR="001F2D96" w:rsidRDefault="001F2D96" w:rsidP="001F2D96">
      <w:pPr>
        <w:pStyle w:val="ad"/>
      </w:pPr>
    </w:p>
    <w:p w14:paraId="02BB7442" w14:textId="77777777" w:rsidR="001F2D96" w:rsidRDefault="001F2D96" w:rsidP="001F2D96">
      <w:pPr>
        <w:pStyle w:val="ad"/>
      </w:pPr>
      <w:r>
        <w:t>***</w:t>
      </w:r>
    </w:p>
    <w:p w14:paraId="6C67B322" w14:textId="77777777" w:rsidR="001F2D96" w:rsidRDefault="001F2D96" w:rsidP="001F2D96">
      <w:pPr>
        <w:pStyle w:val="ad"/>
      </w:pPr>
      <w:r>
        <w:t xml:space="preserve">Про формы денег… </w:t>
      </w:r>
    </w:p>
    <w:p w14:paraId="6150112B" w14:textId="77777777" w:rsidR="001F2D96" w:rsidRDefault="001F2D96" w:rsidP="001F2D96">
      <w:pPr>
        <w:pStyle w:val="ad"/>
      </w:pPr>
    </w:p>
    <w:p w14:paraId="57AF8C17" w14:textId="77777777" w:rsidR="001F2D96" w:rsidRDefault="001F2D96" w:rsidP="001F2D96">
      <w:pPr>
        <w:pStyle w:val="ad"/>
      </w:pPr>
      <w:r>
        <w:t>Как формы денег связаны с теориями…</w:t>
      </w:r>
    </w:p>
    <w:p w14:paraId="049E36A9" w14:textId="77777777" w:rsidR="001F2D96" w:rsidRDefault="001F2D96" w:rsidP="001F2D96">
      <w:pPr>
        <w:pStyle w:val="ad"/>
      </w:pPr>
    </w:p>
    <w:p w14:paraId="44A39EE0" w14:textId="77777777" w:rsidR="001F2D96" w:rsidRDefault="001F2D96" w:rsidP="001F2D96">
      <w:pPr>
        <w:pStyle w:val="ad"/>
      </w:pPr>
      <w:r>
        <w:t>Трансформация теорий?))</w:t>
      </w:r>
    </w:p>
    <w:p w14:paraId="5412DB07" w14:textId="77777777" w:rsidR="001F2D96" w:rsidRDefault="001F2D96" w:rsidP="001F2D96">
      <w:pPr>
        <w:pStyle w:val="ad"/>
      </w:pPr>
    </w:p>
    <w:p w14:paraId="72698BB5" w14:textId="77777777" w:rsidR="001F2D96" w:rsidRDefault="001F2D96" w:rsidP="001F2D96">
      <w:pPr>
        <w:pStyle w:val="ad"/>
      </w:pPr>
      <w:r>
        <w:t>В этом контексте – исследование ЦВЦВ…</w:t>
      </w:r>
    </w:p>
    <w:p w14:paraId="56219BBC" w14:textId="77777777" w:rsidR="001F2D96" w:rsidRDefault="001F2D96" w:rsidP="001F2D96">
      <w:pPr>
        <w:pStyle w:val="ad"/>
      </w:pPr>
    </w:p>
    <w:p w14:paraId="6260543C" w14:textId="77777777" w:rsidR="001F2D96" w:rsidRDefault="001F2D96" w:rsidP="001F2D96">
      <w:pPr>
        <w:pStyle w:val="ad"/>
      </w:pPr>
      <w:r>
        <w:t>***</w:t>
      </w:r>
    </w:p>
    <w:p w14:paraId="248C72F1" w14:textId="77777777" w:rsidR="001F2D96" w:rsidRDefault="001F2D96" w:rsidP="001F2D96">
      <w:pPr>
        <w:pStyle w:val="ad"/>
      </w:pPr>
    </w:p>
    <w:p w14:paraId="3B2245AB" w14:textId="77777777" w:rsidR="001F2D96" w:rsidRDefault="001F2D96" w:rsidP="001F2D96">
      <w:pPr>
        <w:pStyle w:val="ad"/>
      </w:pPr>
      <w:r>
        <w:t xml:space="preserve">ЦВЦБ… когда появилась идея…. </w:t>
      </w:r>
    </w:p>
    <w:p w14:paraId="2CD77ADA" w14:textId="77777777" w:rsidR="001F2D96" w:rsidRDefault="001F2D96" w:rsidP="001F2D96">
      <w:pPr>
        <w:pStyle w:val="ad"/>
      </w:pPr>
    </w:p>
    <w:p w14:paraId="6190CCD8" w14:textId="77777777" w:rsidR="001F2D96" w:rsidRDefault="001F2D96" w:rsidP="001F2D96">
      <w:pPr>
        <w:pStyle w:val="ad"/>
      </w:pPr>
      <w:proofErr w:type="spellStart"/>
      <w:r>
        <w:t>Пайплайн</w:t>
      </w:r>
      <w:proofErr w:type="spellEnd"/>
      <w:r>
        <w:t xml:space="preserve"> реализаций))</w:t>
      </w:r>
    </w:p>
    <w:p w14:paraId="0B0F5789" w14:textId="77777777" w:rsidR="001F2D96" w:rsidRDefault="001F2D96" w:rsidP="001F2D96">
      <w:pPr>
        <w:pStyle w:val="ad"/>
      </w:pPr>
    </w:p>
    <w:p w14:paraId="669DC6CF" w14:textId="77777777" w:rsidR="001F2D96" w:rsidRDefault="001F2D96" w:rsidP="001F2D96">
      <w:pPr>
        <w:pStyle w:val="ad"/>
      </w:pPr>
      <w:r>
        <w:t>Про дискуссию… ЦВЦБ – польза / или наоборот…</w:t>
      </w:r>
    </w:p>
    <w:p w14:paraId="4DE0DB33" w14:textId="77777777" w:rsidR="001F2D96" w:rsidRDefault="001F2D96" w:rsidP="001F2D96">
      <w:pPr>
        <w:pStyle w:val="ad"/>
      </w:pPr>
    </w:p>
    <w:p w14:paraId="464611DD" w14:textId="77777777" w:rsidR="001F2D96" w:rsidRDefault="001F2D96" w:rsidP="001F2D96">
      <w:pPr>
        <w:pStyle w:val="ad"/>
      </w:pPr>
    </w:p>
    <w:p w14:paraId="09281910" w14:textId="77777777" w:rsidR="001F2D96" w:rsidRDefault="001F2D96" w:rsidP="001F2D96">
      <w:pPr>
        <w:pStyle w:val="ad"/>
      </w:pPr>
      <w:r>
        <w:t xml:space="preserve">… </w:t>
      </w:r>
      <w:proofErr w:type="gramStart"/>
      <w:r>
        <w:t>социо-культурный</w:t>
      </w:r>
      <w:proofErr w:type="gramEnd"/>
      <w:r>
        <w:t xml:space="preserve"> аспект…</w:t>
      </w:r>
    </w:p>
    <w:p w14:paraId="6256431E" w14:textId="77777777" w:rsidR="001F2D96" w:rsidRDefault="001F2D96" w:rsidP="001F2D96">
      <w:pPr>
        <w:pStyle w:val="ad"/>
      </w:pPr>
      <w:r>
        <w:t xml:space="preserve">На улицах без видимых причин масштабный переход на наличные деньги… </w:t>
      </w:r>
    </w:p>
    <w:p w14:paraId="2259BA9B" w14:textId="77777777" w:rsidR="001F2D96" w:rsidRDefault="001F2D96" w:rsidP="001F2D96">
      <w:pPr>
        <w:pStyle w:val="ad"/>
      </w:pPr>
    </w:p>
    <w:p w14:paraId="67588494" w14:textId="77777777" w:rsidR="001F2D96" w:rsidRDefault="001F2D96" w:rsidP="001F2D96">
      <w:pPr>
        <w:pStyle w:val="ad"/>
      </w:pPr>
      <w:r>
        <w:t>Что 2-3 года назад, казалось бы, скорее аномалией.</w:t>
      </w:r>
    </w:p>
    <w:p w14:paraId="49E30B6A" w14:textId="77777777" w:rsidR="001F2D96" w:rsidRDefault="001F2D96" w:rsidP="001F2D96">
      <w:pPr>
        <w:pStyle w:val="ad"/>
      </w:pPr>
    </w:p>
    <w:p w14:paraId="2639BFB2" w14:textId="77777777" w:rsidR="001F2D96" w:rsidRDefault="001F2D96" w:rsidP="001F2D96">
      <w:pPr>
        <w:pStyle w:val="ad"/>
      </w:pPr>
      <w:r>
        <w:t>С чем связано??</w:t>
      </w:r>
    </w:p>
    <w:p w14:paraId="107BCF82" w14:textId="77777777" w:rsidR="001F2D96" w:rsidRDefault="001F2D96" w:rsidP="001F2D96">
      <w:pPr>
        <w:pStyle w:val="ad"/>
        <w:pBdr>
          <w:bottom w:val="single" w:sz="6" w:space="1" w:color="auto"/>
        </w:pBdr>
      </w:pPr>
    </w:p>
    <w:p w14:paraId="78D45868" w14:textId="77777777" w:rsidR="001F2D96" w:rsidRDefault="001F2D96" w:rsidP="001F2D96">
      <w:pPr>
        <w:pStyle w:val="ad"/>
      </w:pPr>
    </w:p>
    <w:p w14:paraId="0550981A" w14:textId="77777777" w:rsidR="001F2D96" w:rsidRDefault="001F2D96" w:rsidP="001F2D96">
      <w:pPr>
        <w:pStyle w:val="ad"/>
      </w:pPr>
      <w:r>
        <w:t xml:space="preserve">Цель перехода к ЦВЦБ … </w:t>
      </w:r>
    </w:p>
    <w:p w14:paraId="7FE7DCE8" w14:textId="77777777" w:rsidR="001F2D96" w:rsidRDefault="001F2D96" w:rsidP="001F2D96">
      <w:pPr>
        <w:pStyle w:val="ad"/>
      </w:pPr>
    </w:p>
    <w:p w14:paraId="7D12AAB6" w14:textId="77777777" w:rsidR="001F2D96" w:rsidRDefault="001F2D96" w:rsidP="001F2D96">
      <w:pPr>
        <w:pStyle w:val="ad"/>
      </w:pPr>
      <w:r>
        <w:t xml:space="preserve">При внедрении ответить на вопрос о том, что зачем/кому нужно? </w:t>
      </w:r>
    </w:p>
    <w:p w14:paraId="502C00D3" w14:textId="77777777" w:rsidR="001F2D96" w:rsidRDefault="001F2D96" w:rsidP="001F2D96">
      <w:pPr>
        <w:pStyle w:val="ad"/>
      </w:pPr>
    </w:p>
    <w:p w14:paraId="43289078" w14:textId="77777777" w:rsidR="001F2D96" w:rsidRDefault="001F2D96" w:rsidP="001F2D96">
      <w:pPr>
        <w:pStyle w:val="ad"/>
      </w:pPr>
      <w:r>
        <w:t xml:space="preserve">Активные субъекты… </w:t>
      </w:r>
    </w:p>
    <w:p w14:paraId="063B2211" w14:textId="77777777" w:rsidR="001F2D96" w:rsidRDefault="001F2D96" w:rsidP="001F2D96">
      <w:pPr>
        <w:pStyle w:val="ad"/>
      </w:pPr>
    </w:p>
    <w:p w14:paraId="25968AD1" w14:textId="77777777" w:rsidR="001F2D96" w:rsidRDefault="001F2D96" w:rsidP="001F2D96">
      <w:pPr>
        <w:pStyle w:val="ad"/>
      </w:pPr>
      <w:r>
        <w:t>…зависит от формы денег….</w:t>
      </w:r>
    </w:p>
    <w:p w14:paraId="1B5846F3" w14:textId="77777777" w:rsidR="001F2D96" w:rsidRDefault="001F2D96" w:rsidP="001F2D96">
      <w:pPr>
        <w:pStyle w:val="ad"/>
      </w:pPr>
    </w:p>
    <w:p w14:paraId="24A695A5" w14:textId="77777777" w:rsidR="001F2D96" w:rsidRDefault="001F2D96" w:rsidP="001F2D96">
      <w:pPr>
        <w:pStyle w:val="ad"/>
      </w:pPr>
      <w:r>
        <w:t>…. Как / когда наличные появились. в какой момент безналичные…</w:t>
      </w:r>
    </w:p>
    <w:p w14:paraId="25C7ABB7" w14:textId="77777777" w:rsidR="001F2D96" w:rsidRDefault="001F2D96" w:rsidP="001F2D96">
      <w:pPr>
        <w:pStyle w:val="ad"/>
      </w:pPr>
    </w:p>
    <w:p w14:paraId="78135DF9" w14:textId="77777777" w:rsidR="001F2D96" w:rsidRDefault="001F2D96" w:rsidP="001F2D96">
      <w:pPr>
        <w:pStyle w:val="ad"/>
      </w:pPr>
      <w:r>
        <w:t xml:space="preserve">… концептуальные отличия… </w:t>
      </w:r>
    </w:p>
    <w:p w14:paraId="1A091923" w14:textId="77777777" w:rsidR="001F2D96" w:rsidRDefault="001F2D96" w:rsidP="001F2D96">
      <w:pPr>
        <w:pStyle w:val="ad"/>
      </w:pPr>
    </w:p>
    <w:p w14:paraId="6A161AF8" w14:textId="77777777" w:rsidR="001F2D96" w:rsidRDefault="001F2D96" w:rsidP="001F2D96">
      <w:pPr>
        <w:pStyle w:val="ad"/>
      </w:pPr>
      <w:r>
        <w:t>…. Отличия в субъектном составе…  их интересе. для гос-ва (</w:t>
      </w:r>
      <w:proofErr w:type="spellStart"/>
      <w:r>
        <w:t>сеньораж</w:t>
      </w:r>
      <w:proofErr w:type="spellEnd"/>
      <w:r>
        <w:t>), / для банков…</w:t>
      </w:r>
    </w:p>
    <w:p w14:paraId="6D159254" w14:textId="77777777" w:rsidR="001F2D96" w:rsidRDefault="001F2D96" w:rsidP="001F2D96">
      <w:pPr>
        <w:pStyle w:val="ad"/>
      </w:pPr>
    </w:p>
    <w:p w14:paraId="6F9B927B" w14:textId="77777777" w:rsidR="001F2D96" w:rsidRDefault="001F2D96" w:rsidP="001F2D96">
      <w:pPr>
        <w:pStyle w:val="ad"/>
      </w:pPr>
      <w:r>
        <w:t xml:space="preserve">…. Для </w:t>
      </w:r>
      <w:proofErr w:type="gramStart"/>
      <w:r>
        <w:t>граждан наверное</w:t>
      </w:r>
      <w:proofErr w:type="gramEnd"/>
      <w:r>
        <w:t xml:space="preserve"> отличий нет…</w:t>
      </w:r>
    </w:p>
    <w:p w14:paraId="3E4F5D2A" w14:textId="77777777" w:rsidR="001F2D96" w:rsidRDefault="001F2D96" w:rsidP="001F2D96">
      <w:pPr>
        <w:pStyle w:val="ad"/>
      </w:pPr>
      <w:r>
        <w:t>…</w:t>
      </w:r>
    </w:p>
    <w:p w14:paraId="05B5DE11" w14:textId="77777777" w:rsidR="001F2D96" w:rsidRDefault="001F2D96" w:rsidP="001F2D96">
      <w:pPr>
        <w:pStyle w:val="ad"/>
      </w:pPr>
    </w:p>
    <w:p w14:paraId="2D14E26E" w14:textId="77777777" w:rsidR="001F2D96" w:rsidRDefault="001F2D96" w:rsidP="001F2D96">
      <w:pPr>
        <w:pStyle w:val="ad"/>
      </w:pPr>
      <w:proofErr w:type="gramStart"/>
      <w:r>
        <w:t>..</w:t>
      </w:r>
      <w:proofErr w:type="gramEnd"/>
      <w:r>
        <w:t xml:space="preserve">потенциальные преимущества </w:t>
      </w:r>
    </w:p>
    <w:p w14:paraId="153F6EE7" w14:textId="77777777" w:rsidR="001F2D96" w:rsidRDefault="001F2D96" w:rsidP="001F2D96">
      <w:pPr>
        <w:pStyle w:val="ad"/>
      </w:pPr>
    </w:p>
    <w:p w14:paraId="3D8E5EB2" w14:textId="77777777" w:rsidR="001F2D96" w:rsidRDefault="001F2D96" w:rsidP="001F2D96">
      <w:pPr>
        <w:pStyle w:val="ad"/>
      </w:pPr>
      <w:r>
        <w:t xml:space="preserve">- для гос-ва </w:t>
      </w:r>
    </w:p>
    <w:p w14:paraId="19D3B725" w14:textId="77777777" w:rsidR="001F2D96" w:rsidRDefault="001F2D96" w:rsidP="001F2D96">
      <w:pPr>
        <w:pStyle w:val="ad"/>
      </w:pPr>
    </w:p>
    <w:p w14:paraId="6A25D02B" w14:textId="77777777" w:rsidR="001F2D96" w:rsidRDefault="001F2D96" w:rsidP="001F2D96">
      <w:pPr>
        <w:pStyle w:val="ad"/>
      </w:pPr>
      <w:r>
        <w:t xml:space="preserve">- для граждан… </w:t>
      </w:r>
    </w:p>
    <w:p w14:paraId="47AFF7A2" w14:textId="77777777" w:rsidR="001F2D96" w:rsidRDefault="001F2D96" w:rsidP="001F2D96">
      <w:pPr>
        <w:pStyle w:val="ad"/>
      </w:pPr>
    </w:p>
    <w:p w14:paraId="44BBDEEA" w14:textId="77777777" w:rsidR="001F2D96" w:rsidRDefault="001F2D96" w:rsidP="001F2D96">
      <w:pPr>
        <w:pStyle w:val="ad"/>
      </w:pPr>
    </w:p>
    <w:p w14:paraId="6C8BA1DF" w14:textId="43CDD688" w:rsidR="001F2D96" w:rsidRDefault="001F2D96">
      <w:pPr>
        <w:pStyle w:val="ad"/>
      </w:pPr>
    </w:p>
  </w:comment>
  <w:comment w:id="1" w:author="Ирина Коржова" w:date="2026-04-10T10:40:00Z" w:initials="ИК">
    <w:p w14:paraId="7C9D373C" w14:textId="77777777" w:rsidR="001F2D96" w:rsidRDefault="001F2D96" w:rsidP="001F2D96">
      <w:pPr>
        <w:pStyle w:val="ad"/>
      </w:pPr>
      <w:r>
        <w:rPr>
          <w:rStyle w:val="ac"/>
        </w:rPr>
        <w:annotationRef/>
      </w:r>
      <w:r w:rsidRPr="00CF0DDA">
        <w:t xml:space="preserve">Дополнить </w:t>
      </w:r>
      <w:r>
        <w:t xml:space="preserve">акцентами про </w:t>
      </w:r>
      <w:proofErr w:type="gramStart"/>
      <w:r>
        <w:t>супер централизующие</w:t>
      </w:r>
      <w:proofErr w:type="gramEnd"/>
      <w:r>
        <w:t xml:space="preserve"> институты… </w:t>
      </w:r>
    </w:p>
    <w:p w14:paraId="365CF9AD" w14:textId="77777777" w:rsidR="001F2D96" w:rsidRDefault="001F2D96" w:rsidP="001F2D96">
      <w:pPr>
        <w:pStyle w:val="ad"/>
      </w:pPr>
    </w:p>
    <w:p w14:paraId="27E32582" w14:textId="77777777" w:rsidR="001F2D96" w:rsidRDefault="001F2D96" w:rsidP="001F2D96">
      <w:pPr>
        <w:pStyle w:val="ad"/>
      </w:pPr>
      <w:proofErr w:type="spellStart"/>
      <w:r>
        <w:t>Цд</w:t>
      </w:r>
      <w:proofErr w:type="spellEnd"/>
      <w:r>
        <w:t xml:space="preserve"> и </w:t>
      </w:r>
      <w:proofErr w:type="spellStart"/>
      <w:r>
        <w:t>цк</w:t>
      </w:r>
      <w:proofErr w:type="spellEnd"/>
      <w:r>
        <w:t xml:space="preserve"> … </w:t>
      </w:r>
    </w:p>
    <w:p w14:paraId="5022C6E4" w14:textId="77777777" w:rsidR="001F2D96" w:rsidRDefault="001F2D96" w:rsidP="001F2D96">
      <w:pPr>
        <w:pStyle w:val="ad"/>
      </w:pPr>
    </w:p>
    <w:p w14:paraId="6134EA6C" w14:textId="77777777" w:rsidR="001F2D96" w:rsidRDefault="001F2D96" w:rsidP="001F2D96">
      <w:pPr>
        <w:pStyle w:val="ad"/>
      </w:pPr>
      <w:r>
        <w:t xml:space="preserve">У них выявить все функции </w:t>
      </w:r>
    </w:p>
    <w:p w14:paraId="46122A05" w14:textId="77777777" w:rsidR="001F2D96" w:rsidRDefault="001F2D96" w:rsidP="001F2D96">
      <w:pPr>
        <w:pStyle w:val="ad"/>
      </w:pPr>
    </w:p>
    <w:p w14:paraId="0A1EE1B4" w14:textId="41E2D42A" w:rsidR="001F2D96" w:rsidRDefault="001F2D96" w:rsidP="001F2D96">
      <w:pPr>
        <w:pStyle w:val="ad"/>
      </w:pPr>
      <w:r>
        <w:t>+ функции централизатора не связанные с учетом / расчетами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8BA1DF" w15:done="0"/>
  <w15:commentEx w15:paraId="0A1EE1B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8BA1DF" w16cid:durableId="2D85659E"/>
  <w16cid:commentId w16cid:paraId="0A1EE1B4" w16cid:durableId="2D8565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3D64C" w14:textId="77777777" w:rsidR="00701323" w:rsidRDefault="00701323" w:rsidP="000154AF">
      <w:r>
        <w:separator/>
      </w:r>
    </w:p>
  </w:endnote>
  <w:endnote w:type="continuationSeparator" w:id="0">
    <w:p w14:paraId="6574C443" w14:textId="77777777" w:rsidR="00701323" w:rsidRDefault="00701323" w:rsidP="00015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B8481" w14:textId="77777777" w:rsidR="00701323" w:rsidRDefault="00701323" w:rsidP="000154AF">
      <w:r>
        <w:separator/>
      </w:r>
    </w:p>
  </w:footnote>
  <w:footnote w:type="continuationSeparator" w:id="0">
    <w:p w14:paraId="770C5E22" w14:textId="77777777" w:rsidR="00701323" w:rsidRDefault="00701323" w:rsidP="000154AF">
      <w:r>
        <w:continuationSeparator/>
      </w:r>
    </w:p>
  </w:footnote>
  <w:footnote w:id="1">
    <w:p w14:paraId="7C93436E" w14:textId="5B55F7D9" w:rsidR="00E1692E" w:rsidRDefault="00E1692E">
      <w:pPr>
        <w:pStyle w:val="a3"/>
      </w:pPr>
      <w:r>
        <w:rPr>
          <w:rStyle w:val="a5"/>
        </w:rPr>
        <w:footnoteRef/>
      </w:r>
      <w:r>
        <w:t xml:space="preserve"> </w:t>
      </w:r>
    </w:p>
  </w:footnote>
  <w:footnote w:id="2">
    <w:p w14:paraId="449EE345" w14:textId="77777777" w:rsidR="00E1692E" w:rsidRPr="005A739A" w:rsidRDefault="00E1692E" w:rsidP="000154AF">
      <w:pPr>
        <w:pStyle w:val="a3"/>
      </w:pPr>
      <w:r w:rsidRPr="00B27509">
        <w:rPr>
          <w:rStyle w:val="a5"/>
        </w:rPr>
        <w:footnoteRef/>
      </w:r>
      <w:r w:rsidRPr="005A739A">
        <w:t xml:space="preserve"> </w:t>
      </w:r>
      <w:r w:rsidRPr="00127F05">
        <w:rPr>
          <w:rFonts w:ascii="Times New Roman" w:hAnsi="Times New Roman" w:cs="Times New Roman"/>
        </w:rPr>
        <w:t>к числу которых относятся: цифровые финансовые активы (далее – ЦФА); утилитарные цифровые права (далее – УЦП); цифровые права, включающие одновременно цифровые финансовые активы и утилитарные цифровые права (далее – ГЦП), иностранные цифровые права, потенциально иные цифровые права, цифровая валюта</w:t>
      </w:r>
    </w:p>
  </w:footnote>
  <w:footnote w:id="3">
    <w:p w14:paraId="1E81B326" w14:textId="77777777" w:rsidR="00E1692E" w:rsidRPr="00127F05" w:rsidRDefault="00E1692E" w:rsidP="000154AF">
      <w:pPr>
        <w:jc w:val="both"/>
        <w:rPr>
          <w:rFonts w:ascii="Times New Roman" w:hAnsi="Times New Roman" w:cs="Times New Roman"/>
          <w:sz w:val="20"/>
          <w:szCs w:val="20"/>
        </w:rPr>
      </w:pPr>
      <w:r w:rsidRPr="00127F05">
        <w:rPr>
          <w:rStyle w:val="a5"/>
          <w:sz w:val="20"/>
          <w:szCs w:val="20"/>
        </w:rPr>
        <w:footnoteRef/>
      </w:r>
      <w:r w:rsidRPr="00127F05">
        <w:rPr>
          <w:sz w:val="20"/>
          <w:szCs w:val="20"/>
        </w:rPr>
        <w:t xml:space="preserve"> </w:t>
      </w:r>
      <w:r w:rsidRPr="00127F05">
        <w:rPr>
          <w:rFonts w:ascii="Times New Roman" w:hAnsi="Times New Roman" w:cs="Times New Roman"/>
          <w:sz w:val="20"/>
          <w:szCs w:val="20"/>
        </w:rPr>
        <w:t xml:space="preserve">к числу которых относятся: операторы информационной системы, в которой осуществляется выпуск цифровых финансовых активов (далее – операторы информационной системы ЦФА); операторы обмена цифровых финансовых активов (далее – операторы обмена ЦФА); оператор инвестиционной платформы и др.  </w:t>
      </w:r>
    </w:p>
    <w:p w14:paraId="70C26D8D" w14:textId="77777777" w:rsidR="00E1692E" w:rsidRPr="005A739A" w:rsidRDefault="00E1692E" w:rsidP="000154AF">
      <w:pPr>
        <w:pStyle w:val="a3"/>
      </w:pPr>
    </w:p>
  </w:footnote>
  <w:footnote w:id="4">
    <w:p w14:paraId="6DF1B5A1" w14:textId="77777777" w:rsidR="00E1692E" w:rsidRPr="00153BD6" w:rsidRDefault="00E1692E" w:rsidP="000154AF">
      <w:pPr>
        <w:contextualSpacing/>
        <w:jc w:val="both"/>
        <w:rPr>
          <w:rFonts w:ascii="Times New Roman" w:hAnsi="Times New Roman" w:cs="Times New Roman"/>
          <w:sz w:val="20"/>
          <w:szCs w:val="20"/>
          <w:lang w:val="en-US"/>
        </w:rPr>
      </w:pPr>
      <w:r w:rsidRPr="00153BD6">
        <w:rPr>
          <w:rFonts w:ascii="Times New Roman" w:hAnsi="Times New Roman" w:cs="Times New Roman"/>
          <w:sz w:val="20"/>
          <w:szCs w:val="20"/>
          <w:vertAlign w:val="superscript"/>
        </w:rPr>
        <w:footnoteRef/>
      </w:r>
      <w:r w:rsidRPr="00153BD6">
        <w:rPr>
          <w:rFonts w:ascii="Times New Roman" w:hAnsi="Times New Roman" w:cs="Times New Roman"/>
          <w:sz w:val="20"/>
          <w:szCs w:val="20"/>
          <w:lang w:val="en-US"/>
        </w:rPr>
        <w:t xml:space="preserve"> </w:t>
      </w:r>
      <w:r w:rsidRPr="00153BD6">
        <w:rPr>
          <w:rFonts w:ascii="Times New Roman" w:hAnsi="Times New Roman" w:cs="Times New Roman"/>
          <w:i/>
          <w:iCs/>
          <w:sz w:val="20"/>
          <w:szCs w:val="20"/>
          <w:lang w:val="en-US"/>
        </w:rPr>
        <w:t>Anker-</w:t>
      </w:r>
      <w:proofErr w:type="spellStart"/>
      <w:r w:rsidRPr="00153BD6">
        <w:rPr>
          <w:rFonts w:ascii="Times New Roman" w:hAnsi="Times New Roman" w:cs="Times New Roman"/>
          <w:i/>
          <w:iCs/>
          <w:sz w:val="20"/>
          <w:szCs w:val="20"/>
          <w:lang w:val="en-US"/>
        </w:rPr>
        <w:t>Sørensen</w:t>
      </w:r>
      <w:proofErr w:type="spellEnd"/>
      <w:r w:rsidRPr="00153BD6">
        <w:rPr>
          <w:rFonts w:ascii="Times New Roman" w:hAnsi="Times New Roman" w:cs="Times New Roman"/>
          <w:i/>
          <w:iCs/>
          <w:sz w:val="20"/>
          <w:szCs w:val="20"/>
          <w:lang w:val="en-US"/>
        </w:rPr>
        <w:t xml:space="preserve"> L.</w:t>
      </w:r>
      <w:r w:rsidRPr="00153BD6">
        <w:rPr>
          <w:rFonts w:ascii="Times New Roman" w:hAnsi="Times New Roman" w:cs="Times New Roman"/>
          <w:sz w:val="20"/>
          <w:szCs w:val="20"/>
          <w:lang w:val="en-US"/>
        </w:rPr>
        <w:t xml:space="preserve">, </w:t>
      </w:r>
      <w:proofErr w:type="spellStart"/>
      <w:r w:rsidRPr="00153BD6">
        <w:rPr>
          <w:rFonts w:ascii="Times New Roman" w:hAnsi="Times New Roman" w:cs="Times New Roman"/>
          <w:i/>
          <w:iCs/>
          <w:sz w:val="20"/>
          <w:szCs w:val="20"/>
          <w:lang w:val="en-US"/>
        </w:rPr>
        <w:t>Zetzsche</w:t>
      </w:r>
      <w:proofErr w:type="spellEnd"/>
      <w:r w:rsidRPr="00153BD6">
        <w:rPr>
          <w:rFonts w:ascii="Times New Roman" w:hAnsi="Times New Roman" w:cs="Times New Roman"/>
          <w:i/>
          <w:iCs/>
          <w:sz w:val="20"/>
          <w:szCs w:val="20"/>
          <w:lang w:val="en-US"/>
        </w:rPr>
        <w:t xml:space="preserve"> D. A.</w:t>
      </w:r>
      <w:r w:rsidRPr="00153BD6">
        <w:rPr>
          <w:rFonts w:ascii="Times New Roman" w:hAnsi="Times New Roman" w:cs="Times New Roman"/>
          <w:sz w:val="20"/>
          <w:szCs w:val="20"/>
          <w:lang w:val="en-US"/>
        </w:rPr>
        <w:t xml:space="preserve"> From Centralized to Decentralized Finance: The Issue </w:t>
      </w:r>
      <w:proofErr w:type="spellStart"/>
      <w:r w:rsidRPr="00153BD6">
        <w:rPr>
          <w:rFonts w:ascii="Times New Roman" w:hAnsi="Times New Roman" w:cs="Times New Roman"/>
          <w:sz w:val="20"/>
          <w:szCs w:val="20"/>
          <w:lang w:val="en-US"/>
        </w:rPr>
        <w:t>of'Fake-DeFi</w:t>
      </w:r>
      <w:proofErr w:type="spellEnd"/>
      <w:r w:rsidRPr="00153BD6">
        <w:rPr>
          <w:rFonts w:ascii="Times New Roman" w:hAnsi="Times New Roman" w:cs="Times New Roman"/>
          <w:sz w:val="20"/>
          <w:szCs w:val="20"/>
          <w:lang w:val="en-US"/>
        </w:rPr>
        <w:t xml:space="preserve">' //Available at SSRN 3978815. – 2021. P.5. </w:t>
      </w:r>
    </w:p>
  </w:footnote>
  <w:footnote w:id="5">
    <w:p w14:paraId="6CD1C19E" w14:textId="77777777" w:rsidR="00E1692E" w:rsidRPr="006E4D74" w:rsidRDefault="00E1692E" w:rsidP="000154AF">
      <w:pPr>
        <w:pStyle w:val="Footnote3"/>
        <w:jc w:val="both"/>
        <w:rPr>
          <w:rFonts w:ascii="Times New Roman" w:hAnsi="Times New Roman"/>
          <w:lang w:val="en-US"/>
        </w:rPr>
      </w:pPr>
      <w:r>
        <w:rPr>
          <w:rFonts w:ascii="Times New Roman" w:hAnsi="Times New Roman"/>
          <w:vertAlign w:val="superscript"/>
        </w:rPr>
        <w:footnoteRef/>
      </w:r>
      <w:r w:rsidRPr="00ED60C7">
        <w:rPr>
          <w:rFonts w:ascii="Times New Roman" w:hAnsi="Times New Roman"/>
          <w:lang w:val="en-US"/>
        </w:rPr>
        <w:t xml:space="preserve"> </w:t>
      </w:r>
      <w:r w:rsidRPr="006E4D74">
        <w:rPr>
          <w:rFonts w:ascii="Times New Roman" w:hAnsi="Times New Roman"/>
          <w:lang w:val="en-US"/>
        </w:rPr>
        <w:t>Digital Assets: Final report. Presented to Parliament pursuant to section 3(2) of the Law Commissions Act 1965</w:t>
      </w:r>
    </w:p>
    <w:p w14:paraId="45FDCC66" w14:textId="77777777" w:rsidR="00E1692E" w:rsidRPr="00ED60C7" w:rsidRDefault="00E1692E" w:rsidP="000154AF">
      <w:pPr>
        <w:pStyle w:val="Footnote3"/>
        <w:jc w:val="both"/>
        <w:rPr>
          <w:rFonts w:ascii="Times New Roman" w:hAnsi="Times New Roman"/>
          <w:lang w:val="en-US"/>
        </w:rPr>
      </w:pPr>
      <w:r w:rsidRPr="006E4D74">
        <w:rPr>
          <w:rFonts w:ascii="Times New Roman" w:hAnsi="Times New Roman"/>
          <w:lang w:val="en-US"/>
        </w:rPr>
        <w:t xml:space="preserve">Ordered by the House of Commons to </w:t>
      </w:r>
      <w:r w:rsidRPr="001277EE">
        <w:rPr>
          <w:rFonts w:ascii="Times New Roman" w:hAnsi="Times New Roman"/>
          <w:lang w:val="en-US"/>
        </w:rPr>
        <w:t>be printed on 27 June 2023</w:t>
      </w:r>
      <w:r w:rsidRPr="004F047A">
        <w:rPr>
          <w:rFonts w:ascii="Times New Roman" w:hAnsi="Times New Roman"/>
          <w:lang w:val="en-GB"/>
        </w:rPr>
        <w:t xml:space="preserve"> </w:t>
      </w:r>
      <w:r w:rsidRPr="006E4D74">
        <w:rPr>
          <w:rFonts w:ascii="Times New Roman" w:hAnsi="Times New Roman"/>
          <w:lang w:val="en-GB"/>
        </w:rPr>
        <w:t>URL: https://lawcom.gov.uk/document/digital-assets-final-report/ (</w:t>
      </w:r>
      <w:proofErr w:type="spellStart"/>
      <w:r w:rsidRPr="006E4D74">
        <w:rPr>
          <w:rFonts w:ascii="Times New Roman" w:hAnsi="Times New Roman"/>
          <w:lang w:val="en-GB"/>
        </w:rPr>
        <w:t>дата</w:t>
      </w:r>
      <w:proofErr w:type="spellEnd"/>
      <w:r w:rsidRPr="006E4D74">
        <w:rPr>
          <w:rFonts w:ascii="Times New Roman" w:hAnsi="Times New Roman"/>
          <w:lang w:val="en-GB"/>
        </w:rPr>
        <w:t xml:space="preserve"> </w:t>
      </w:r>
      <w:proofErr w:type="spellStart"/>
      <w:r w:rsidRPr="006E4D74">
        <w:rPr>
          <w:rFonts w:ascii="Times New Roman" w:hAnsi="Times New Roman"/>
          <w:lang w:val="en-GB"/>
        </w:rPr>
        <w:t>обращения</w:t>
      </w:r>
      <w:proofErr w:type="spellEnd"/>
      <w:r w:rsidRPr="006E4D74">
        <w:rPr>
          <w:rFonts w:ascii="Times New Roman" w:hAnsi="Times New Roman"/>
          <w:lang w:val="en-GB"/>
        </w:rPr>
        <w:t>: 01.01.2024)</w:t>
      </w:r>
      <w:r w:rsidRPr="001277EE">
        <w:rPr>
          <w:rFonts w:ascii="Times New Roman" w:hAnsi="Times New Roman"/>
          <w:lang w:val="en-US"/>
        </w:rPr>
        <w:t>.</w:t>
      </w:r>
      <w:r w:rsidRPr="00ED60C7">
        <w:rPr>
          <w:rFonts w:ascii="Times New Roman" w:hAnsi="Times New Roman"/>
          <w:lang w:val="en-US"/>
        </w:rPr>
        <w:t xml:space="preserve">  </w:t>
      </w:r>
    </w:p>
  </w:footnote>
  <w:footnote w:id="6">
    <w:p w14:paraId="34974497" w14:textId="77777777" w:rsidR="00E1692E" w:rsidRPr="00153BD6" w:rsidRDefault="00E1692E" w:rsidP="000154AF">
      <w:pPr>
        <w:pStyle w:val="Footnote3"/>
        <w:spacing w:line="276" w:lineRule="auto"/>
        <w:jc w:val="both"/>
        <w:rPr>
          <w:rFonts w:ascii="Times New Roman" w:hAnsi="Times New Roman"/>
          <w:lang w:val="en-US"/>
        </w:rPr>
      </w:pPr>
      <w:r>
        <w:rPr>
          <w:rFonts w:ascii="Times New Roman" w:hAnsi="Times New Roman"/>
          <w:vertAlign w:val="superscript"/>
        </w:rPr>
        <w:footnoteRef/>
      </w:r>
      <w:r w:rsidRPr="00ED60C7">
        <w:rPr>
          <w:rFonts w:ascii="Times New Roman" w:hAnsi="Times New Roman"/>
          <w:lang w:val="en-US"/>
        </w:rPr>
        <w:t xml:space="preserve"> </w:t>
      </w:r>
      <w:r w:rsidRPr="00142EFC">
        <w:rPr>
          <w:rFonts w:ascii="Times New Roman" w:hAnsi="Times New Roman"/>
          <w:i/>
          <w:iCs/>
          <w:lang w:val="en-US"/>
        </w:rPr>
        <w:t>Bains P. et al.</w:t>
      </w:r>
      <w:r w:rsidRPr="00ED60C7">
        <w:rPr>
          <w:rFonts w:ascii="Times New Roman" w:hAnsi="Times New Roman"/>
          <w:lang w:val="en-US"/>
        </w:rPr>
        <w:t xml:space="preserve"> Regulating the crypto ecosystem: The case of unbacked crypto assets. – International Monetary Fund, 2022.  P</w:t>
      </w:r>
      <w:r w:rsidRPr="00153BD6">
        <w:rPr>
          <w:rFonts w:ascii="Times New Roman" w:hAnsi="Times New Roman"/>
          <w:lang w:val="en-US"/>
        </w:rPr>
        <w:t xml:space="preserve">. 7. </w:t>
      </w:r>
      <w:r w:rsidRPr="00ED60C7">
        <w:rPr>
          <w:rFonts w:ascii="Times New Roman" w:hAnsi="Times New Roman"/>
          <w:lang w:val="en-US"/>
        </w:rPr>
        <w:t>URL</w:t>
      </w:r>
      <w:r w:rsidRPr="00153BD6">
        <w:rPr>
          <w:rFonts w:ascii="Times New Roman" w:hAnsi="Times New Roman"/>
          <w:lang w:val="en-US"/>
        </w:rPr>
        <w:t xml:space="preserve">: </w:t>
      </w:r>
      <w:proofErr w:type="gramStart"/>
      <w:r w:rsidRPr="00ED60C7">
        <w:rPr>
          <w:rFonts w:ascii="Times New Roman" w:hAnsi="Times New Roman"/>
          <w:lang w:val="en-US"/>
        </w:rPr>
        <w:t>https</w:t>
      </w:r>
      <w:r w:rsidRPr="00153BD6">
        <w:rPr>
          <w:rFonts w:ascii="Times New Roman" w:hAnsi="Times New Roman"/>
          <w:lang w:val="en-US"/>
        </w:rPr>
        <w:t>://</w:t>
      </w:r>
      <w:r w:rsidRPr="00ED60C7">
        <w:rPr>
          <w:rFonts w:ascii="Times New Roman" w:hAnsi="Times New Roman"/>
          <w:lang w:val="en-US"/>
        </w:rPr>
        <w:t>www</w:t>
      </w:r>
      <w:r w:rsidRPr="00153BD6">
        <w:rPr>
          <w:rFonts w:ascii="Times New Roman" w:hAnsi="Times New Roman"/>
          <w:lang w:val="en-US"/>
        </w:rPr>
        <w:t>.</w:t>
      </w:r>
      <w:r w:rsidRPr="00ED60C7">
        <w:rPr>
          <w:rFonts w:ascii="Times New Roman" w:hAnsi="Times New Roman"/>
          <w:lang w:val="en-US"/>
        </w:rPr>
        <w:t>imf</w:t>
      </w:r>
      <w:r w:rsidRPr="00153BD6">
        <w:rPr>
          <w:rFonts w:ascii="Times New Roman" w:hAnsi="Times New Roman"/>
          <w:lang w:val="en-US"/>
        </w:rPr>
        <w:t>.</w:t>
      </w:r>
      <w:r w:rsidRPr="00ED60C7">
        <w:rPr>
          <w:rFonts w:ascii="Times New Roman" w:hAnsi="Times New Roman"/>
          <w:lang w:val="en-US"/>
        </w:rPr>
        <w:t>org</w:t>
      </w:r>
      <w:r w:rsidRPr="00153BD6">
        <w:rPr>
          <w:rFonts w:ascii="Times New Roman" w:hAnsi="Times New Roman"/>
          <w:lang w:val="en-US"/>
        </w:rPr>
        <w:t>/-/</w:t>
      </w:r>
      <w:r w:rsidRPr="00ED60C7">
        <w:rPr>
          <w:rFonts w:ascii="Times New Roman" w:hAnsi="Times New Roman"/>
          <w:lang w:val="en-US"/>
        </w:rPr>
        <w:t>media</w:t>
      </w:r>
      <w:r w:rsidRPr="00153BD6">
        <w:rPr>
          <w:rFonts w:ascii="Times New Roman" w:hAnsi="Times New Roman"/>
          <w:lang w:val="en-US"/>
        </w:rPr>
        <w:t>/</w:t>
      </w:r>
      <w:r w:rsidRPr="00ED60C7">
        <w:rPr>
          <w:rFonts w:ascii="Times New Roman" w:hAnsi="Times New Roman"/>
          <w:lang w:val="en-US"/>
        </w:rPr>
        <w:t>Files</w:t>
      </w:r>
      <w:r w:rsidRPr="00153BD6">
        <w:rPr>
          <w:rFonts w:ascii="Times New Roman" w:hAnsi="Times New Roman"/>
          <w:lang w:val="en-US"/>
        </w:rPr>
        <w:t>/</w:t>
      </w:r>
      <w:r w:rsidRPr="00ED60C7">
        <w:rPr>
          <w:rFonts w:ascii="Times New Roman" w:hAnsi="Times New Roman"/>
          <w:lang w:val="en-US"/>
        </w:rPr>
        <w:t>Publications</w:t>
      </w:r>
      <w:r w:rsidRPr="00153BD6">
        <w:rPr>
          <w:rFonts w:ascii="Times New Roman" w:hAnsi="Times New Roman"/>
          <w:lang w:val="en-US"/>
        </w:rPr>
        <w:t>/</w:t>
      </w:r>
      <w:r w:rsidRPr="00ED60C7">
        <w:rPr>
          <w:rFonts w:ascii="Times New Roman" w:hAnsi="Times New Roman"/>
          <w:lang w:val="en-US"/>
        </w:rPr>
        <w:t>FTN</w:t>
      </w:r>
      <w:r w:rsidRPr="00153BD6">
        <w:rPr>
          <w:rFonts w:ascii="Times New Roman" w:hAnsi="Times New Roman"/>
          <w:lang w:val="en-US"/>
        </w:rPr>
        <w:t>063/2022/</w:t>
      </w:r>
      <w:r w:rsidRPr="00ED60C7">
        <w:rPr>
          <w:rFonts w:ascii="Times New Roman" w:hAnsi="Times New Roman"/>
          <w:lang w:val="en-US"/>
        </w:rPr>
        <w:t>English</w:t>
      </w:r>
      <w:r w:rsidRPr="00153BD6">
        <w:rPr>
          <w:rFonts w:ascii="Times New Roman" w:hAnsi="Times New Roman"/>
          <w:lang w:val="en-US"/>
        </w:rPr>
        <w:t>/</w:t>
      </w:r>
      <w:r w:rsidRPr="00ED60C7">
        <w:rPr>
          <w:rFonts w:ascii="Times New Roman" w:hAnsi="Times New Roman"/>
          <w:lang w:val="en-US"/>
        </w:rPr>
        <w:t>FTNEA</w:t>
      </w:r>
      <w:r w:rsidRPr="00153BD6">
        <w:rPr>
          <w:rFonts w:ascii="Times New Roman" w:hAnsi="Times New Roman"/>
          <w:lang w:val="en-US"/>
        </w:rPr>
        <w:t>2022007.</w:t>
      </w:r>
      <w:r w:rsidRPr="00ED60C7">
        <w:rPr>
          <w:rFonts w:ascii="Times New Roman" w:hAnsi="Times New Roman"/>
          <w:lang w:val="en-US"/>
        </w:rPr>
        <w:t>ashx</w:t>
      </w:r>
      <w:r w:rsidRPr="00153BD6">
        <w:rPr>
          <w:rFonts w:ascii="Times New Roman" w:hAnsi="Times New Roman"/>
          <w:lang w:val="en-US"/>
        </w:rPr>
        <w:t>..</w:t>
      </w:r>
      <w:proofErr w:type="gramEnd"/>
    </w:p>
  </w:footnote>
  <w:footnote w:id="7">
    <w:p w14:paraId="2A2F1F09" w14:textId="77777777" w:rsidR="00E1692E" w:rsidRDefault="00E1692E" w:rsidP="000154AF">
      <w:pPr>
        <w:pStyle w:val="Footnote3"/>
        <w:spacing w:line="276" w:lineRule="auto"/>
        <w:jc w:val="both"/>
        <w:rPr>
          <w:rFonts w:ascii="Times New Roman" w:hAnsi="Times New Roman"/>
        </w:rPr>
      </w:pPr>
      <w:r>
        <w:rPr>
          <w:rFonts w:ascii="Times New Roman" w:hAnsi="Times New Roman"/>
          <w:vertAlign w:val="superscript"/>
        </w:rPr>
        <w:footnoteRef/>
      </w:r>
      <w:r>
        <w:rPr>
          <w:rFonts w:ascii="Times New Roman" w:hAnsi="Times New Roman"/>
        </w:rPr>
        <w:t xml:space="preserve"> Постановление № 54-11 Межпарламентской Ассамблеи государств - участников СНГ «О Глоссарии терминов, используемых органами внутренних дел (полицией) государств - участников Содружества Независимых Государств, по вопросам противодействия преступлениям, совершаемым посредством </w:t>
      </w:r>
      <w:proofErr w:type="spellStart"/>
      <w:r>
        <w:rPr>
          <w:rFonts w:ascii="Times New Roman" w:hAnsi="Times New Roman"/>
        </w:rPr>
        <w:t>блокчейн</w:t>
      </w:r>
      <w:proofErr w:type="spellEnd"/>
      <w:r>
        <w:rPr>
          <w:rFonts w:ascii="Times New Roman" w:hAnsi="Times New Roman"/>
        </w:rPr>
        <w:t>-технологий и криптовалют» (Принято в г. Самарканде 28.10.2022) // СПС «КонсультантПлюс».</w:t>
      </w:r>
    </w:p>
  </w:footnote>
  <w:footnote w:id="8">
    <w:p w14:paraId="6CC66F5D" w14:textId="77777777" w:rsidR="00E1692E" w:rsidRPr="004F047A" w:rsidRDefault="00E1692E" w:rsidP="000154AF">
      <w:pPr>
        <w:pStyle w:val="Footnote3"/>
        <w:spacing w:line="276" w:lineRule="auto"/>
        <w:jc w:val="both"/>
        <w:rPr>
          <w:rFonts w:ascii="Times New Roman" w:hAnsi="Times New Roman"/>
        </w:rPr>
      </w:pPr>
      <w:r>
        <w:rPr>
          <w:rFonts w:ascii="Times New Roman" w:hAnsi="Times New Roman"/>
          <w:vertAlign w:val="superscript"/>
        </w:rPr>
        <w:footnoteRef/>
      </w:r>
      <w:r>
        <w:t xml:space="preserve"> </w:t>
      </w:r>
      <w:r w:rsidRPr="00142EFC">
        <w:rPr>
          <w:rFonts w:ascii="Times New Roman" w:hAnsi="Times New Roman"/>
          <w:i/>
          <w:iCs/>
        </w:rPr>
        <w:t>Аюпов А.А.</w:t>
      </w:r>
      <w:r>
        <w:rPr>
          <w:rFonts w:ascii="Times New Roman" w:hAnsi="Times New Roman"/>
        </w:rPr>
        <w:t xml:space="preserve">, </w:t>
      </w:r>
      <w:proofErr w:type="spellStart"/>
      <w:r w:rsidRPr="00142EFC">
        <w:rPr>
          <w:rFonts w:ascii="Times New Roman" w:hAnsi="Times New Roman"/>
          <w:i/>
          <w:iCs/>
        </w:rPr>
        <w:t>Бабыкова</w:t>
      </w:r>
      <w:proofErr w:type="spellEnd"/>
      <w:r w:rsidRPr="00142EFC">
        <w:rPr>
          <w:rFonts w:ascii="Times New Roman" w:hAnsi="Times New Roman"/>
          <w:i/>
          <w:iCs/>
        </w:rPr>
        <w:t xml:space="preserve"> А.Р.</w:t>
      </w:r>
      <w:r>
        <w:rPr>
          <w:rFonts w:ascii="Times New Roman" w:hAnsi="Times New Roman"/>
        </w:rPr>
        <w:t xml:space="preserve"> Гибридный токен как перспективный </w:t>
      </w:r>
      <w:r w:rsidRPr="006E4D74">
        <w:rPr>
          <w:rFonts w:ascii="Times New Roman" w:hAnsi="Times New Roman"/>
        </w:rPr>
        <w:t xml:space="preserve">финансовый инструмент на рынке ICO // Инновации и инвестиции. 2021. N 1. С. 93 - 97. URL: https://cyberleninka.ru/article/n/gibridnyy-token-kak-perspektivnyy-finansovyy-instrument-na-rynke-ico/viewer (дата обращения: </w:t>
      </w:r>
      <w:r w:rsidRPr="004F047A">
        <w:rPr>
          <w:rFonts w:ascii="Times New Roman" w:hAnsi="Times New Roman"/>
        </w:rPr>
        <w:t>01.01.2024).</w:t>
      </w:r>
    </w:p>
  </w:footnote>
  <w:footnote w:id="9">
    <w:p w14:paraId="03AE8A47" w14:textId="77777777" w:rsidR="00C8508A" w:rsidRPr="00127F05" w:rsidRDefault="00C8508A" w:rsidP="00C8508A">
      <w:pPr>
        <w:pStyle w:val="a3"/>
        <w:jc w:val="both"/>
        <w:rPr>
          <w:ins w:id="8" w:author="Ирина Коржова" w:date="2026-04-10T16:28:00Z"/>
          <w:rFonts w:ascii="Times New Roman" w:hAnsi="Times New Roman" w:cs="Times New Roman"/>
        </w:rPr>
      </w:pPr>
      <w:ins w:id="9" w:author="Ирина Коржова" w:date="2026-04-10T16:28:00Z">
        <w:r>
          <w:rPr>
            <w:rStyle w:val="a5"/>
          </w:rPr>
          <w:footnoteRef/>
        </w:r>
        <w:r>
          <w:t xml:space="preserve"> </w:t>
        </w:r>
        <w:r w:rsidRPr="00127F05">
          <w:rPr>
            <w:rFonts w:ascii="Times New Roman" w:hAnsi="Times New Roman" w:cs="Times New Roman"/>
          </w:rPr>
          <w:t xml:space="preserve">ПФИ </w:t>
        </w:r>
        <w:r>
          <w:rPr>
            <w:rFonts w:ascii="Times New Roman" w:hAnsi="Times New Roman" w:cs="Times New Roman"/>
          </w:rPr>
          <w:t>–</w:t>
        </w:r>
        <w:r w:rsidRPr="00127F05">
          <w:rPr>
            <w:rFonts w:ascii="Times New Roman" w:hAnsi="Times New Roman" w:cs="Times New Roman"/>
          </w:rPr>
          <w:t xml:space="preserve"> это «гибридный» инструмент, чьи юридико-технические свойства зависят от того, в какой среде происходят его исполнение и расчеты.</w:t>
        </w:r>
      </w:ins>
    </w:p>
    <w:p w14:paraId="59FB8182" w14:textId="77777777" w:rsidR="00C8508A" w:rsidRPr="00127F05" w:rsidRDefault="00C8508A" w:rsidP="00C8508A">
      <w:pPr>
        <w:pStyle w:val="a3"/>
        <w:jc w:val="both"/>
        <w:rPr>
          <w:ins w:id="10" w:author="Ирина Коржова" w:date="2026-04-10T16:28:00Z"/>
          <w:rFonts w:ascii="Times New Roman" w:hAnsi="Times New Roman" w:cs="Times New Roman"/>
        </w:rPr>
      </w:pPr>
      <w:ins w:id="11" w:author="Ирина Коржова" w:date="2026-04-10T16:28:00Z">
        <w:r w:rsidRPr="00127F05">
          <w:rPr>
            <w:rFonts w:ascii="Times New Roman" w:hAnsi="Times New Roman" w:cs="Times New Roman"/>
          </w:rPr>
          <w:t xml:space="preserve">Если ПФИ расчетный и расчеты идут через классическую банковскую/депозитарную инфраструктуру (рубли, обычные ценные бумаги) </w:t>
        </w:r>
        <w:r>
          <w:rPr>
            <w:rFonts w:ascii="Times New Roman" w:hAnsi="Times New Roman" w:cs="Times New Roman"/>
          </w:rPr>
          <w:t>–</w:t>
        </w:r>
        <w:r w:rsidRPr="00127F05">
          <w:rPr>
            <w:rFonts w:ascii="Times New Roman" w:hAnsi="Times New Roman" w:cs="Times New Roman"/>
          </w:rPr>
          <w:t xml:space="preserve"> то по всем параметрам (централизованный учет, обязательность лица, отсутствие автоматизации) он неотличим от БЦБ.</w:t>
        </w:r>
      </w:ins>
    </w:p>
    <w:p w14:paraId="51A5F747" w14:textId="20A44F84" w:rsidR="00C8508A" w:rsidRDefault="00C8508A" w:rsidP="00C8508A">
      <w:pPr>
        <w:pStyle w:val="a3"/>
      </w:pPr>
      <w:ins w:id="12" w:author="Ирина Коржова" w:date="2026-04-10T16:28:00Z">
        <w:r w:rsidRPr="00127F05">
          <w:rPr>
            <w:rFonts w:ascii="Times New Roman" w:hAnsi="Times New Roman" w:cs="Times New Roman"/>
          </w:rPr>
          <w:t xml:space="preserve">Если ПФИ поставочный или расчетный, но с расчетами в </w:t>
        </w:r>
        <w:proofErr w:type="spellStart"/>
        <w:r w:rsidRPr="00127F05">
          <w:rPr>
            <w:rFonts w:ascii="Times New Roman" w:hAnsi="Times New Roman" w:cs="Times New Roman"/>
          </w:rPr>
          <w:t>криптоархитектуре</w:t>
        </w:r>
        <w:proofErr w:type="spellEnd"/>
        <w:r w:rsidRPr="00127F05">
          <w:rPr>
            <w:rFonts w:ascii="Times New Roman" w:hAnsi="Times New Roman" w:cs="Times New Roman"/>
          </w:rPr>
          <w:t xml:space="preserve"> (например, в </w:t>
        </w:r>
        <w:proofErr w:type="spellStart"/>
        <w:r w:rsidRPr="00127F05">
          <w:rPr>
            <w:rFonts w:ascii="Times New Roman" w:hAnsi="Times New Roman" w:cs="Times New Roman"/>
          </w:rPr>
          <w:t>стейблкоинах</w:t>
        </w:r>
        <w:proofErr w:type="spellEnd"/>
        <w:r w:rsidRPr="00127F05">
          <w:rPr>
            <w:rFonts w:ascii="Times New Roman" w:hAnsi="Times New Roman" w:cs="Times New Roman"/>
          </w:rPr>
          <w:t xml:space="preserve"> через распределенный реестр)</w:t>
        </w:r>
        <w:r>
          <w:rPr>
            <w:rFonts w:ascii="Times New Roman" w:hAnsi="Times New Roman" w:cs="Times New Roman"/>
          </w:rPr>
          <w:t xml:space="preserve"> –</w:t>
        </w:r>
        <w:r w:rsidRPr="00127F05">
          <w:rPr>
            <w:rFonts w:ascii="Times New Roman" w:hAnsi="Times New Roman" w:cs="Times New Roman"/>
          </w:rPr>
          <w:t xml:space="preserve"> то он приобретает все свойства криптоактива: распределённый учет, возможность прямого управления из информационной системы, отсутствие обязательного посредника и автоматизацию.</w:t>
        </w:r>
      </w:ins>
    </w:p>
  </w:footnote>
  <w:footnote w:id="10">
    <w:p w14:paraId="72F17258" w14:textId="77777777" w:rsidR="00BC6E5F" w:rsidRPr="00153BD6" w:rsidRDefault="00BC6E5F" w:rsidP="00BC6E5F">
      <w:pPr>
        <w:jc w:val="both"/>
        <w:rPr>
          <w:rFonts w:ascii="Times New Roman" w:hAnsi="Times New Roman" w:cs="Times New Roman"/>
          <w:lang w:val="en-US"/>
        </w:rPr>
      </w:pPr>
      <w:r>
        <w:rPr>
          <w:rStyle w:val="a5"/>
        </w:rPr>
        <w:footnoteRef/>
      </w:r>
      <w:r>
        <w:t xml:space="preserve"> </w:t>
      </w:r>
      <w:r w:rsidRPr="00AF1F7E">
        <w:rPr>
          <w:rFonts w:ascii="Times New Roman" w:hAnsi="Times New Roman" w:cs="Times New Roman"/>
          <w:sz w:val="20"/>
          <w:szCs w:val="20"/>
        </w:rPr>
        <w:t>Эксперты Банка Италии (</w:t>
      </w:r>
      <w:proofErr w:type="spellStart"/>
      <w:r w:rsidRPr="00AF1F7E">
        <w:rPr>
          <w:rFonts w:ascii="Times New Roman" w:hAnsi="Times New Roman" w:cs="Times New Roman"/>
          <w:sz w:val="20"/>
          <w:szCs w:val="20"/>
        </w:rPr>
        <w:t>Banca</w:t>
      </w:r>
      <w:proofErr w:type="spellEnd"/>
      <w:r w:rsidRPr="00AF1F7E">
        <w:rPr>
          <w:rFonts w:ascii="Times New Roman" w:hAnsi="Times New Roman" w:cs="Times New Roman"/>
          <w:sz w:val="20"/>
          <w:szCs w:val="20"/>
        </w:rPr>
        <w:t xml:space="preserve"> </w:t>
      </w:r>
      <w:proofErr w:type="spellStart"/>
      <w:r w:rsidRPr="00AF1F7E">
        <w:rPr>
          <w:rFonts w:ascii="Times New Roman" w:hAnsi="Times New Roman" w:cs="Times New Roman"/>
          <w:sz w:val="20"/>
          <w:szCs w:val="20"/>
        </w:rPr>
        <w:t>d’Italia</w:t>
      </w:r>
      <w:proofErr w:type="spellEnd"/>
      <w:r w:rsidRPr="00AF1F7E">
        <w:rPr>
          <w:rFonts w:ascii="Times New Roman" w:hAnsi="Times New Roman" w:cs="Times New Roman"/>
          <w:sz w:val="20"/>
          <w:szCs w:val="20"/>
        </w:rPr>
        <w:t xml:space="preserve">, </w:t>
      </w:r>
      <w:proofErr w:type="spellStart"/>
      <w:r w:rsidRPr="00AF1F7E">
        <w:rPr>
          <w:rFonts w:ascii="Times New Roman" w:hAnsi="Times New Roman" w:cs="Times New Roman"/>
          <w:sz w:val="20"/>
          <w:szCs w:val="20"/>
        </w:rPr>
        <w:t>BdI</w:t>
      </w:r>
      <w:proofErr w:type="spellEnd"/>
      <w:r w:rsidRPr="00AF1F7E">
        <w:rPr>
          <w:rFonts w:ascii="Times New Roman" w:hAnsi="Times New Roman" w:cs="Times New Roman"/>
          <w:sz w:val="20"/>
          <w:szCs w:val="20"/>
        </w:rPr>
        <w:t xml:space="preserve">) опубликовали доклад о рисках, связанных с криптоактивами. </w:t>
      </w:r>
      <w:r w:rsidRPr="00AF1F7E">
        <w:rPr>
          <w:rFonts w:ascii="Times New Roman" w:hAnsi="Times New Roman" w:cs="Times New Roman"/>
          <w:sz w:val="20"/>
          <w:szCs w:val="20"/>
          <w:lang w:val="en-US"/>
        </w:rPr>
        <w:t>URL: https://www.bancaditalia.it/media/notizia/what-if-ether-goes-to-zero-how-market-risk-becomes-infrastructure-risk-in-crypto/.</w:t>
      </w:r>
    </w:p>
  </w:footnote>
  <w:footnote w:id="11">
    <w:p w14:paraId="13AB2D7C" w14:textId="77777777" w:rsidR="00E1692E" w:rsidRDefault="00E1692E" w:rsidP="000154AF">
      <w:pPr>
        <w:pStyle w:val="a3"/>
      </w:pPr>
      <w:r>
        <w:rPr>
          <w:rStyle w:val="a5"/>
        </w:rPr>
        <w:footnoteRef/>
      </w:r>
      <w:r>
        <w:t xml:space="preserve"> Соответствует международным практикам…</w:t>
      </w:r>
    </w:p>
  </w:footnote>
  <w:footnote w:id="12">
    <w:p w14:paraId="029337E7" w14:textId="77777777" w:rsidR="00E1692E" w:rsidRPr="00AF1F7E" w:rsidRDefault="00E1692E" w:rsidP="000154AF">
      <w:pPr>
        <w:pStyle w:val="a8"/>
        <w:spacing w:after="0" w:afterAutospacing="0"/>
        <w:contextualSpacing/>
        <w:jc w:val="both"/>
        <w:rPr>
          <w:sz w:val="20"/>
          <w:szCs w:val="20"/>
        </w:rPr>
      </w:pPr>
      <w:r w:rsidRPr="00AF1F7E">
        <w:rPr>
          <w:rStyle w:val="a5"/>
          <w:sz w:val="20"/>
          <w:szCs w:val="20"/>
        </w:rPr>
        <w:footnoteRef/>
      </w:r>
      <w:r w:rsidRPr="00AF1F7E">
        <w:rPr>
          <w:sz w:val="20"/>
          <w:szCs w:val="20"/>
        </w:rPr>
        <w:t xml:space="preserve"> Гражданский кодекс Российской Федерации от 30.11.1994 </w:t>
      </w:r>
      <w:r>
        <w:t>№</w:t>
      </w:r>
      <w:r w:rsidRPr="00AF1F7E">
        <w:rPr>
          <w:sz w:val="20"/>
          <w:szCs w:val="20"/>
        </w:rPr>
        <w:t xml:space="preserve"> 51-ФЗ, Федеральный закон от 22.04.1996 </w:t>
      </w:r>
      <w:r>
        <w:rPr>
          <w:sz w:val="20"/>
          <w:szCs w:val="20"/>
        </w:rPr>
        <w:br/>
      </w:r>
      <w:r>
        <w:t>№</w:t>
      </w:r>
      <w:r w:rsidRPr="00AF1F7E">
        <w:rPr>
          <w:sz w:val="20"/>
          <w:szCs w:val="20"/>
        </w:rPr>
        <w:t xml:space="preserve"> 39-ФЗ </w:t>
      </w:r>
      <w:r>
        <w:rPr>
          <w:sz w:val="20"/>
          <w:szCs w:val="20"/>
        </w:rPr>
        <w:t>«</w:t>
      </w:r>
      <w:r w:rsidRPr="00AF1F7E">
        <w:rPr>
          <w:sz w:val="20"/>
          <w:szCs w:val="20"/>
        </w:rPr>
        <w:t>О рынке ценных бумаг</w:t>
      </w:r>
      <w:r>
        <w:rPr>
          <w:sz w:val="20"/>
          <w:szCs w:val="20"/>
        </w:rPr>
        <w:t>»</w:t>
      </w:r>
      <w:r w:rsidRPr="00AF1F7E">
        <w:rPr>
          <w:sz w:val="20"/>
          <w:szCs w:val="20"/>
        </w:rPr>
        <w:t xml:space="preserve">, Федеральный закон от 26.12.1995 </w:t>
      </w:r>
      <w:r>
        <w:rPr>
          <w:sz w:val="20"/>
          <w:szCs w:val="20"/>
        </w:rPr>
        <w:t xml:space="preserve">№ </w:t>
      </w:r>
      <w:r w:rsidRPr="00AF1F7E">
        <w:rPr>
          <w:sz w:val="20"/>
          <w:szCs w:val="20"/>
        </w:rPr>
        <w:t xml:space="preserve">208-ФЗ </w:t>
      </w:r>
      <w:r>
        <w:rPr>
          <w:sz w:val="20"/>
          <w:szCs w:val="20"/>
        </w:rPr>
        <w:t>«</w:t>
      </w:r>
      <w:r w:rsidRPr="00AF1F7E">
        <w:rPr>
          <w:sz w:val="20"/>
          <w:szCs w:val="20"/>
        </w:rPr>
        <w:t>Об акционерных обществах</w:t>
      </w:r>
      <w:r>
        <w:rPr>
          <w:sz w:val="20"/>
          <w:szCs w:val="20"/>
        </w:rPr>
        <w:t>»</w:t>
      </w:r>
      <w:r w:rsidRPr="00AF1F7E">
        <w:rPr>
          <w:sz w:val="20"/>
          <w:szCs w:val="20"/>
        </w:rPr>
        <w:t>.</w:t>
      </w:r>
    </w:p>
  </w:footnote>
  <w:footnote w:id="13">
    <w:p w14:paraId="64D44858" w14:textId="77777777" w:rsidR="00E1692E" w:rsidRPr="00AF1F7E" w:rsidRDefault="00E1692E" w:rsidP="000154AF">
      <w:pPr>
        <w:pStyle w:val="a8"/>
        <w:spacing w:after="0" w:afterAutospacing="0"/>
        <w:contextualSpacing/>
        <w:jc w:val="both"/>
        <w:rPr>
          <w:sz w:val="20"/>
          <w:szCs w:val="20"/>
        </w:rPr>
      </w:pPr>
      <w:r w:rsidRPr="00AF1F7E">
        <w:rPr>
          <w:rStyle w:val="a5"/>
          <w:sz w:val="20"/>
          <w:szCs w:val="20"/>
        </w:rPr>
        <w:footnoteRef/>
      </w:r>
      <w:r w:rsidRPr="00AF1F7E">
        <w:rPr>
          <w:rStyle w:val="a5"/>
        </w:rPr>
        <w:t xml:space="preserve"> </w:t>
      </w:r>
      <w:r w:rsidRPr="00AF1F7E">
        <w:rPr>
          <w:sz w:val="20"/>
          <w:szCs w:val="20"/>
        </w:rPr>
        <w:t>В части родового термина наряду с термином «цифровой финансовый актив» (ЦФА) в законодательстве может быть закреплен</w:t>
      </w:r>
      <w:r w:rsidRPr="00AF1F7E">
        <w:rPr>
          <w:rFonts w:eastAsiaTheme="minorHAnsi"/>
          <w:sz w:val="20"/>
          <w:szCs w:val="20"/>
          <w:lang w:eastAsia="en-US"/>
        </w:rPr>
        <w:t xml:space="preserve"> термин «</w:t>
      </w:r>
      <w:proofErr w:type="spellStart"/>
      <w:r w:rsidRPr="00AF1F7E">
        <w:rPr>
          <w:rFonts w:eastAsiaTheme="minorHAnsi"/>
          <w:sz w:val="20"/>
          <w:szCs w:val="20"/>
          <w:lang w:eastAsia="en-US"/>
        </w:rPr>
        <w:t>криптобумага</w:t>
      </w:r>
      <w:proofErr w:type="spellEnd"/>
      <w:r w:rsidRPr="00AF1F7E">
        <w:rPr>
          <w:rFonts w:eastAsiaTheme="minorHAnsi"/>
          <w:sz w:val="20"/>
          <w:szCs w:val="20"/>
          <w:lang w:eastAsia="en-US"/>
        </w:rPr>
        <w:t xml:space="preserve">» или «криптоактив». </w:t>
      </w:r>
      <w:r w:rsidRPr="00AF1F7E">
        <w:rPr>
          <w:sz w:val="20"/>
          <w:szCs w:val="20"/>
        </w:rPr>
        <w:t>В части названий отдельных видов ЦФА за основу может быть взята терминология классических ценных бумаг (акция, облигация, депозитарная расписка). Дополнением к термину может служить указание на цифровой характер БЦБ. Так, например, цифровые права, включающие право требовать передачи эмиссионных ценных бумаг, могут быть переименованы в «</w:t>
      </w:r>
      <w:proofErr w:type="spellStart"/>
      <w:r w:rsidRPr="00AF1F7E">
        <w:rPr>
          <w:sz w:val="20"/>
          <w:szCs w:val="20"/>
        </w:rPr>
        <w:t>криптоопцион</w:t>
      </w:r>
      <w:proofErr w:type="spellEnd"/>
      <w:r w:rsidRPr="00AF1F7E">
        <w:rPr>
          <w:sz w:val="20"/>
          <w:szCs w:val="20"/>
        </w:rPr>
        <w:t>» и т. 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392200"/>
      <w:docPartObj>
        <w:docPartGallery w:val="Page Numbers (Top of Page)"/>
        <w:docPartUnique/>
      </w:docPartObj>
    </w:sdtPr>
    <w:sdtEndPr>
      <w:rPr>
        <w:rFonts w:ascii="Times New Roman" w:hAnsi="Times New Roman" w:cs="Times New Roman"/>
        <w:sz w:val="20"/>
        <w:szCs w:val="16"/>
      </w:rPr>
    </w:sdtEndPr>
    <w:sdtContent>
      <w:p w14:paraId="3EE85759" w14:textId="77777777" w:rsidR="00E1692E" w:rsidRPr="00D82B31" w:rsidRDefault="00E1692E" w:rsidP="00E1692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sidR="001019BB">
          <w:rPr>
            <w:rFonts w:ascii="Times New Roman" w:hAnsi="Times New Roman" w:cs="Times New Roman"/>
            <w:noProof/>
            <w:sz w:val="20"/>
            <w:szCs w:val="16"/>
          </w:rPr>
          <w:t>20</w:t>
        </w:r>
        <w:r w:rsidRPr="00D82B31">
          <w:rPr>
            <w:rFonts w:ascii="Times New Roman" w:hAnsi="Times New Roman" w:cs="Times New Roman"/>
            <w:sz w:val="20"/>
            <w:szCs w:val="16"/>
          </w:rPr>
          <w:fldChar w:fldCharType="end"/>
        </w:r>
      </w:p>
    </w:sdtContent>
  </w:sdt>
  <w:p w14:paraId="726BDA14" w14:textId="77777777" w:rsidR="00E1692E" w:rsidRDefault="00E169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DEBC" w14:textId="77777777" w:rsidR="00E1692E" w:rsidRPr="004706A6" w:rsidRDefault="00E1692E" w:rsidP="00E1692E">
    <w:pPr>
      <w:pStyle w:val="a6"/>
      <w:jc w:val="right"/>
      <w:rPr>
        <w:rFonts w:ascii="Times New Roman" w:hAnsi="Times New Roman" w:cs="Times New Roman"/>
        <w:sz w:val="20"/>
        <w:szCs w:val="2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Ирина Коржова">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4AF"/>
    <w:rsid w:val="00003A4D"/>
    <w:rsid w:val="000154AF"/>
    <w:rsid w:val="000C72F5"/>
    <w:rsid w:val="001019BB"/>
    <w:rsid w:val="00122BD0"/>
    <w:rsid w:val="001F2D96"/>
    <w:rsid w:val="00210995"/>
    <w:rsid w:val="002732E0"/>
    <w:rsid w:val="003A006F"/>
    <w:rsid w:val="00472AF1"/>
    <w:rsid w:val="004911D4"/>
    <w:rsid w:val="004A64B6"/>
    <w:rsid w:val="00583EEE"/>
    <w:rsid w:val="006170E3"/>
    <w:rsid w:val="00701323"/>
    <w:rsid w:val="008C4E74"/>
    <w:rsid w:val="00990A87"/>
    <w:rsid w:val="00AE2F69"/>
    <w:rsid w:val="00BB3A10"/>
    <w:rsid w:val="00BB7E57"/>
    <w:rsid w:val="00BC6E5F"/>
    <w:rsid w:val="00C8508A"/>
    <w:rsid w:val="00C92E1C"/>
    <w:rsid w:val="00CF0DDA"/>
    <w:rsid w:val="00E1692E"/>
    <w:rsid w:val="00E915C0"/>
    <w:rsid w:val="00ED0CCA"/>
    <w:rsid w:val="00F56AD5"/>
    <w:rsid w:val="00FB5C35"/>
    <w:rsid w:val="00FE04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8059"/>
  <w15:chartTrackingRefBased/>
  <w15:docId w15:val="{6492AA2C-1178-4CC1-9741-A2F56456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4AF"/>
    <w:pPr>
      <w:spacing w:after="0" w:line="240" w:lineRule="auto"/>
    </w:pPr>
    <w:rPr>
      <w:rFonts w:ascii="Calibri" w:hAnsi="Calibri" w:cs="Calibri"/>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4"/>
    <w:uiPriority w:val="99"/>
    <w:unhideWhenUsed/>
    <w:rsid w:val="000154AF"/>
    <w:rPr>
      <w:sz w:val="20"/>
      <w:szCs w:val="20"/>
    </w:rPr>
  </w:style>
  <w:style w:type="character" w:customStyle="1" w:styleId="a4">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3"/>
    <w:uiPriority w:val="99"/>
    <w:rsid w:val="000154AF"/>
    <w:rPr>
      <w:rFonts w:ascii="Calibri" w:hAnsi="Calibri" w:cs="Calibri"/>
      <w:sz w:val="20"/>
      <w:szCs w:val="20"/>
      <w:lang w:val="ru-RU"/>
    </w:rPr>
  </w:style>
  <w:style w:type="character" w:styleId="a5">
    <w:name w:val="footnote reference"/>
    <w:basedOn w:val="a0"/>
    <w:link w:val="1"/>
    <w:uiPriority w:val="99"/>
    <w:unhideWhenUsed/>
    <w:rsid w:val="000154AF"/>
    <w:rPr>
      <w:vertAlign w:val="superscript"/>
    </w:rPr>
  </w:style>
  <w:style w:type="paragraph" w:styleId="a6">
    <w:name w:val="header"/>
    <w:basedOn w:val="a"/>
    <w:link w:val="a7"/>
    <w:uiPriority w:val="99"/>
    <w:unhideWhenUsed/>
    <w:rsid w:val="000154AF"/>
    <w:pPr>
      <w:tabs>
        <w:tab w:val="center" w:pos="4677"/>
        <w:tab w:val="right" w:pos="9355"/>
      </w:tabs>
    </w:pPr>
  </w:style>
  <w:style w:type="character" w:customStyle="1" w:styleId="a7">
    <w:name w:val="Верхний колонтитул Знак"/>
    <w:basedOn w:val="a0"/>
    <w:link w:val="a6"/>
    <w:uiPriority w:val="99"/>
    <w:rsid w:val="000154AF"/>
    <w:rPr>
      <w:rFonts w:ascii="Calibri" w:hAnsi="Calibri" w:cs="Calibri"/>
      <w:lang w:val="ru-RU"/>
    </w:rPr>
  </w:style>
  <w:style w:type="paragraph" w:styleId="a8">
    <w:name w:val="Normal (Web)"/>
    <w:basedOn w:val="a"/>
    <w:uiPriority w:val="99"/>
    <w:unhideWhenUsed/>
    <w:rsid w:val="000154AF"/>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1">
    <w:name w:val="Знак сноски1"/>
    <w:basedOn w:val="a"/>
    <w:link w:val="a5"/>
    <w:uiPriority w:val="99"/>
    <w:rsid w:val="000154AF"/>
    <w:pPr>
      <w:spacing w:after="160" w:line="264" w:lineRule="auto"/>
    </w:pPr>
    <w:rPr>
      <w:rFonts w:asciiTheme="minorHAnsi" w:hAnsiTheme="minorHAnsi" w:cstheme="minorBidi"/>
      <w:vertAlign w:val="superscript"/>
      <w:lang w:val="en-GB"/>
    </w:rPr>
  </w:style>
  <w:style w:type="paragraph" w:customStyle="1" w:styleId="10">
    <w:name w:val="Основной текст1"/>
    <w:basedOn w:val="a"/>
    <w:link w:val="11"/>
    <w:rsid w:val="000154AF"/>
    <w:pPr>
      <w:widowControl w:val="0"/>
      <w:ind w:firstLine="400"/>
    </w:pPr>
    <w:rPr>
      <w:rFonts w:ascii="Times New Roman" w:eastAsia="Times New Roman" w:hAnsi="Times New Roman" w:cs="Times New Roman"/>
      <w:color w:val="000000"/>
      <w:sz w:val="20"/>
      <w:szCs w:val="20"/>
      <w:lang w:eastAsia="ru-RU"/>
    </w:rPr>
  </w:style>
  <w:style w:type="character" w:customStyle="1" w:styleId="11">
    <w:name w:val="Основной текст11"/>
    <w:link w:val="10"/>
    <w:rsid w:val="000154AF"/>
    <w:rPr>
      <w:rFonts w:ascii="Times New Roman" w:eastAsia="Times New Roman" w:hAnsi="Times New Roman" w:cs="Times New Roman"/>
      <w:color w:val="000000"/>
      <w:sz w:val="20"/>
      <w:szCs w:val="20"/>
      <w:lang w:val="ru-RU" w:eastAsia="ru-RU"/>
    </w:rPr>
  </w:style>
  <w:style w:type="character" w:styleId="a9">
    <w:name w:val="Strong"/>
    <w:link w:val="12"/>
    <w:uiPriority w:val="22"/>
    <w:qFormat/>
    <w:rsid w:val="000154AF"/>
    <w:rPr>
      <w:b/>
      <w:bCs/>
    </w:rPr>
  </w:style>
  <w:style w:type="paragraph" w:customStyle="1" w:styleId="12">
    <w:name w:val="Строгий1"/>
    <w:basedOn w:val="a"/>
    <w:link w:val="a9"/>
    <w:uiPriority w:val="22"/>
    <w:rsid w:val="000154AF"/>
    <w:pPr>
      <w:spacing w:after="160" w:line="264" w:lineRule="auto"/>
    </w:pPr>
    <w:rPr>
      <w:rFonts w:asciiTheme="minorHAnsi" w:hAnsiTheme="minorHAnsi" w:cstheme="minorBidi"/>
      <w:b/>
      <w:bCs/>
      <w:lang w:val="en-GB"/>
    </w:rPr>
  </w:style>
  <w:style w:type="character" w:customStyle="1" w:styleId="110">
    <w:name w:val="Знак сноски11"/>
    <w:basedOn w:val="a0"/>
    <w:uiPriority w:val="99"/>
    <w:rsid w:val="000154AF"/>
    <w:rPr>
      <w:rFonts w:ascii="Times New Roman" w:eastAsia="Times New Roman" w:hAnsi="Times New Roman" w:cs="Times New Roman"/>
      <w:color w:val="000000"/>
      <w:sz w:val="20"/>
      <w:szCs w:val="20"/>
      <w:vertAlign w:val="superscript"/>
      <w:lang w:val="ru-RU" w:eastAsia="ru-RU"/>
    </w:rPr>
  </w:style>
  <w:style w:type="paragraph" w:customStyle="1" w:styleId="Footnote3">
    <w:name w:val="Footnote3"/>
    <w:basedOn w:val="a"/>
    <w:link w:val="Footnote2"/>
    <w:rsid w:val="000154AF"/>
    <w:rPr>
      <w:rFonts w:eastAsia="Times New Roman" w:cs="Times New Roman"/>
      <w:color w:val="000000"/>
      <w:sz w:val="20"/>
      <w:szCs w:val="20"/>
      <w:lang w:eastAsia="ru-RU"/>
    </w:rPr>
  </w:style>
  <w:style w:type="character" w:customStyle="1" w:styleId="Footnote2">
    <w:name w:val="Footnote2"/>
    <w:basedOn w:val="a0"/>
    <w:link w:val="Footnote3"/>
    <w:rsid w:val="000154AF"/>
    <w:rPr>
      <w:rFonts w:ascii="Calibri" w:eastAsia="Times New Roman" w:hAnsi="Calibri" w:cs="Times New Roman"/>
      <w:color w:val="000000"/>
      <w:sz w:val="20"/>
      <w:szCs w:val="20"/>
      <w:lang w:val="ru-RU" w:eastAsia="ru-RU"/>
    </w:rPr>
  </w:style>
  <w:style w:type="paragraph" w:styleId="aa">
    <w:name w:val="Balloon Text"/>
    <w:basedOn w:val="a"/>
    <w:link w:val="ab"/>
    <w:uiPriority w:val="99"/>
    <w:semiHidden/>
    <w:unhideWhenUsed/>
    <w:rsid w:val="00ED0CCA"/>
    <w:rPr>
      <w:rFonts w:ascii="Segoe UI" w:hAnsi="Segoe UI" w:cs="Segoe UI"/>
      <w:sz w:val="18"/>
      <w:szCs w:val="18"/>
    </w:rPr>
  </w:style>
  <w:style w:type="character" w:customStyle="1" w:styleId="ab">
    <w:name w:val="Текст выноски Знак"/>
    <w:basedOn w:val="a0"/>
    <w:link w:val="aa"/>
    <w:uiPriority w:val="99"/>
    <w:semiHidden/>
    <w:rsid w:val="00ED0CCA"/>
    <w:rPr>
      <w:rFonts w:ascii="Segoe UI" w:hAnsi="Segoe UI" w:cs="Segoe UI"/>
      <w:sz w:val="18"/>
      <w:szCs w:val="18"/>
      <w:lang w:val="ru-RU"/>
    </w:rPr>
  </w:style>
  <w:style w:type="character" w:styleId="ac">
    <w:name w:val="annotation reference"/>
    <w:basedOn w:val="a0"/>
    <w:uiPriority w:val="99"/>
    <w:semiHidden/>
    <w:unhideWhenUsed/>
    <w:rsid w:val="00CF0DDA"/>
    <w:rPr>
      <w:sz w:val="16"/>
      <w:szCs w:val="16"/>
    </w:rPr>
  </w:style>
  <w:style w:type="paragraph" w:styleId="ad">
    <w:name w:val="annotation text"/>
    <w:basedOn w:val="a"/>
    <w:link w:val="ae"/>
    <w:uiPriority w:val="99"/>
    <w:unhideWhenUsed/>
    <w:rsid w:val="00CF0DDA"/>
    <w:rPr>
      <w:sz w:val="20"/>
      <w:szCs w:val="20"/>
    </w:rPr>
  </w:style>
  <w:style w:type="character" w:customStyle="1" w:styleId="ae">
    <w:name w:val="Текст примечания Знак"/>
    <w:basedOn w:val="a0"/>
    <w:link w:val="ad"/>
    <w:uiPriority w:val="99"/>
    <w:rsid w:val="00CF0DDA"/>
    <w:rPr>
      <w:rFonts w:ascii="Calibri" w:hAnsi="Calibri" w:cs="Calibri"/>
      <w:sz w:val="20"/>
      <w:szCs w:val="20"/>
      <w:lang w:val="ru-RU"/>
    </w:rPr>
  </w:style>
  <w:style w:type="paragraph" w:styleId="af">
    <w:name w:val="annotation subject"/>
    <w:basedOn w:val="ad"/>
    <w:next w:val="ad"/>
    <w:link w:val="af0"/>
    <w:uiPriority w:val="99"/>
    <w:semiHidden/>
    <w:unhideWhenUsed/>
    <w:rsid w:val="00CF0DDA"/>
    <w:rPr>
      <w:b/>
      <w:bCs/>
    </w:rPr>
  </w:style>
  <w:style w:type="character" w:customStyle="1" w:styleId="af0">
    <w:name w:val="Тема примечания Знак"/>
    <w:basedOn w:val="ae"/>
    <w:link w:val="af"/>
    <w:uiPriority w:val="99"/>
    <w:semiHidden/>
    <w:rsid w:val="00CF0DDA"/>
    <w:rPr>
      <w:rFonts w:ascii="Calibri" w:hAnsi="Calibri" w:cs="Calibri"/>
      <w:b/>
      <w:bCs/>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CDE90-B07F-458B-82BD-5C1ECFAEC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4590</Words>
  <Characters>26167</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2026-04-10T13:04:00Z</cp:lastPrinted>
  <dcterms:created xsi:type="dcterms:W3CDTF">2026-04-11T21:29:00Z</dcterms:created>
  <dcterms:modified xsi:type="dcterms:W3CDTF">2026-04-11T21:29:00Z</dcterms:modified>
</cp:coreProperties>
</file>