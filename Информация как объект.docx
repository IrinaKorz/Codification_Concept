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7E6C8" w14:textId="1BC0D6A0" w:rsidR="00093A82" w:rsidRPr="006600DF" w:rsidRDefault="00093A82" w:rsidP="006600DF">
      <w:pPr>
        <w:spacing w:after="0" w:line="360" w:lineRule="auto"/>
        <w:ind w:firstLine="709"/>
        <w:jc w:val="both"/>
        <w:rPr>
          <w:rFonts w:ascii="Times New Roman" w:hAnsi="Times New Roman"/>
          <w:b/>
          <w:sz w:val="28"/>
          <w:szCs w:val="28"/>
          <w:lang w:val="ru-RU"/>
        </w:rPr>
      </w:pPr>
      <w:bookmarkStart w:id="0" w:name="_Hlk204479533"/>
      <w:r w:rsidRPr="006600DF">
        <w:rPr>
          <w:rFonts w:ascii="Times New Roman" w:hAnsi="Times New Roman"/>
          <w:b/>
          <w:sz w:val="28"/>
          <w:szCs w:val="28"/>
          <w:lang w:val="ru-RU"/>
        </w:rPr>
        <w:t xml:space="preserve">ПРАВОВАЯ КАТЕГОРИЯ ИНФОРМАЦИИ </w:t>
      </w:r>
    </w:p>
    <w:p w14:paraId="16AD4B98" w14:textId="77777777" w:rsidR="00093A82" w:rsidRPr="006600DF" w:rsidRDefault="00093A82" w:rsidP="006600DF">
      <w:pPr>
        <w:spacing w:after="0" w:line="360" w:lineRule="auto"/>
        <w:ind w:firstLine="709"/>
        <w:jc w:val="both"/>
        <w:rPr>
          <w:rFonts w:ascii="Times New Roman" w:hAnsi="Times New Roman"/>
          <w:sz w:val="28"/>
          <w:szCs w:val="28"/>
          <w:lang w:val="ru-RU"/>
        </w:rPr>
      </w:pPr>
    </w:p>
    <w:p w14:paraId="43F3BF89" w14:textId="77777777" w:rsidR="006600DF" w:rsidRPr="006600DF" w:rsidRDefault="006600DF" w:rsidP="006600DF">
      <w:pPr>
        <w:spacing w:after="0" w:line="360" w:lineRule="auto"/>
        <w:ind w:firstLine="709"/>
        <w:jc w:val="both"/>
        <w:rPr>
          <w:ins w:id="1" w:author="Ирина Коржова" w:date="2026-03-30T12:58:00Z"/>
          <w:rFonts w:ascii="Times New Roman" w:hAnsi="Times New Roman"/>
          <w:b/>
          <w:sz w:val="28"/>
          <w:szCs w:val="28"/>
          <w:lang w:val="ru-RU"/>
        </w:rPr>
      </w:pPr>
    </w:p>
    <w:p w14:paraId="35A6778B" w14:textId="69DBE791" w:rsidR="006600DF" w:rsidRDefault="006600DF">
      <w:pPr>
        <w:shd w:val="clear" w:color="auto" w:fill="FFFFFF"/>
        <w:spacing w:line="360" w:lineRule="auto"/>
        <w:ind w:firstLine="709"/>
        <w:jc w:val="both"/>
        <w:rPr>
          <w:ins w:id="2" w:author="user" w:date="2026-04-13T21:22:00Z"/>
          <w:rFonts w:ascii="Times New Roman" w:hAnsi="Times New Roman"/>
          <w:b/>
          <w:sz w:val="28"/>
          <w:szCs w:val="28"/>
          <w:lang w:val="ru-RU"/>
        </w:rPr>
      </w:pPr>
      <w:ins w:id="3" w:author="Ирина Коржова" w:date="2026-03-30T12:58:00Z">
        <w:r w:rsidRPr="006600DF">
          <w:rPr>
            <w:rFonts w:ascii="Times New Roman" w:hAnsi="Times New Roman"/>
            <w:b/>
            <w:sz w:val="28"/>
            <w:szCs w:val="28"/>
            <w:lang w:val="ru-RU"/>
            <w:rPrChange w:id="4" w:author="Ирина Коржова" w:date="2026-03-30T12:58:00Z">
              <w:rPr>
                <w:rFonts w:ascii="Times New Roman" w:hAnsi="Times New Roman"/>
                <w:b/>
                <w:sz w:val="24"/>
                <w:szCs w:val="24"/>
                <w:lang w:val="ru-RU"/>
              </w:rPr>
            </w:rPrChange>
          </w:rPr>
          <w:t>Информаци</w:t>
        </w:r>
        <w:commentRangeStart w:id="5"/>
        <w:r w:rsidRPr="006600DF">
          <w:rPr>
            <w:rFonts w:ascii="Times New Roman" w:hAnsi="Times New Roman"/>
            <w:b/>
            <w:sz w:val="28"/>
            <w:szCs w:val="28"/>
            <w:lang w:val="ru-RU"/>
            <w:rPrChange w:id="6" w:author="Ирина Коржова" w:date="2026-03-30T12:58:00Z">
              <w:rPr>
                <w:rFonts w:ascii="Times New Roman" w:hAnsi="Times New Roman"/>
                <w:b/>
                <w:sz w:val="24"/>
                <w:szCs w:val="24"/>
                <w:lang w:val="ru-RU"/>
              </w:rPr>
            </w:rPrChange>
          </w:rPr>
          <w:t xml:space="preserve">я. </w:t>
        </w:r>
        <w:commentRangeEnd w:id="5"/>
        <w:r w:rsidRPr="006600DF">
          <w:rPr>
            <w:rStyle w:val="a8"/>
            <w:rFonts w:ascii="Times New Roman" w:hAnsi="Times New Roman"/>
            <w:sz w:val="28"/>
            <w:szCs w:val="28"/>
            <w:rPrChange w:id="7" w:author="Ирина Коржова" w:date="2026-03-30T12:58:00Z">
              <w:rPr>
                <w:rStyle w:val="a8"/>
                <w:rFonts w:ascii="Times New Roman" w:hAnsi="Times New Roman"/>
              </w:rPr>
            </w:rPrChange>
          </w:rPr>
          <w:commentReference w:id="5"/>
        </w:r>
      </w:ins>
    </w:p>
    <w:p w14:paraId="344F96F8" w14:textId="38E30E33" w:rsidR="00FA46E2" w:rsidRDefault="00FA46E2">
      <w:pPr>
        <w:shd w:val="clear" w:color="auto" w:fill="FFFFFF"/>
        <w:spacing w:line="360" w:lineRule="auto"/>
        <w:ind w:firstLine="709"/>
        <w:jc w:val="both"/>
        <w:rPr>
          <w:ins w:id="8" w:author="user" w:date="2026-04-13T21:22:00Z"/>
          <w:rFonts w:ascii="Times New Roman" w:hAnsi="Times New Roman"/>
          <w:b/>
          <w:sz w:val="28"/>
          <w:szCs w:val="28"/>
          <w:lang w:val="ru-RU"/>
        </w:rPr>
      </w:pPr>
    </w:p>
    <w:p w14:paraId="79A47ABD" w14:textId="62D7A8C6" w:rsidR="00FA46E2" w:rsidRDefault="00FA46E2">
      <w:pPr>
        <w:shd w:val="clear" w:color="auto" w:fill="FFFFFF"/>
        <w:spacing w:line="360" w:lineRule="auto"/>
        <w:ind w:firstLine="709"/>
        <w:jc w:val="both"/>
        <w:rPr>
          <w:ins w:id="9" w:author="user" w:date="2026-04-13T21:22:00Z"/>
          <w:rFonts w:ascii="Times New Roman" w:hAnsi="Times New Roman"/>
          <w:bCs/>
          <w:sz w:val="28"/>
          <w:szCs w:val="28"/>
          <w:lang w:val="ru-RU"/>
        </w:rPr>
      </w:pPr>
      <w:ins w:id="10" w:author="user" w:date="2026-04-13T21:22:00Z">
        <w:r w:rsidRPr="00FA46E2">
          <w:rPr>
            <w:rFonts w:ascii="Times New Roman" w:hAnsi="Times New Roman"/>
            <w:bCs/>
            <w:sz w:val="28"/>
            <w:szCs w:val="28"/>
            <w:lang w:val="ru-RU"/>
            <w:rPrChange w:id="11" w:author="user" w:date="2026-04-13T21:22:00Z">
              <w:rPr>
                <w:rFonts w:ascii="Times New Roman" w:hAnsi="Times New Roman"/>
                <w:b/>
                <w:sz w:val="28"/>
                <w:szCs w:val="28"/>
                <w:lang w:val="ru-RU"/>
              </w:rPr>
            </w:rPrChange>
          </w:rPr>
          <w:t xml:space="preserve">Идея о наличии двух потоков информации … из прошлого и </w:t>
        </w:r>
        <w:r>
          <w:rPr>
            <w:rFonts w:ascii="Times New Roman" w:hAnsi="Times New Roman"/>
            <w:bCs/>
            <w:sz w:val="28"/>
            <w:szCs w:val="28"/>
            <w:lang w:val="ru-RU"/>
          </w:rPr>
          <w:t xml:space="preserve">из будущего / настоящего (найти в бумагах источник </w:t>
        </w:r>
        <w:proofErr w:type="gramStart"/>
        <w:r>
          <w:rPr>
            <w:rFonts w:ascii="Times New Roman" w:hAnsi="Times New Roman"/>
            <w:bCs/>
            <w:sz w:val="28"/>
            <w:szCs w:val="28"/>
            <w:lang w:val="ru-RU"/>
          </w:rPr>
          <w:t xml:space="preserve"> ….</w:t>
        </w:r>
        <w:proofErr w:type="gramEnd"/>
        <w:r>
          <w:rPr>
            <w:rFonts w:ascii="Times New Roman" w:hAnsi="Times New Roman"/>
            <w:bCs/>
            <w:sz w:val="28"/>
            <w:szCs w:val="28"/>
            <w:lang w:val="ru-RU"/>
          </w:rPr>
          <w:t>)</w:t>
        </w:r>
      </w:ins>
    </w:p>
    <w:p w14:paraId="0672A96C" w14:textId="77DA4084" w:rsidR="00FA46E2" w:rsidRDefault="00FA46E2">
      <w:pPr>
        <w:shd w:val="clear" w:color="auto" w:fill="FFFFFF"/>
        <w:spacing w:line="360" w:lineRule="auto"/>
        <w:ind w:firstLine="709"/>
        <w:jc w:val="both"/>
        <w:rPr>
          <w:ins w:id="12" w:author="user" w:date="2026-04-13T21:22:00Z"/>
          <w:rFonts w:ascii="Times New Roman" w:hAnsi="Times New Roman"/>
          <w:bCs/>
          <w:sz w:val="28"/>
          <w:szCs w:val="28"/>
          <w:lang w:val="ru-RU"/>
        </w:rPr>
      </w:pPr>
    </w:p>
    <w:p w14:paraId="33E410BC" w14:textId="7F03FB97" w:rsidR="00FA46E2" w:rsidRDefault="00FA46E2" w:rsidP="00FA46E2">
      <w:pPr>
        <w:shd w:val="clear" w:color="auto" w:fill="FFFFFF"/>
        <w:spacing w:line="360" w:lineRule="auto"/>
        <w:ind w:firstLine="709"/>
        <w:jc w:val="both"/>
        <w:rPr>
          <w:ins w:id="13" w:author="user" w:date="2026-04-13T21:24:00Z"/>
          <w:rFonts w:ascii="Times New Roman" w:hAnsi="Times New Roman"/>
          <w:bCs/>
          <w:sz w:val="28"/>
          <w:szCs w:val="28"/>
          <w:lang w:val="ru-RU"/>
        </w:rPr>
      </w:pPr>
      <w:ins w:id="14" w:author="user" w:date="2026-04-13T21:23:00Z">
        <w:r>
          <w:rPr>
            <w:rFonts w:ascii="Times New Roman" w:hAnsi="Times New Roman"/>
            <w:bCs/>
            <w:sz w:val="28"/>
            <w:szCs w:val="28"/>
            <w:lang w:val="ru-RU"/>
          </w:rPr>
          <w:t>Идея о наличии большего количества информации, чем нужно в стандартных ситуациях, чем в кр</w:t>
        </w:r>
      </w:ins>
      <w:ins w:id="15" w:author="user" w:date="2026-04-13T21:24:00Z">
        <w:r>
          <w:rPr>
            <w:rFonts w:ascii="Times New Roman" w:hAnsi="Times New Roman"/>
            <w:bCs/>
            <w:sz w:val="28"/>
            <w:szCs w:val="28"/>
            <w:lang w:val="ru-RU"/>
          </w:rPr>
          <w:t>изисных … (найти источник)</w:t>
        </w:r>
      </w:ins>
    </w:p>
    <w:p w14:paraId="56D7C7D1" w14:textId="0ADCAF72" w:rsidR="00FA46E2" w:rsidRDefault="00FA46E2" w:rsidP="00FA46E2">
      <w:pPr>
        <w:shd w:val="clear" w:color="auto" w:fill="FFFFFF"/>
        <w:spacing w:line="360" w:lineRule="auto"/>
        <w:ind w:firstLine="709"/>
        <w:jc w:val="both"/>
        <w:rPr>
          <w:ins w:id="16" w:author="user" w:date="2026-04-13T21:26:00Z"/>
          <w:rFonts w:ascii="Times New Roman" w:hAnsi="Times New Roman"/>
          <w:bCs/>
          <w:sz w:val="28"/>
          <w:szCs w:val="28"/>
          <w:lang w:val="ru-RU"/>
        </w:rPr>
      </w:pPr>
      <w:ins w:id="17" w:author="user" w:date="2026-04-13T21:26:00Z">
        <w:r>
          <w:rPr>
            <w:rFonts w:ascii="Times New Roman" w:hAnsi="Times New Roman"/>
            <w:bCs/>
            <w:sz w:val="28"/>
            <w:szCs w:val="28"/>
            <w:lang w:val="ru-RU"/>
          </w:rPr>
          <w:t>….</w:t>
        </w:r>
      </w:ins>
    </w:p>
    <w:p w14:paraId="7EE860E5" w14:textId="7D3329B2" w:rsidR="00FA46E2" w:rsidRDefault="00FA46E2" w:rsidP="00FA46E2">
      <w:pPr>
        <w:shd w:val="clear" w:color="auto" w:fill="FFFFFF"/>
        <w:spacing w:line="360" w:lineRule="auto"/>
        <w:ind w:firstLine="709"/>
        <w:jc w:val="both"/>
        <w:rPr>
          <w:ins w:id="18" w:author="user" w:date="2026-04-13T21:27:00Z"/>
          <w:rFonts w:ascii="Times New Roman" w:hAnsi="Times New Roman"/>
          <w:bCs/>
          <w:sz w:val="28"/>
          <w:szCs w:val="28"/>
          <w:lang w:val="ru-RU"/>
        </w:rPr>
      </w:pPr>
      <w:ins w:id="19" w:author="user" w:date="2026-04-13T21:26:00Z">
        <w:r>
          <w:rPr>
            <w:rFonts w:ascii="Times New Roman" w:hAnsi="Times New Roman"/>
            <w:bCs/>
            <w:sz w:val="28"/>
            <w:szCs w:val="28"/>
            <w:lang w:val="ru-RU"/>
          </w:rPr>
          <w:t>квантовые системы… квантовый тип сознания …</w:t>
        </w:r>
      </w:ins>
    </w:p>
    <w:p w14:paraId="2ED388A7" w14:textId="537A9D40" w:rsidR="00FA46E2" w:rsidRDefault="00FA46E2" w:rsidP="00FA46E2">
      <w:pPr>
        <w:shd w:val="clear" w:color="auto" w:fill="FFFFFF"/>
        <w:spacing w:line="360" w:lineRule="auto"/>
        <w:ind w:firstLine="709"/>
        <w:jc w:val="both"/>
        <w:rPr>
          <w:ins w:id="20" w:author="user" w:date="2026-04-13T21:24:00Z"/>
          <w:rFonts w:ascii="Times New Roman" w:hAnsi="Times New Roman"/>
          <w:bCs/>
          <w:sz w:val="28"/>
          <w:szCs w:val="28"/>
          <w:lang w:val="ru-RU"/>
        </w:rPr>
        <w:pPrChange w:id="21" w:author="user" w:date="2026-04-13T21:27:00Z">
          <w:pPr>
            <w:shd w:val="clear" w:color="auto" w:fill="FFFFFF"/>
            <w:spacing w:line="360" w:lineRule="auto"/>
            <w:ind w:firstLine="709"/>
            <w:jc w:val="both"/>
          </w:pPr>
        </w:pPrChange>
      </w:pPr>
      <w:ins w:id="22" w:author="user" w:date="2026-04-13T21:27:00Z">
        <w:r>
          <w:rPr>
            <w:rFonts w:ascii="Times New Roman" w:hAnsi="Times New Roman"/>
            <w:bCs/>
            <w:sz w:val="28"/>
            <w:szCs w:val="28"/>
            <w:lang w:val="ru-RU"/>
          </w:rPr>
          <w:t xml:space="preserve">цифровые технологии - </w:t>
        </w:r>
      </w:ins>
    </w:p>
    <w:p w14:paraId="7DD45B8C" w14:textId="7FDAE02B" w:rsidR="00FA46E2" w:rsidRDefault="00FA46E2" w:rsidP="00FA46E2">
      <w:pPr>
        <w:shd w:val="clear" w:color="auto" w:fill="FFFFFF"/>
        <w:spacing w:line="360" w:lineRule="auto"/>
        <w:ind w:firstLine="709"/>
        <w:jc w:val="both"/>
        <w:rPr>
          <w:ins w:id="23" w:author="user" w:date="2026-04-13T21:25:00Z"/>
          <w:rFonts w:ascii="Times New Roman" w:hAnsi="Times New Roman"/>
          <w:bCs/>
          <w:sz w:val="28"/>
          <w:szCs w:val="28"/>
          <w:lang w:val="ru-RU"/>
        </w:rPr>
      </w:pPr>
      <w:ins w:id="24" w:author="user" w:date="2026-04-13T21:25:00Z">
        <w:r>
          <w:rPr>
            <w:rFonts w:ascii="Times New Roman" w:hAnsi="Times New Roman"/>
            <w:bCs/>
            <w:sz w:val="28"/>
            <w:szCs w:val="28"/>
            <w:lang w:val="ru-RU"/>
          </w:rPr>
          <w:t>…</w:t>
        </w:r>
      </w:ins>
    </w:p>
    <w:p w14:paraId="0AD6C0D1" w14:textId="369E44E2" w:rsidR="00FA46E2" w:rsidRPr="00FA46E2" w:rsidRDefault="00FA46E2" w:rsidP="00FA46E2">
      <w:pPr>
        <w:shd w:val="clear" w:color="auto" w:fill="FFFFFF"/>
        <w:spacing w:line="360" w:lineRule="auto"/>
        <w:ind w:firstLine="709"/>
        <w:jc w:val="both"/>
        <w:rPr>
          <w:ins w:id="25" w:author="user" w:date="2026-04-13T21:22:00Z"/>
          <w:rFonts w:ascii="Times New Roman" w:hAnsi="Times New Roman"/>
          <w:bCs/>
          <w:sz w:val="28"/>
          <w:szCs w:val="28"/>
          <w:lang w:val="ru-RU"/>
          <w:rPrChange w:id="26" w:author="user" w:date="2026-04-13T21:23:00Z">
            <w:rPr>
              <w:ins w:id="27" w:author="user" w:date="2026-04-13T21:22:00Z"/>
              <w:rFonts w:ascii="Times New Roman" w:hAnsi="Times New Roman"/>
              <w:b/>
              <w:sz w:val="28"/>
              <w:szCs w:val="28"/>
              <w:lang w:val="ru-RU"/>
            </w:rPr>
          </w:rPrChange>
        </w:rPr>
        <w:pPrChange w:id="28" w:author="user" w:date="2026-04-13T21:23:00Z">
          <w:pPr>
            <w:shd w:val="clear" w:color="auto" w:fill="FFFFFF"/>
            <w:spacing w:line="360" w:lineRule="auto"/>
            <w:ind w:firstLine="709"/>
            <w:jc w:val="both"/>
          </w:pPr>
        </w:pPrChange>
      </w:pPr>
      <w:ins w:id="29" w:author="user" w:date="2026-04-13T21:25:00Z">
        <w:r>
          <w:rPr>
            <w:rFonts w:ascii="Times New Roman" w:hAnsi="Times New Roman"/>
            <w:bCs/>
            <w:sz w:val="28"/>
            <w:szCs w:val="28"/>
            <w:lang w:val="ru-RU"/>
          </w:rPr>
          <w:t xml:space="preserve">Особый </w:t>
        </w:r>
      </w:ins>
      <w:ins w:id="30" w:author="user" w:date="2026-04-13T21:26:00Z">
        <w:r>
          <w:rPr>
            <w:rFonts w:ascii="Times New Roman" w:hAnsi="Times New Roman"/>
            <w:bCs/>
            <w:sz w:val="28"/>
            <w:szCs w:val="28"/>
            <w:lang w:val="ru-RU"/>
          </w:rPr>
          <w:t xml:space="preserve">интерес информация как правовая </w:t>
        </w:r>
        <w:proofErr w:type="gramStart"/>
        <w:r>
          <w:rPr>
            <w:rFonts w:ascii="Times New Roman" w:hAnsi="Times New Roman"/>
            <w:bCs/>
            <w:sz w:val="28"/>
            <w:szCs w:val="28"/>
            <w:lang w:val="ru-RU"/>
          </w:rPr>
          <w:t>категория..</w:t>
        </w:r>
      </w:ins>
      <w:proofErr w:type="gramEnd"/>
    </w:p>
    <w:p w14:paraId="318931FE" w14:textId="774FA6DA" w:rsidR="00FA46E2" w:rsidRDefault="00FA46E2">
      <w:pPr>
        <w:shd w:val="clear" w:color="auto" w:fill="FFFFFF"/>
        <w:spacing w:line="360" w:lineRule="auto"/>
        <w:ind w:firstLine="709"/>
        <w:jc w:val="both"/>
        <w:rPr>
          <w:ins w:id="31" w:author="user" w:date="2026-04-13T21:22:00Z"/>
          <w:rFonts w:ascii="Times New Roman" w:hAnsi="Times New Roman"/>
          <w:b/>
          <w:sz w:val="28"/>
          <w:szCs w:val="28"/>
          <w:lang w:val="ru-RU"/>
        </w:rPr>
      </w:pPr>
    </w:p>
    <w:p w14:paraId="45C0E145" w14:textId="138EF973" w:rsidR="00FA46E2" w:rsidRDefault="00FA46E2">
      <w:pPr>
        <w:shd w:val="clear" w:color="auto" w:fill="FFFFFF"/>
        <w:spacing w:line="360" w:lineRule="auto"/>
        <w:ind w:firstLine="709"/>
        <w:jc w:val="both"/>
        <w:rPr>
          <w:ins w:id="32" w:author="user" w:date="2026-04-13T21:22:00Z"/>
          <w:rFonts w:ascii="Times New Roman" w:hAnsi="Times New Roman"/>
          <w:b/>
          <w:sz w:val="28"/>
          <w:szCs w:val="28"/>
          <w:lang w:val="ru-RU"/>
        </w:rPr>
      </w:pPr>
    </w:p>
    <w:p w14:paraId="6F045B09" w14:textId="77777777" w:rsidR="00FA46E2" w:rsidRPr="006600DF" w:rsidRDefault="00FA46E2">
      <w:pPr>
        <w:shd w:val="clear" w:color="auto" w:fill="FFFFFF"/>
        <w:spacing w:line="360" w:lineRule="auto"/>
        <w:ind w:firstLine="709"/>
        <w:jc w:val="both"/>
        <w:rPr>
          <w:ins w:id="33" w:author="Ирина Коржова" w:date="2026-03-30T12:58:00Z"/>
          <w:rFonts w:ascii="Times New Roman" w:hAnsi="Times New Roman"/>
          <w:b/>
          <w:sz w:val="28"/>
          <w:szCs w:val="28"/>
          <w:lang w:val="ru-RU"/>
          <w:rPrChange w:id="34" w:author="Ирина Коржова" w:date="2026-03-30T12:58:00Z">
            <w:rPr>
              <w:ins w:id="35" w:author="Ирина Коржова" w:date="2026-03-30T12:58:00Z"/>
              <w:rFonts w:ascii="Times New Roman" w:hAnsi="Times New Roman"/>
              <w:b/>
              <w:sz w:val="24"/>
              <w:szCs w:val="24"/>
              <w:lang w:val="ru-RU"/>
            </w:rPr>
          </w:rPrChange>
        </w:rPr>
        <w:pPrChange w:id="36" w:author="Ирина Коржова" w:date="2026-03-30T12:58:00Z">
          <w:pPr>
            <w:shd w:val="clear" w:color="auto" w:fill="FFFFFF"/>
            <w:spacing w:line="276" w:lineRule="auto"/>
            <w:ind w:firstLine="709"/>
          </w:pPr>
        </w:pPrChange>
      </w:pPr>
    </w:p>
    <w:p w14:paraId="4E44E25E" w14:textId="77777777" w:rsidR="006600DF" w:rsidRPr="006600DF" w:rsidRDefault="006600DF">
      <w:pPr>
        <w:shd w:val="clear" w:color="auto" w:fill="FFFFFF"/>
        <w:spacing w:line="360" w:lineRule="auto"/>
        <w:ind w:firstLine="709"/>
        <w:jc w:val="both"/>
        <w:rPr>
          <w:ins w:id="37" w:author="Ирина Коржова" w:date="2026-03-30T12:58:00Z"/>
          <w:rFonts w:ascii="Times New Roman" w:hAnsi="Times New Roman"/>
          <w:sz w:val="28"/>
          <w:szCs w:val="28"/>
          <w:lang w:val="ru-RU"/>
          <w:rPrChange w:id="38" w:author="Ирина Коржова" w:date="2026-03-30T12:58:00Z">
            <w:rPr>
              <w:ins w:id="39" w:author="Ирина Коржова" w:date="2026-03-30T12:58:00Z"/>
              <w:rFonts w:ascii="Times New Roman" w:hAnsi="Times New Roman"/>
              <w:sz w:val="24"/>
              <w:szCs w:val="24"/>
              <w:lang w:val="ru-RU"/>
            </w:rPr>
          </w:rPrChange>
        </w:rPr>
        <w:pPrChange w:id="40" w:author="Ирина Коржова" w:date="2026-03-30T12:58:00Z">
          <w:pPr>
            <w:shd w:val="clear" w:color="auto" w:fill="FFFFFF"/>
            <w:spacing w:line="276" w:lineRule="auto"/>
            <w:ind w:firstLine="709"/>
          </w:pPr>
        </w:pPrChange>
      </w:pPr>
      <w:ins w:id="41" w:author="Ирина Коржова" w:date="2026-03-30T12:58:00Z">
        <w:r w:rsidRPr="006600DF">
          <w:rPr>
            <w:rFonts w:ascii="Times New Roman" w:hAnsi="Times New Roman"/>
            <w:b/>
            <w:sz w:val="28"/>
            <w:szCs w:val="28"/>
            <w:lang w:val="ru-RU"/>
            <w:rPrChange w:id="42" w:author="Ирина Коржова" w:date="2026-03-30T12:58:00Z">
              <w:rPr>
                <w:rFonts w:ascii="Times New Roman" w:hAnsi="Times New Roman"/>
                <w:b/>
                <w:sz w:val="24"/>
                <w:szCs w:val="24"/>
                <w:lang w:val="ru-RU"/>
              </w:rPr>
            </w:rPrChange>
          </w:rPr>
          <w:t>Две группы исследователей</w:t>
        </w:r>
        <w:r w:rsidRPr="006600DF">
          <w:rPr>
            <w:rFonts w:ascii="Times New Roman" w:hAnsi="Times New Roman"/>
            <w:sz w:val="28"/>
            <w:szCs w:val="28"/>
            <w:lang w:val="ru-RU"/>
            <w:rPrChange w:id="43" w:author="Ирина Коржова" w:date="2026-03-30T12:58:00Z">
              <w:rPr>
                <w:rFonts w:ascii="Times New Roman" w:hAnsi="Times New Roman"/>
                <w:sz w:val="24"/>
                <w:szCs w:val="24"/>
                <w:lang w:val="ru-RU"/>
              </w:rPr>
            </w:rPrChange>
          </w:rPr>
          <w:t xml:space="preserve">: </w:t>
        </w:r>
      </w:ins>
    </w:p>
    <w:p w14:paraId="43AD05F1" w14:textId="77777777" w:rsidR="006600DF" w:rsidRPr="006600DF" w:rsidRDefault="006600DF">
      <w:pPr>
        <w:shd w:val="clear" w:color="auto" w:fill="FFFFFF"/>
        <w:spacing w:line="360" w:lineRule="auto"/>
        <w:ind w:firstLine="709"/>
        <w:jc w:val="both"/>
        <w:rPr>
          <w:ins w:id="44" w:author="Ирина Коржова" w:date="2026-03-30T12:58:00Z"/>
          <w:rFonts w:ascii="Times New Roman" w:hAnsi="Times New Roman"/>
          <w:sz w:val="28"/>
          <w:szCs w:val="28"/>
          <w:lang w:val="ru-RU"/>
          <w:rPrChange w:id="45" w:author="Ирина Коржова" w:date="2026-03-30T12:58:00Z">
            <w:rPr>
              <w:ins w:id="46" w:author="Ирина Коржова" w:date="2026-03-30T12:58:00Z"/>
              <w:rFonts w:ascii="Times New Roman" w:hAnsi="Times New Roman"/>
              <w:sz w:val="24"/>
              <w:szCs w:val="24"/>
              <w:lang w:val="ru-RU"/>
            </w:rPr>
          </w:rPrChange>
        </w:rPr>
        <w:pPrChange w:id="47" w:author="Ирина Коржова" w:date="2026-03-30T12:58:00Z">
          <w:pPr>
            <w:shd w:val="clear" w:color="auto" w:fill="FFFFFF"/>
            <w:spacing w:line="276" w:lineRule="auto"/>
            <w:ind w:firstLine="709"/>
          </w:pPr>
        </w:pPrChange>
      </w:pPr>
      <w:ins w:id="48" w:author="Ирина Коржова" w:date="2026-03-30T12:58:00Z">
        <w:r w:rsidRPr="006600DF">
          <w:rPr>
            <w:rFonts w:ascii="Times New Roman" w:hAnsi="Times New Roman"/>
            <w:sz w:val="28"/>
            <w:szCs w:val="28"/>
            <w:lang w:val="ru-RU"/>
            <w:rPrChange w:id="49" w:author="Ирина Коржова" w:date="2026-03-30T12:58:00Z">
              <w:rPr>
                <w:rFonts w:ascii="Times New Roman" w:hAnsi="Times New Roman"/>
                <w:sz w:val="24"/>
                <w:szCs w:val="24"/>
                <w:lang w:val="ru-RU"/>
              </w:rPr>
            </w:rPrChange>
          </w:rPr>
          <w:t xml:space="preserve">Первая группа исследователей делают акцент на возможности восприятия информации человеком для того, чтобы такая информация была юридически значимой. </w:t>
        </w:r>
      </w:ins>
    </w:p>
    <w:p w14:paraId="5FC9C790" w14:textId="77777777" w:rsidR="006600DF" w:rsidRPr="006600DF" w:rsidRDefault="006600DF">
      <w:pPr>
        <w:shd w:val="clear" w:color="auto" w:fill="FFFFFF"/>
        <w:spacing w:line="360" w:lineRule="auto"/>
        <w:ind w:firstLine="709"/>
        <w:jc w:val="both"/>
        <w:rPr>
          <w:ins w:id="50" w:author="Ирина Коржова" w:date="2026-03-30T12:58:00Z"/>
          <w:rFonts w:ascii="Times New Roman" w:hAnsi="Times New Roman"/>
          <w:sz w:val="28"/>
          <w:szCs w:val="28"/>
          <w:lang w:val="ru-RU"/>
          <w:rPrChange w:id="51" w:author="Ирина Коржова" w:date="2026-03-30T12:58:00Z">
            <w:rPr>
              <w:ins w:id="52" w:author="Ирина Коржова" w:date="2026-03-30T12:58:00Z"/>
              <w:rFonts w:ascii="Times New Roman" w:hAnsi="Times New Roman"/>
              <w:sz w:val="24"/>
              <w:szCs w:val="24"/>
              <w:lang w:val="ru-RU"/>
            </w:rPr>
          </w:rPrChange>
        </w:rPr>
        <w:pPrChange w:id="53" w:author="Ирина Коржова" w:date="2026-03-30T12:58:00Z">
          <w:pPr>
            <w:shd w:val="clear" w:color="auto" w:fill="FFFFFF"/>
            <w:spacing w:line="276" w:lineRule="auto"/>
            <w:ind w:firstLine="709"/>
          </w:pPr>
        </w:pPrChange>
      </w:pPr>
      <w:ins w:id="54" w:author="Ирина Коржова" w:date="2026-03-30T12:58:00Z">
        <w:r w:rsidRPr="006600DF">
          <w:rPr>
            <w:rFonts w:ascii="Times New Roman" w:hAnsi="Times New Roman"/>
            <w:sz w:val="28"/>
            <w:szCs w:val="28"/>
            <w:lang w:val="ru-RU"/>
            <w:rPrChange w:id="55" w:author="Ирина Коржова" w:date="2026-03-30T12:58:00Z">
              <w:rPr>
                <w:rFonts w:ascii="Times New Roman" w:hAnsi="Times New Roman"/>
                <w:sz w:val="24"/>
                <w:szCs w:val="24"/>
                <w:lang w:val="ru-RU"/>
              </w:rPr>
            </w:rPrChange>
          </w:rPr>
          <w:t xml:space="preserve">С одной стороны, получила распространение точка зрения о том, что право в состоянии опосредовать создание, движение и хранение не всякой </w:t>
        </w:r>
        <w:r w:rsidRPr="006600DF">
          <w:rPr>
            <w:rFonts w:ascii="Times New Roman" w:hAnsi="Times New Roman"/>
            <w:sz w:val="28"/>
            <w:szCs w:val="28"/>
            <w:lang w:val="ru-RU"/>
            <w:rPrChange w:id="56" w:author="Ирина Коржова" w:date="2026-03-30T12:58:00Z">
              <w:rPr>
                <w:rFonts w:ascii="Times New Roman" w:hAnsi="Times New Roman"/>
                <w:sz w:val="24"/>
                <w:szCs w:val="24"/>
                <w:lang w:val="ru-RU"/>
              </w:rPr>
            </w:rPrChange>
          </w:rPr>
          <w:lastRenderedPageBreak/>
          <w:t xml:space="preserve">информации, а лишь такой, </w:t>
        </w:r>
        <w:r w:rsidRPr="006600DF">
          <w:rPr>
            <w:rFonts w:ascii="Times New Roman" w:hAnsi="Times New Roman"/>
            <w:b/>
            <w:sz w:val="28"/>
            <w:szCs w:val="28"/>
            <w:lang w:val="ru-RU"/>
            <w:rPrChange w:id="57" w:author="Ирина Коржова" w:date="2026-03-30T12:58:00Z">
              <w:rPr>
                <w:rFonts w:ascii="Times New Roman" w:hAnsi="Times New Roman"/>
                <w:b/>
                <w:sz w:val="24"/>
                <w:szCs w:val="24"/>
                <w:lang w:val="ru-RU"/>
              </w:rPr>
            </w:rPrChange>
          </w:rPr>
          <w:t>которая может быть воспринята человеком</w:t>
        </w:r>
        <w:r w:rsidRPr="006600DF">
          <w:rPr>
            <w:rFonts w:ascii="Times New Roman" w:hAnsi="Times New Roman"/>
            <w:sz w:val="28"/>
            <w:szCs w:val="28"/>
            <w:lang w:val="ru-RU"/>
            <w:rPrChange w:id="58" w:author="Ирина Коржова" w:date="2026-03-30T12:58:00Z">
              <w:rPr>
                <w:rFonts w:ascii="Times New Roman" w:hAnsi="Times New Roman"/>
                <w:sz w:val="24"/>
                <w:szCs w:val="24"/>
                <w:lang w:val="ru-RU"/>
              </w:rPr>
            </w:rPrChange>
          </w:rPr>
          <w:t xml:space="preserve"> непосредственно или в преобразованном для человеческого восприятия виде</w:t>
        </w:r>
        <w:r w:rsidRPr="006600DF">
          <w:rPr>
            <w:rStyle w:val="a3"/>
            <w:rFonts w:ascii="Times New Roman" w:hAnsi="Times New Roman"/>
            <w:sz w:val="28"/>
            <w:szCs w:val="28"/>
            <w:lang w:val="ru-RU"/>
            <w:rPrChange w:id="59" w:author="Ирина Коржова" w:date="2026-03-30T12:58:00Z">
              <w:rPr>
                <w:rStyle w:val="a3"/>
                <w:rFonts w:ascii="Times New Roman" w:hAnsi="Times New Roman"/>
                <w:sz w:val="24"/>
                <w:szCs w:val="24"/>
                <w:lang w:val="ru-RU"/>
              </w:rPr>
            </w:rPrChange>
          </w:rPr>
          <w:footnoteReference w:id="1"/>
        </w:r>
        <w:r w:rsidRPr="006600DF">
          <w:rPr>
            <w:rFonts w:ascii="Times New Roman" w:hAnsi="Times New Roman"/>
            <w:sz w:val="28"/>
            <w:szCs w:val="28"/>
            <w:lang w:val="ru-RU"/>
            <w:rPrChange w:id="67" w:author="Ирина Коржова" w:date="2026-03-30T12:58:00Z">
              <w:rPr>
                <w:rFonts w:ascii="Times New Roman" w:hAnsi="Times New Roman"/>
                <w:sz w:val="24"/>
                <w:szCs w:val="24"/>
                <w:lang w:val="ru-RU"/>
              </w:rPr>
            </w:rPrChange>
          </w:rPr>
          <w:t xml:space="preserve">. </w:t>
        </w:r>
      </w:ins>
    </w:p>
    <w:p w14:paraId="5AF9D76C" w14:textId="77777777" w:rsidR="006600DF" w:rsidRPr="006600DF" w:rsidRDefault="006600DF">
      <w:pPr>
        <w:pStyle w:val="10"/>
        <w:shd w:val="clear" w:color="auto" w:fill="auto"/>
        <w:spacing w:line="360" w:lineRule="auto"/>
        <w:ind w:firstLine="580"/>
        <w:jc w:val="both"/>
        <w:rPr>
          <w:ins w:id="68" w:author="Ирина Коржова" w:date="2026-03-30T12:58:00Z"/>
          <w:rFonts w:ascii="Times New Roman" w:hAnsi="Times New Roman" w:cs="Times New Roman"/>
          <w:color w:val="000000"/>
          <w:sz w:val="28"/>
          <w:szCs w:val="28"/>
          <w:lang w:eastAsia="ru-RU" w:bidi="ru-RU"/>
          <w:rPrChange w:id="69" w:author="Ирина Коржова" w:date="2026-03-30T12:58:00Z">
            <w:rPr>
              <w:ins w:id="70" w:author="Ирина Коржова" w:date="2026-03-30T12:58:00Z"/>
              <w:rFonts w:ascii="Times New Roman" w:hAnsi="Times New Roman" w:cs="Times New Roman"/>
              <w:color w:val="000000"/>
              <w:lang w:eastAsia="ru-RU" w:bidi="ru-RU"/>
            </w:rPr>
          </w:rPrChange>
        </w:rPr>
        <w:pPrChange w:id="71" w:author="Ирина Коржова" w:date="2026-03-30T12:58:00Z">
          <w:pPr>
            <w:pStyle w:val="10"/>
            <w:shd w:val="clear" w:color="auto" w:fill="auto"/>
            <w:ind w:firstLine="580"/>
            <w:jc w:val="both"/>
          </w:pPr>
        </w:pPrChange>
      </w:pPr>
      <w:ins w:id="72" w:author="Ирина Коржова" w:date="2026-03-30T12:58:00Z">
        <w:r w:rsidRPr="006600DF">
          <w:rPr>
            <w:rFonts w:ascii="Times New Roman" w:hAnsi="Times New Roman" w:cs="Times New Roman"/>
            <w:color w:val="000000"/>
            <w:sz w:val="28"/>
            <w:szCs w:val="28"/>
            <w:lang w:eastAsia="ru-RU" w:bidi="ru-RU"/>
            <w:rPrChange w:id="73" w:author="Ирина Коржова" w:date="2026-03-30T12:58:00Z">
              <w:rPr>
                <w:rFonts w:ascii="Times New Roman" w:hAnsi="Times New Roman" w:cs="Times New Roman"/>
                <w:color w:val="000000"/>
                <w:lang w:eastAsia="ru-RU" w:bidi="ru-RU"/>
              </w:rPr>
            </w:rPrChange>
          </w:rPr>
          <w:t xml:space="preserve">И.Л. </w:t>
        </w:r>
        <w:proofErr w:type="spellStart"/>
        <w:r w:rsidRPr="006600DF">
          <w:rPr>
            <w:rFonts w:ascii="Times New Roman" w:hAnsi="Times New Roman" w:cs="Times New Roman"/>
            <w:color w:val="000000"/>
            <w:sz w:val="28"/>
            <w:szCs w:val="28"/>
            <w:lang w:eastAsia="ru-RU" w:bidi="ru-RU"/>
            <w:rPrChange w:id="74" w:author="Ирина Коржова" w:date="2026-03-30T12:58:00Z">
              <w:rPr>
                <w:rFonts w:ascii="Times New Roman" w:hAnsi="Times New Roman" w:cs="Times New Roman"/>
                <w:color w:val="000000"/>
                <w:lang w:eastAsia="ru-RU" w:bidi="ru-RU"/>
              </w:rPr>
            </w:rPrChange>
          </w:rPr>
          <w:t>Бачило</w:t>
        </w:r>
        <w:proofErr w:type="spellEnd"/>
        <w:r w:rsidRPr="006600DF">
          <w:rPr>
            <w:rFonts w:ascii="Times New Roman" w:hAnsi="Times New Roman" w:cs="Times New Roman"/>
            <w:color w:val="000000"/>
            <w:sz w:val="28"/>
            <w:szCs w:val="28"/>
            <w:lang w:eastAsia="ru-RU" w:bidi="ru-RU"/>
            <w:rPrChange w:id="75" w:author="Ирина Коржова" w:date="2026-03-30T12:58:00Z">
              <w:rPr>
                <w:rFonts w:ascii="Times New Roman" w:hAnsi="Times New Roman" w:cs="Times New Roman"/>
                <w:color w:val="000000"/>
                <w:lang w:eastAsia="ru-RU" w:bidi="ru-RU"/>
              </w:rPr>
            </w:rPrChange>
          </w:rPr>
          <w:t xml:space="preserve"> определяла </w:t>
        </w:r>
        <w:r w:rsidRPr="006600DF">
          <w:rPr>
            <w:rFonts w:ascii="Times New Roman" w:hAnsi="Times New Roman" w:cs="Times New Roman"/>
            <w:i/>
            <w:iCs/>
            <w:color w:val="000000"/>
            <w:sz w:val="28"/>
            <w:szCs w:val="28"/>
            <w:lang w:eastAsia="ru-RU" w:bidi="ru-RU"/>
            <w:rPrChange w:id="76" w:author="Ирина Коржова" w:date="2026-03-30T12:58:00Z">
              <w:rPr>
                <w:rFonts w:ascii="Times New Roman" w:hAnsi="Times New Roman" w:cs="Times New Roman"/>
                <w:i/>
                <w:iCs/>
                <w:color w:val="000000"/>
                <w:lang w:eastAsia="ru-RU" w:bidi="ru-RU"/>
              </w:rPr>
            </w:rPrChange>
          </w:rPr>
          <w:t>информацию</w:t>
        </w:r>
        <w:r w:rsidRPr="006600DF">
          <w:rPr>
            <w:rFonts w:ascii="Times New Roman" w:hAnsi="Times New Roman" w:cs="Times New Roman"/>
            <w:color w:val="000000"/>
            <w:sz w:val="28"/>
            <w:szCs w:val="28"/>
            <w:lang w:eastAsia="ru-RU" w:bidi="ru-RU"/>
            <w:rPrChange w:id="77" w:author="Ирина Коржова" w:date="2026-03-30T12:58:00Z">
              <w:rPr>
                <w:rFonts w:ascii="Times New Roman" w:hAnsi="Times New Roman" w:cs="Times New Roman"/>
                <w:color w:val="000000"/>
                <w:lang w:eastAsia="ru-RU" w:bidi="ru-RU"/>
              </w:rPr>
            </w:rPrChange>
          </w:rPr>
          <w:t xml:space="preserve"> как воспринимаемую и понимаемую человеком характеристику окружающего мира во всем его разнообразии, которая возникает в процессе познания последнего и позволяет на основе свойств предметов, процессов, фактов и отра</w:t>
        </w:r>
        <w:r w:rsidRPr="006600DF">
          <w:rPr>
            <w:rFonts w:ascii="Times New Roman" w:hAnsi="Times New Roman" w:cs="Times New Roman"/>
            <w:color w:val="000000"/>
            <w:sz w:val="28"/>
            <w:szCs w:val="28"/>
            <w:lang w:eastAsia="ru-RU" w:bidi="ru-RU"/>
            <w:rPrChange w:id="78" w:author="Ирина Коржова" w:date="2026-03-30T12:58:00Z">
              <w:rPr>
                <w:rFonts w:ascii="Times New Roman" w:hAnsi="Times New Roman" w:cs="Times New Roman"/>
                <w:color w:val="000000"/>
                <w:lang w:eastAsia="ru-RU" w:bidi="ru-RU"/>
              </w:rPr>
            </w:rPrChange>
          </w:rPr>
          <w:softHyphen/>
          <w:t>жения их в различных формах восприятия отличать их признаки, зна</w:t>
        </w:r>
        <w:r w:rsidRPr="006600DF">
          <w:rPr>
            <w:rFonts w:ascii="Times New Roman" w:hAnsi="Times New Roman" w:cs="Times New Roman"/>
            <w:color w:val="000000"/>
            <w:sz w:val="28"/>
            <w:szCs w:val="28"/>
            <w:lang w:eastAsia="ru-RU" w:bidi="ru-RU"/>
            <w:rPrChange w:id="79" w:author="Ирина Коржова" w:date="2026-03-30T12:58:00Z">
              <w:rPr>
                <w:rFonts w:ascii="Times New Roman" w:hAnsi="Times New Roman" w:cs="Times New Roman"/>
                <w:color w:val="000000"/>
                <w:lang w:eastAsia="ru-RU" w:bidi="ru-RU"/>
              </w:rPr>
            </w:rPrChange>
          </w:rPr>
          <w:softHyphen/>
          <w:t>чения и устанавливать связи и зависимости всего многообразия про</w:t>
        </w:r>
        <w:r w:rsidRPr="006600DF">
          <w:rPr>
            <w:rFonts w:ascii="Times New Roman" w:hAnsi="Times New Roman" w:cs="Times New Roman"/>
            <w:color w:val="000000"/>
            <w:sz w:val="28"/>
            <w:szCs w:val="28"/>
            <w:lang w:eastAsia="ru-RU" w:bidi="ru-RU"/>
            <w:rPrChange w:id="80" w:author="Ирина Коржова" w:date="2026-03-30T12:58:00Z">
              <w:rPr>
                <w:rFonts w:ascii="Times New Roman" w:hAnsi="Times New Roman" w:cs="Times New Roman"/>
                <w:color w:val="000000"/>
                <w:lang w:eastAsia="ru-RU" w:bidi="ru-RU"/>
              </w:rPr>
            </w:rPrChange>
          </w:rPr>
          <w:softHyphen/>
          <w:t>явления материального, духовного, идеологического мира — форми</w:t>
        </w:r>
        <w:r w:rsidRPr="006600DF">
          <w:rPr>
            <w:rFonts w:ascii="Times New Roman" w:hAnsi="Times New Roman" w:cs="Times New Roman"/>
            <w:color w:val="000000"/>
            <w:sz w:val="28"/>
            <w:szCs w:val="28"/>
            <w:lang w:eastAsia="ru-RU" w:bidi="ru-RU"/>
            <w:rPrChange w:id="81" w:author="Ирина Коржова" w:date="2026-03-30T12:58:00Z">
              <w:rPr>
                <w:rFonts w:ascii="Times New Roman" w:hAnsi="Times New Roman" w:cs="Times New Roman"/>
                <w:color w:val="000000"/>
                <w:lang w:eastAsia="ru-RU" w:bidi="ru-RU"/>
              </w:rPr>
            </w:rPrChange>
          </w:rPr>
          <w:softHyphen/>
          <w:t>ровать мировую систему знаний</w:t>
        </w:r>
        <w:r w:rsidRPr="006600DF">
          <w:rPr>
            <w:rFonts w:ascii="Times New Roman" w:hAnsi="Times New Roman" w:cs="Times New Roman"/>
            <w:color w:val="000000"/>
            <w:sz w:val="28"/>
            <w:szCs w:val="28"/>
            <w:vertAlign w:val="superscript"/>
            <w:lang w:eastAsia="ru-RU" w:bidi="ru-RU"/>
            <w:rPrChange w:id="82" w:author="Ирина Коржова" w:date="2026-03-30T12:58:00Z">
              <w:rPr>
                <w:rFonts w:ascii="Times New Roman" w:hAnsi="Times New Roman" w:cs="Times New Roman"/>
                <w:color w:val="000000"/>
                <w:vertAlign w:val="superscript"/>
                <w:lang w:eastAsia="ru-RU" w:bidi="ru-RU"/>
              </w:rPr>
            </w:rPrChange>
          </w:rPr>
          <w:t>1</w:t>
        </w:r>
        <w:r w:rsidRPr="006600DF">
          <w:rPr>
            <w:rStyle w:val="a3"/>
            <w:rFonts w:ascii="Times New Roman" w:eastAsia="Arial" w:hAnsi="Times New Roman"/>
            <w:sz w:val="28"/>
            <w:szCs w:val="28"/>
            <w:lang w:eastAsia="ru-RU" w:bidi="ru-RU"/>
            <w:rPrChange w:id="83" w:author="Ирина Коржова" w:date="2026-03-30T12:58:00Z">
              <w:rPr>
                <w:rStyle w:val="a3"/>
                <w:rFonts w:ascii="Times New Roman" w:eastAsia="Arial" w:hAnsi="Times New Roman"/>
                <w:lang w:eastAsia="ru-RU" w:bidi="ru-RU"/>
              </w:rPr>
            </w:rPrChange>
          </w:rPr>
          <w:footnoteReference w:id="2"/>
        </w:r>
        <w:r w:rsidRPr="006600DF">
          <w:rPr>
            <w:rFonts w:ascii="Times New Roman" w:hAnsi="Times New Roman" w:cs="Times New Roman"/>
            <w:color w:val="000000"/>
            <w:sz w:val="28"/>
            <w:szCs w:val="28"/>
            <w:lang w:eastAsia="ru-RU" w:bidi="ru-RU"/>
            <w:rPrChange w:id="86" w:author="Ирина Коржова" w:date="2026-03-30T12:58:00Z">
              <w:rPr>
                <w:rFonts w:ascii="Times New Roman" w:hAnsi="Times New Roman" w:cs="Times New Roman"/>
                <w:color w:val="000000"/>
                <w:lang w:eastAsia="ru-RU" w:bidi="ru-RU"/>
              </w:rPr>
            </w:rPrChange>
          </w:rPr>
          <w:t>.</w:t>
        </w:r>
      </w:ins>
    </w:p>
    <w:p w14:paraId="3DCA2A98" w14:textId="77777777" w:rsidR="006600DF" w:rsidRDefault="006600DF">
      <w:pPr>
        <w:pStyle w:val="10"/>
        <w:shd w:val="clear" w:color="auto" w:fill="auto"/>
        <w:spacing w:line="360" w:lineRule="auto"/>
        <w:ind w:firstLine="580"/>
        <w:jc w:val="both"/>
        <w:rPr>
          <w:ins w:id="87" w:author="Ирина Коржова" w:date="2026-03-30T12:59:00Z"/>
          <w:rFonts w:ascii="Times New Roman" w:hAnsi="Times New Roman" w:cs="Times New Roman"/>
          <w:color w:val="000000"/>
          <w:sz w:val="28"/>
          <w:szCs w:val="28"/>
          <w:lang w:eastAsia="ru-RU" w:bidi="ru-RU"/>
        </w:rPr>
        <w:pPrChange w:id="88" w:author="Ирина Коржова" w:date="2026-03-30T12:58:00Z">
          <w:pPr>
            <w:pStyle w:val="10"/>
            <w:shd w:val="clear" w:color="auto" w:fill="auto"/>
            <w:ind w:firstLine="580"/>
            <w:jc w:val="both"/>
          </w:pPr>
        </w:pPrChange>
      </w:pPr>
    </w:p>
    <w:p w14:paraId="6EF967E2" w14:textId="77777777" w:rsidR="006600DF" w:rsidRPr="00D86B24" w:rsidRDefault="006600DF" w:rsidP="006600DF">
      <w:pPr>
        <w:pStyle w:val="10"/>
        <w:shd w:val="clear" w:color="auto" w:fill="auto"/>
        <w:spacing w:line="360" w:lineRule="auto"/>
        <w:ind w:firstLine="580"/>
        <w:jc w:val="both"/>
        <w:rPr>
          <w:ins w:id="89" w:author="Ирина Коржова" w:date="2026-03-30T12:59:00Z"/>
          <w:rFonts w:ascii="Times New Roman" w:hAnsi="Times New Roman" w:cs="Times New Roman"/>
          <w:b/>
          <w:color w:val="FF0000"/>
          <w:sz w:val="28"/>
          <w:szCs w:val="28"/>
        </w:rPr>
      </w:pPr>
      <w:ins w:id="90" w:author="Ирина Коржова" w:date="2026-03-30T12:59:00Z">
        <w:r w:rsidRPr="00D86B24">
          <w:rPr>
            <w:rFonts w:ascii="Times New Roman" w:hAnsi="Times New Roman" w:cs="Times New Roman"/>
            <w:b/>
            <w:color w:val="FF0000"/>
            <w:sz w:val="28"/>
            <w:szCs w:val="28"/>
          </w:rPr>
          <w:t xml:space="preserve"># Вторая группа исследователей </w:t>
        </w:r>
      </w:ins>
    </w:p>
    <w:p w14:paraId="71133EF6" w14:textId="77777777" w:rsidR="006600DF" w:rsidRPr="00D86B24" w:rsidRDefault="006600DF" w:rsidP="006600DF">
      <w:pPr>
        <w:pStyle w:val="10"/>
        <w:shd w:val="clear" w:color="auto" w:fill="auto"/>
        <w:spacing w:line="360" w:lineRule="auto"/>
        <w:ind w:firstLine="580"/>
        <w:jc w:val="both"/>
        <w:rPr>
          <w:ins w:id="91" w:author="Ирина Коржова" w:date="2026-03-30T12:59:00Z"/>
          <w:rFonts w:ascii="Times New Roman" w:hAnsi="Times New Roman" w:cs="Times New Roman"/>
          <w:b/>
          <w:color w:val="FF0000"/>
          <w:sz w:val="28"/>
          <w:szCs w:val="28"/>
        </w:rPr>
      </w:pPr>
    </w:p>
    <w:p w14:paraId="0A6358EF" w14:textId="77777777" w:rsidR="006600DF" w:rsidRPr="00D86B24" w:rsidRDefault="006600DF" w:rsidP="006600DF">
      <w:pPr>
        <w:pStyle w:val="10"/>
        <w:shd w:val="clear" w:color="auto" w:fill="auto"/>
        <w:spacing w:line="360" w:lineRule="auto"/>
        <w:ind w:firstLine="580"/>
        <w:jc w:val="both"/>
        <w:rPr>
          <w:ins w:id="92" w:author="Ирина Коржова" w:date="2026-03-30T12:59:00Z"/>
          <w:rFonts w:ascii="Times New Roman" w:hAnsi="Times New Roman" w:cs="Times New Roman"/>
          <w:b/>
          <w:color w:val="FF0000"/>
          <w:sz w:val="28"/>
          <w:szCs w:val="28"/>
        </w:rPr>
      </w:pPr>
      <w:ins w:id="93" w:author="Ирина Коржова" w:date="2026-03-30T12:59:00Z">
        <w:r w:rsidRPr="00D86B24">
          <w:rPr>
            <w:rFonts w:ascii="Times New Roman" w:hAnsi="Times New Roman" w:cs="Times New Roman"/>
            <w:b/>
            <w:color w:val="FF0000"/>
            <w:sz w:val="28"/>
            <w:szCs w:val="28"/>
          </w:rPr>
          <w:t>Компьютерная информация ….</w:t>
        </w:r>
      </w:ins>
    </w:p>
    <w:p w14:paraId="48D0026A" w14:textId="77777777" w:rsidR="006600DF" w:rsidRPr="006600DF" w:rsidRDefault="006600DF">
      <w:pPr>
        <w:pStyle w:val="10"/>
        <w:shd w:val="clear" w:color="auto" w:fill="auto"/>
        <w:spacing w:line="360" w:lineRule="auto"/>
        <w:ind w:firstLine="580"/>
        <w:jc w:val="both"/>
        <w:rPr>
          <w:ins w:id="94" w:author="Ирина Коржова" w:date="2026-03-30T12:58:00Z"/>
          <w:rFonts w:ascii="Times New Roman" w:hAnsi="Times New Roman" w:cs="Times New Roman"/>
          <w:color w:val="000000"/>
          <w:sz w:val="28"/>
          <w:szCs w:val="28"/>
          <w:lang w:eastAsia="ru-RU" w:bidi="ru-RU"/>
          <w:rPrChange w:id="95" w:author="Ирина Коржова" w:date="2026-03-30T12:58:00Z">
            <w:rPr>
              <w:ins w:id="96" w:author="Ирина Коржова" w:date="2026-03-30T12:58:00Z"/>
              <w:rFonts w:ascii="Times New Roman" w:hAnsi="Times New Roman" w:cs="Times New Roman"/>
              <w:color w:val="000000"/>
              <w:lang w:eastAsia="ru-RU" w:bidi="ru-RU"/>
            </w:rPr>
          </w:rPrChange>
        </w:rPr>
        <w:pPrChange w:id="97" w:author="Ирина Коржова" w:date="2026-03-30T12:58:00Z">
          <w:pPr>
            <w:pStyle w:val="10"/>
            <w:shd w:val="clear" w:color="auto" w:fill="auto"/>
            <w:ind w:firstLine="580"/>
            <w:jc w:val="both"/>
          </w:pPr>
        </w:pPrChange>
      </w:pPr>
    </w:p>
    <w:p w14:paraId="0FD0D353" w14:textId="77777777" w:rsidR="006600DF" w:rsidRPr="006600DF" w:rsidRDefault="006600DF">
      <w:pPr>
        <w:pStyle w:val="10"/>
        <w:shd w:val="clear" w:color="auto" w:fill="auto"/>
        <w:spacing w:line="360" w:lineRule="auto"/>
        <w:ind w:firstLine="580"/>
        <w:jc w:val="both"/>
        <w:rPr>
          <w:ins w:id="98" w:author="Ирина Коржова" w:date="2026-03-30T12:58:00Z"/>
          <w:rFonts w:ascii="Times New Roman" w:hAnsi="Times New Roman" w:cs="Times New Roman"/>
          <w:sz w:val="28"/>
          <w:szCs w:val="28"/>
          <w:rPrChange w:id="99" w:author="Ирина Коржова" w:date="2026-03-30T12:58:00Z">
            <w:rPr>
              <w:ins w:id="100" w:author="Ирина Коржова" w:date="2026-03-30T12:58:00Z"/>
              <w:rFonts w:ascii="Times New Roman" w:hAnsi="Times New Roman" w:cs="Times New Roman"/>
            </w:rPr>
          </w:rPrChange>
        </w:rPr>
        <w:pPrChange w:id="101" w:author="Ирина Коржова" w:date="2026-03-30T12:58:00Z">
          <w:pPr>
            <w:pStyle w:val="10"/>
            <w:shd w:val="clear" w:color="auto" w:fill="auto"/>
            <w:ind w:firstLine="580"/>
            <w:jc w:val="both"/>
          </w:pPr>
        </w:pPrChange>
      </w:pPr>
      <w:ins w:id="102" w:author="Ирина Коржова" w:date="2026-03-30T12:58:00Z">
        <w:r w:rsidRPr="006600DF">
          <w:rPr>
            <w:rFonts w:ascii="Times New Roman" w:hAnsi="Times New Roman" w:cs="Times New Roman"/>
            <w:sz w:val="28"/>
            <w:szCs w:val="28"/>
            <w:rPrChange w:id="103" w:author="Ирина Коржова" w:date="2026-03-30T12:58:00Z">
              <w:rPr>
                <w:rFonts w:ascii="Times New Roman" w:hAnsi="Times New Roman" w:cs="Times New Roman"/>
              </w:rPr>
            </w:rPrChange>
          </w:rPr>
          <w:t xml:space="preserve">Вторая группа исследователей – акцент на цифровой информации в информационной системе, с которой совершаются действия. </w:t>
        </w:r>
      </w:ins>
    </w:p>
    <w:p w14:paraId="5947E347" w14:textId="77777777" w:rsidR="006600DF" w:rsidRPr="006600DF" w:rsidRDefault="006600DF">
      <w:pPr>
        <w:pStyle w:val="10"/>
        <w:shd w:val="clear" w:color="auto" w:fill="auto"/>
        <w:spacing w:line="360" w:lineRule="auto"/>
        <w:ind w:firstLine="580"/>
        <w:jc w:val="both"/>
        <w:rPr>
          <w:ins w:id="104" w:author="Ирина Коржова" w:date="2026-03-30T12:58:00Z"/>
          <w:rFonts w:ascii="Times New Roman" w:hAnsi="Times New Roman" w:cs="Times New Roman"/>
          <w:sz w:val="28"/>
          <w:szCs w:val="28"/>
          <w:rPrChange w:id="105" w:author="Ирина Коржова" w:date="2026-03-30T12:58:00Z">
            <w:rPr>
              <w:ins w:id="106" w:author="Ирина Коржова" w:date="2026-03-30T12:58:00Z"/>
              <w:rFonts w:ascii="Times New Roman" w:hAnsi="Times New Roman" w:cs="Times New Roman"/>
            </w:rPr>
          </w:rPrChange>
        </w:rPr>
        <w:pPrChange w:id="107" w:author="Ирина Коржова" w:date="2026-03-30T12:58:00Z">
          <w:pPr>
            <w:pStyle w:val="10"/>
            <w:shd w:val="clear" w:color="auto" w:fill="auto"/>
            <w:ind w:firstLine="580"/>
            <w:jc w:val="both"/>
          </w:pPr>
        </w:pPrChange>
      </w:pPr>
    </w:p>
    <w:p w14:paraId="35E7099D" w14:textId="77777777" w:rsidR="006600DF" w:rsidRPr="006600DF" w:rsidRDefault="006600DF">
      <w:pPr>
        <w:pStyle w:val="10"/>
        <w:shd w:val="clear" w:color="auto" w:fill="auto"/>
        <w:spacing w:line="360" w:lineRule="auto"/>
        <w:ind w:firstLine="580"/>
        <w:jc w:val="both"/>
        <w:rPr>
          <w:ins w:id="108" w:author="Ирина Коржова" w:date="2026-03-30T12:58:00Z"/>
          <w:rFonts w:ascii="Times New Roman" w:hAnsi="Times New Roman" w:cs="Times New Roman"/>
          <w:sz w:val="28"/>
          <w:szCs w:val="28"/>
          <w:rPrChange w:id="109" w:author="Ирина Коржова" w:date="2026-03-30T12:58:00Z">
            <w:rPr>
              <w:ins w:id="110" w:author="Ирина Коржова" w:date="2026-03-30T12:58:00Z"/>
              <w:rFonts w:ascii="Times New Roman" w:hAnsi="Times New Roman" w:cs="Times New Roman"/>
            </w:rPr>
          </w:rPrChange>
        </w:rPr>
        <w:pPrChange w:id="111" w:author="Ирина Коржова" w:date="2026-03-30T12:58:00Z">
          <w:pPr>
            <w:pStyle w:val="10"/>
            <w:shd w:val="clear" w:color="auto" w:fill="auto"/>
            <w:ind w:firstLine="580"/>
            <w:jc w:val="both"/>
          </w:pPr>
        </w:pPrChange>
      </w:pPr>
      <w:ins w:id="112" w:author="Ирина Коржова" w:date="2026-03-30T12:58:00Z">
        <w:r w:rsidRPr="006600DF">
          <w:rPr>
            <w:rFonts w:ascii="Times New Roman" w:hAnsi="Times New Roman" w:cs="Times New Roman"/>
            <w:sz w:val="28"/>
            <w:szCs w:val="28"/>
            <w:rPrChange w:id="113" w:author="Ирина Коржова" w:date="2026-03-30T12:58:00Z">
              <w:rPr>
                <w:rFonts w:ascii="Times New Roman" w:hAnsi="Times New Roman" w:cs="Times New Roman"/>
              </w:rPr>
            </w:rPrChange>
          </w:rPr>
          <w:t xml:space="preserve">С другой стороны, доменное имя, электронного-цифровая форма, др. виды цифровой информации, которые фактически тоже являются объектами регулирования. (В составе </w:t>
        </w:r>
        <w:proofErr w:type="spellStart"/>
        <w:r w:rsidRPr="006600DF">
          <w:rPr>
            <w:rFonts w:ascii="Times New Roman" w:hAnsi="Times New Roman" w:cs="Times New Roman"/>
            <w:sz w:val="28"/>
            <w:szCs w:val="28"/>
            <w:rPrChange w:id="114" w:author="Ирина Коржова" w:date="2026-03-30T12:58:00Z">
              <w:rPr>
                <w:rFonts w:ascii="Times New Roman" w:hAnsi="Times New Roman" w:cs="Times New Roman"/>
              </w:rPr>
            </w:rPrChange>
          </w:rPr>
          <w:t>иносреды</w:t>
        </w:r>
        <w:proofErr w:type="spellEnd"/>
        <w:r w:rsidRPr="006600DF">
          <w:rPr>
            <w:rFonts w:ascii="Times New Roman" w:hAnsi="Times New Roman" w:cs="Times New Roman"/>
            <w:sz w:val="28"/>
            <w:szCs w:val="28"/>
            <w:rPrChange w:id="115" w:author="Ирина Коржова" w:date="2026-03-30T12:58:00Z">
              <w:rPr>
                <w:rFonts w:ascii="Times New Roman" w:hAnsi="Times New Roman" w:cs="Times New Roman"/>
              </w:rPr>
            </w:rPrChange>
          </w:rPr>
          <w:t>, различные функции могут выполнять, скорее не предназначены для восприятия человеком).</w:t>
        </w:r>
      </w:ins>
    </w:p>
    <w:p w14:paraId="7B68984F" w14:textId="77777777" w:rsidR="006600DF" w:rsidRPr="006600DF" w:rsidRDefault="006600DF">
      <w:pPr>
        <w:pStyle w:val="10"/>
        <w:shd w:val="clear" w:color="auto" w:fill="auto"/>
        <w:spacing w:line="360" w:lineRule="auto"/>
        <w:ind w:firstLine="580"/>
        <w:jc w:val="both"/>
        <w:rPr>
          <w:ins w:id="116" w:author="Ирина Коржова" w:date="2026-03-30T12:58:00Z"/>
          <w:rFonts w:ascii="Times New Roman" w:hAnsi="Times New Roman" w:cs="Times New Roman"/>
          <w:sz w:val="28"/>
          <w:szCs w:val="28"/>
          <w:rPrChange w:id="117" w:author="Ирина Коржова" w:date="2026-03-30T12:58:00Z">
            <w:rPr>
              <w:ins w:id="118" w:author="Ирина Коржова" w:date="2026-03-30T12:58:00Z"/>
              <w:rFonts w:ascii="Times New Roman" w:hAnsi="Times New Roman" w:cs="Times New Roman"/>
            </w:rPr>
          </w:rPrChange>
        </w:rPr>
        <w:pPrChange w:id="119" w:author="Ирина Коржова" w:date="2026-03-30T12:58:00Z">
          <w:pPr>
            <w:pStyle w:val="10"/>
            <w:shd w:val="clear" w:color="auto" w:fill="auto"/>
            <w:ind w:firstLine="580"/>
            <w:jc w:val="both"/>
          </w:pPr>
        </w:pPrChange>
      </w:pPr>
    </w:p>
    <w:p w14:paraId="76A80B74" w14:textId="77777777" w:rsidR="006600DF" w:rsidRPr="006600DF" w:rsidRDefault="006600DF">
      <w:pPr>
        <w:pStyle w:val="10"/>
        <w:shd w:val="clear" w:color="auto" w:fill="auto"/>
        <w:spacing w:line="360" w:lineRule="auto"/>
        <w:ind w:firstLine="580"/>
        <w:jc w:val="both"/>
        <w:rPr>
          <w:ins w:id="120" w:author="Ирина Коржова" w:date="2026-03-30T12:58:00Z"/>
          <w:rFonts w:ascii="Times New Roman" w:hAnsi="Times New Roman" w:cs="Times New Roman"/>
          <w:sz w:val="28"/>
          <w:szCs w:val="28"/>
          <w:rPrChange w:id="121" w:author="Ирина Коржова" w:date="2026-03-30T12:58:00Z">
            <w:rPr>
              <w:ins w:id="122" w:author="Ирина Коржова" w:date="2026-03-30T12:58:00Z"/>
              <w:rFonts w:ascii="Times New Roman" w:hAnsi="Times New Roman" w:cs="Times New Roman"/>
            </w:rPr>
          </w:rPrChange>
        </w:rPr>
        <w:pPrChange w:id="123" w:author="Ирина Коржова" w:date="2026-03-30T12:58:00Z">
          <w:pPr>
            <w:pStyle w:val="10"/>
            <w:shd w:val="clear" w:color="auto" w:fill="auto"/>
            <w:ind w:firstLine="580"/>
            <w:jc w:val="both"/>
          </w:pPr>
        </w:pPrChange>
      </w:pPr>
      <w:ins w:id="124" w:author="Ирина Коржова" w:date="2026-03-30T12:58:00Z">
        <w:r w:rsidRPr="006600DF">
          <w:rPr>
            <w:rFonts w:ascii="Times New Roman" w:hAnsi="Times New Roman" w:cs="Times New Roman"/>
            <w:sz w:val="28"/>
            <w:szCs w:val="28"/>
            <w:rPrChange w:id="125" w:author="Ирина Коржова" w:date="2026-03-30T12:58:00Z">
              <w:rPr>
                <w:rFonts w:ascii="Times New Roman" w:hAnsi="Times New Roman" w:cs="Times New Roman"/>
              </w:rPr>
            </w:rPrChange>
          </w:rPr>
          <w:t xml:space="preserve">В более ранних исследованиях, которые рассматривались их исследователями как составляющая базы информационного права (ссылки на Венгерова) Правовая кибернетика и правовая информатика рассматривают информацию </w:t>
        </w:r>
        <w:r w:rsidRPr="006600DF">
          <w:rPr>
            <w:rFonts w:ascii="Times New Roman" w:hAnsi="Times New Roman" w:cs="Times New Roman"/>
            <w:sz w:val="28"/>
            <w:szCs w:val="28"/>
            <w:highlight w:val="cyan"/>
            <w:rPrChange w:id="126" w:author="Ирина Коржова" w:date="2026-03-30T12:58:00Z">
              <w:rPr>
                <w:rFonts w:ascii="Times New Roman" w:hAnsi="Times New Roman" w:cs="Times New Roman"/>
                <w:highlight w:val="cyan"/>
              </w:rPr>
            </w:rPrChange>
          </w:rPr>
          <w:t>прежде всего, как правовую форму,</w:t>
        </w:r>
        <w:r w:rsidRPr="006600DF">
          <w:rPr>
            <w:rFonts w:ascii="Times New Roman" w:hAnsi="Times New Roman" w:cs="Times New Roman"/>
            <w:sz w:val="28"/>
            <w:szCs w:val="28"/>
            <w:rPrChange w:id="127" w:author="Ирина Коржова" w:date="2026-03-30T12:58:00Z">
              <w:rPr>
                <w:rFonts w:ascii="Times New Roman" w:hAnsi="Times New Roman" w:cs="Times New Roman"/>
              </w:rPr>
            </w:rPrChange>
          </w:rPr>
          <w:t xml:space="preserve"> исследуя, каким образом ее содержание, структура, способы фиксации и передачи детерминируются правовыми нормами, целями правового регулирования и обеспечивают </w:t>
        </w:r>
        <w:r w:rsidRPr="006600DF">
          <w:rPr>
            <w:rFonts w:ascii="Times New Roman" w:hAnsi="Times New Roman" w:cs="Times New Roman"/>
            <w:sz w:val="28"/>
            <w:szCs w:val="28"/>
            <w:rPrChange w:id="128" w:author="Ирина Коржова" w:date="2026-03-30T12:58:00Z">
              <w:rPr>
                <w:rFonts w:ascii="Times New Roman" w:hAnsi="Times New Roman" w:cs="Times New Roman"/>
              </w:rPr>
            </w:rPrChange>
          </w:rPr>
          <w:lastRenderedPageBreak/>
          <w:t xml:space="preserve">достижение юридически </w:t>
        </w:r>
        <w:commentRangeStart w:id="129"/>
        <w:r w:rsidRPr="006600DF">
          <w:rPr>
            <w:rFonts w:ascii="Times New Roman" w:hAnsi="Times New Roman" w:cs="Times New Roman"/>
            <w:sz w:val="28"/>
            <w:szCs w:val="28"/>
            <w:rPrChange w:id="130" w:author="Ирина Коржова" w:date="2026-03-30T12:58:00Z">
              <w:rPr>
                <w:rFonts w:ascii="Times New Roman" w:hAnsi="Times New Roman" w:cs="Times New Roman"/>
              </w:rPr>
            </w:rPrChange>
          </w:rPr>
          <w:t>значимых резул</w:t>
        </w:r>
        <w:commentRangeEnd w:id="129"/>
        <w:r w:rsidRPr="006600DF">
          <w:rPr>
            <w:rStyle w:val="a8"/>
            <w:rFonts w:ascii="Times New Roman" w:eastAsiaTheme="minorHAnsi" w:hAnsi="Times New Roman" w:cs="Times New Roman"/>
            <w:sz w:val="28"/>
            <w:szCs w:val="28"/>
            <w:rPrChange w:id="131" w:author="Ирина Коржова" w:date="2026-03-30T12:58:00Z">
              <w:rPr>
                <w:rStyle w:val="a8"/>
                <w:rFonts w:ascii="Times New Roman" w:eastAsiaTheme="minorHAnsi" w:hAnsi="Times New Roman" w:cs="Times New Roman"/>
              </w:rPr>
            </w:rPrChange>
          </w:rPr>
          <w:commentReference w:id="129"/>
        </w:r>
        <w:r w:rsidRPr="006600DF">
          <w:rPr>
            <w:rFonts w:ascii="Times New Roman" w:hAnsi="Times New Roman" w:cs="Times New Roman"/>
            <w:sz w:val="28"/>
            <w:szCs w:val="28"/>
            <w:rPrChange w:id="132" w:author="Ирина Коржова" w:date="2026-03-30T12:58:00Z">
              <w:rPr>
                <w:rFonts w:ascii="Times New Roman" w:hAnsi="Times New Roman" w:cs="Times New Roman"/>
              </w:rPr>
            </w:rPrChange>
          </w:rPr>
          <w:t>ьтатов. Этот аспект подробно раскрывается в исследовании Т.А. Поляковой, … Авторы, в частности, указывают, что…</w:t>
        </w:r>
      </w:ins>
    </w:p>
    <w:p w14:paraId="27CC4B9E" w14:textId="77777777" w:rsidR="006600DF" w:rsidRPr="006600DF" w:rsidRDefault="006600DF">
      <w:pPr>
        <w:pStyle w:val="10"/>
        <w:shd w:val="clear" w:color="auto" w:fill="auto"/>
        <w:spacing w:line="360" w:lineRule="auto"/>
        <w:ind w:firstLine="580"/>
        <w:jc w:val="both"/>
        <w:rPr>
          <w:ins w:id="133" w:author="Ирина Коржова" w:date="2026-03-30T12:58:00Z"/>
          <w:rFonts w:ascii="Times New Roman" w:hAnsi="Times New Roman" w:cs="Times New Roman"/>
          <w:sz w:val="28"/>
          <w:szCs w:val="28"/>
          <w:rPrChange w:id="134" w:author="Ирина Коржова" w:date="2026-03-30T12:58:00Z">
            <w:rPr>
              <w:ins w:id="135" w:author="Ирина Коржова" w:date="2026-03-30T12:58:00Z"/>
              <w:rFonts w:ascii="Times New Roman" w:hAnsi="Times New Roman" w:cs="Times New Roman"/>
            </w:rPr>
          </w:rPrChange>
        </w:rPr>
        <w:pPrChange w:id="136" w:author="Ирина Коржова" w:date="2026-03-30T12:58:00Z">
          <w:pPr>
            <w:pStyle w:val="10"/>
            <w:shd w:val="clear" w:color="auto" w:fill="auto"/>
            <w:ind w:firstLine="580"/>
            <w:jc w:val="both"/>
          </w:pPr>
        </w:pPrChange>
      </w:pPr>
    </w:p>
    <w:p w14:paraId="637DA438" w14:textId="77777777" w:rsidR="006600DF" w:rsidRPr="006600DF" w:rsidRDefault="006600DF">
      <w:pPr>
        <w:pStyle w:val="10"/>
        <w:shd w:val="clear" w:color="auto" w:fill="auto"/>
        <w:spacing w:line="360" w:lineRule="auto"/>
        <w:ind w:firstLine="580"/>
        <w:jc w:val="both"/>
        <w:rPr>
          <w:ins w:id="137" w:author="Ирина Коржова" w:date="2026-03-30T12:58:00Z"/>
          <w:rFonts w:ascii="Times New Roman" w:hAnsi="Times New Roman" w:cs="Times New Roman"/>
          <w:sz w:val="28"/>
          <w:szCs w:val="28"/>
          <w:rPrChange w:id="138" w:author="Ирина Коржова" w:date="2026-03-30T12:58:00Z">
            <w:rPr>
              <w:ins w:id="139" w:author="Ирина Коржова" w:date="2026-03-30T12:58:00Z"/>
              <w:rFonts w:ascii="Times New Roman" w:hAnsi="Times New Roman" w:cs="Times New Roman"/>
            </w:rPr>
          </w:rPrChange>
        </w:rPr>
        <w:pPrChange w:id="140" w:author="Ирина Коржова" w:date="2026-03-30T12:58:00Z">
          <w:pPr>
            <w:pStyle w:val="10"/>
            <w:shd w:val="clear" w:color="auto" w:fill="auto"/>
            <w:ind w:firstLine="580"/>
            <w:jc w:val="both"/>
          </w:pPr>
        </w:pPrChange>
      </w:pPr>
      <w:ins w:id="141" w:author="Ирина Коржова" w:date="2026-03-30T12:58:00Z">
        <w:r w:rsidRPr="006600DF">
          <w:rPr>
            <w:rFonts w:ascii="Times New Roman" w:hAnsi="Times New Roman" w:cs="Times New Roman"/>
            <w:sz w:val="28"/>
            <w:szCs w:val="28"/>
            <w:rPrChange w:id="142" w:author="Ирина Коржова" w:date="2026-03-30T12:58:00Z">
              <w:rPr>
                <w:rFonts w:ascii="Times New Roman" w:hAnsi="Times New Roman" w:cs="Times New Roman"/>
              </w:rPr>
            </w:rPrChange>
          </w:rPr>
          <w:t>с развитием цифровых квантовых технологий значение правовым режимам информации, обусловленным ее формой отражения в системе. Существенно повысилось.</w:t>
        </w:r>
      </w:ins>
    </w:p>
    <w:p w14:paraId="6611DE8B" w14:textId="77777777" w:rsidR="006600DF" w:rsidRPr="006600DF" w:rsidRDefault="006600DF">
      <w:pPr>
        <w:pStyle w:val="10"/>
        <w:shd w:val="clear" w:color="auto" w:fill="auto"/>
        <w:spacing w:line="360" w:lineRule="auto"/>
        <w:ind w:firstLine="580"/>
        <w:jc w:val="both"/>
        <w:rPr>
          <w:ins w:id="143" w:author="Ирина Коржова" w:date="2026-03-30T12:58:00Z"/>
          <w:rFonts w:ascii="Times New Roman" w:hAnsi="Times New Roman" w:cs="Times New Roman"/>
          <w:sz w:val="28"/>
          <w:szCs w:val="28"/>
          <w:rPrChange w:id="144" w:author="Ирина Коржова" w:date="2026-03-30T12:58:00Z">
            <w:rPr>
              <w:ins w:id="145" w:author="Ирина Коржова" w:date="2026-03-30T12:58:00Z"/>
              <w:rFonts w:ascii="Times New Roman" w:hAnsi="Times New Roman" w:cs="Times New Roman"/>
            </w:rPr>
          </w:rPrChange>
        </w:rPr>
        <w:pPrChange w:id="146" w:author="Ирина Коржова" w:date="2026-03-30T12:58:00Z">
          <w:pPr>
            <w:pStyle w:val="10"/>
            <w:shd w:val="clear" w:color="auto" w:fill="auto"/>
            <w:ind w:firstLine="580"/>
            <w:jc w:val="both"/>
          </w:pPr>
        </w:pPrChange>
      </w:pPr>
    </w:p>
    <w:p w14:paraId="2B7CA008" w14:textId="77777777" w:rsidR="006600DF" w:rsidRPr="006600DF" w:rsidRDefault="006600DF">
      <w:pPr>
        <w:pStyle w:val="10"/>
        <w:shd w:val="clear" w:color="auto" w:fill="auto"/>
        <w:spacing w:line="360" w:lineRule="auto"/>
        <w:ind w:firstLine="580"/>
        <w:jc w:val="both"/>
        <w:rPr>
          <w:ins w:id="147" w:author="Ирина Коржова" w:date="2026-03-30T12:58:00Z"/>
          <w:rFonts w:ascii="Times New Roman" w:hAnsi="Times New Roman" w:cs="Times New Roman"/>
          <w:sz w:val="28"/>
          <w:szCs w:val="28"/>
          <w:rPrChange w:id="148" w:author="Ирина Коржова" w:date="2026-03-30T12:58:00Z">
            <w:rPr>
              <w:ins w:id="149" w:author="Ирина Коржова" w:date="2026-03-30T12:58:00Z"/>
              <w:rFonts w:ascii="Times New Roman" w:hAnsi="Times New Roman" w:cs="Times New Roman"/>
            </w:rPr>
          </w:rPrChange>
        </w:rPr>
        <w:pPrChange w:id="150" w:author="Ирина Коржова" w:date="2026-03-30T12:58:00Z">
          <w:pPr>
            <w:pStyle w:val="10"/>
            <w:shd w:val="clear" w:color="auto" w:fill="auto"/>
            <w:ind w:firstLine="580"/>
            <w:jc w:val="both"/>
          </w:pPr>
        </w:pPrChange>
      </w:pPr>
    </w:p>
    <w:p w14:paraId="67140DF3" w14:textId="77777777" w:rsidR="006600DF" w:rsidRPr="006600DF" w:rsidRDefault="006600DF">
      <w:pPr>
        <w:spacing w:after="0" w:line="360" w:lineRule="auto"/>
        <w:ind w:firstLine="709"/>
        <w:jc w:val="both"/>
        <w:rPr>
          <w:ins w:id="151" w:author="Ирина Коржова" w:date="2026-03-30T12:58:00Z"/>
          <w:rFonts w:ascii="Times New Roman" w:hAnsi="Times New Roman"/>
          <w:sz w:val="28"/>
          <w:szCs w:val="28"/>
          <w:lang w:val="ru-RU"/>
          <w:rPrChange w:id="152" w:author="Ирина Коржова" w:date="2026-03-30T12:58:00Z">
            <w:rPr>
              <w:ins w:id="153" w:author="Ирина Коржова" w:date="2026-03-30T12:58:00Z"/>
              <w:rFonts w:ascii="Times New Roman" w:hAnsi="Times New Roman"/>
              <w:sz w:val="20"/>
              <w:lang w:val="ru-RU"/>
            </w:rPr>
          </w:rPrChange>
        </w:rPr>
      </w:pPr>
      <w:ins w:id="154" w:author="Ирина Коржова" w:date="2026-03-30T12:58:00Z">
        <w:r w:rsidRPr="006600DF">
          <w:rPr>
            <w:rFonts w:ascii="Times New Roman" w:hAnsi="Times New Roman"/>
            <w:b/>
            <w:sz w:val="28"/>
            <w:szCs w:val="28"/>
            <w:lang w:val="ru-RU"/>
            <w:rPrChange w:id="155" w:author="Ирина Коржова" w:date="2026-03-30T12:58:00Z">
              <w:rPr>
                <w:rFonts w:ascii="Times New Roman" w:hAnsi="Times New Roman"/>
                <w:b/>
                <w:sz w:val="20"/>
                <w:lang w:val="ru-RU"/>
              </w:rPr>
            </w:rPrChange>
          </w:rPr>
          <w:t xml:space="preserve">Появление новых юридически значимых видов информации. </w:t>
        </w:r>
      </w:ins>
    </w:p>
    <w:p w14:paraId="07680237" w14:textId="77777777" w:rsidR="006600DF" w:rsidRPr="006600DF" w:rsidRDefault="006600DF">
      <w:pPr>
        <w:spacing w:after="0" w:line="360" w:lineRule="auto"/>
        <w:ind w:firstLine="709"/>
        <w:jc w:val="both"/>
        <w:rPr>
          <w:ins w:id="156" w:author="Ирина Коржова" w:date="2026-03-30T12:58:00Z"/>
          <w:rFonts w:ascii="Times New Roman" w:hAnsi="Times New Roman"/>
          <w:i/>
          <w:sz w:val="28"/>
          <w:szCs w:val="28"/>
          <w:lang w:val="ru-RU"/>
          <w:rPrChange w:id="157" w:author="Ирина Коржова" w:date="2026-03-30T12:58:00Z">
            <w:rPr>
              <w:ins w:id="158" w:author="Ирина Коржова" w:date="2026-03-30T12:58:00Z"/>
              <w:rFonts w:ascii="Times New Roman" w:hAnsi="Times New Roman"/>
              <w:i/>
              <w:sz w:val="20"/>
              <w:lang w:val="ru-RU"/>
            </w:rPr>
          </w:rPrChange>
        </w:rPr>
      </w:pPr>
      <w:ins w:id="159" w:author="Ирина Коржова" w:date="2026-03-30T12:58:00Z">
        <w:r w:rsidRPr="006600DF">
          <w:rPr>
            <w:rFonts w:ascii="Times New Roman" w:hAnsi="Times New Roman"/>
            <w:sz w:val="28"/>
            <w:szCs w:val="28"/>
            <w:lang w:val="ru-RU"/>
            <w:rPrChange w:id="160" w:author="Ирина Коржова" w:date="2026-03-30T12:58:00Z">
              <w:rPr>
                <w:rFonts w:ascii="Times New Roman" w:hAnsi="Times New Roman"/>
                <w:sz w:val="20"/>
                <w:lang w:val="ru-RU"/>
              </w:rPr>
            </w:rPrChange>
          </w:rPr>
          <w:t xml:space="preserve">Примером нового юридически значимого вида информации может быть </w:t>
        </w:r>
        <w:r w:rsidRPr="006600DF">
          <w:rPr>
            <w:rFonts w:ascii="Times New Roman" w:hAnsi="Times New Roman"/>
            <w:i/>
            <w:sz w:val="28"/>
            <w:szCs w:val="28"/>
            <w:lang w:val="ru-RU"/>
            <w:rPrChange w:id="161" w:author="Ирина Коржова" w:date="2026-03-30T12:58:00Z">
              <w:rPr>
                <w:rFonts w:ascii="Times New Roman" w:hAnsi="Times New Roman"/>
                <w:i/>
                <w:sz w:val="20"/>
                <w:lang w:val="ru-RU"/>
              </w:rPr>
            </w:rPrChange>
          </w:rPr>
          <w:t>квантовый ключ</w:t>
        </w:r>
        <w:r w:rsidRPr="006600DF">
          <w:rPr>
            <w:rFonts w:ascii="Times New Roman" w:hAnsi="Times New Roman"/>
            <w:sz w:val="28"/>
            <w:szCs w:val="28"/>
            <w:lang w:val="ru-RU"/>
            <w:rPrChange w:id="162" w:author="Ирина Коржова" w:date="2026-03-30T12:58:00Z">
              <w:rPr>
                <w:rFonts w:ascii="Times New Roman" w:hAnsi="Times New Roman"/>
                <w:sz w:val="20"/>
                <w:lang w:val="ru-RU"/>
              </w:rPr>
            </w:rPrChange>
          </w:rPr>
          <w:t>. Квантовый ключ как инструмент шифрования обеспечивает безусловную стойкость шифрования конфиденциальной информации благодаря фундаментальным законам квантовой механики: принципу неопределенности Гейзенберга, теореме о запрете клонирования и др.</w:t>
        </w:r>
      </w:ins>
    </w:p>
    <w:p w14:paraId="3C29B0C7" w14:textId="77777777" w:rsidR="006600DF" w:rsidRPr="006600DF" w:rsidRDefault="006600DF">
      <w:pPr>
        <w:spacing w:after="0" w:line="360" w:lineRule="auto"/>
        <w:ind w:firstLine="709"/>
        <w:jc w:val="both"/>
        <w:rPr>
          <w:ins w:id="163" w:author="Ирина Коржова" w:date="2026-03-30T12:58:00Z"/>
          <w:rFonts w:ascii="Times New Roman" w:hAnsi="Times New Roman"/>
          <w:sz w:val="28"/>
          <w:szCs w:val="28"/>
          <w:lang w:val="ru-RU"/>
          <w:rPrChange w:id="164" w:author="Ирина Коржова" w:date="2026-03-30T12:58:00Z">
            <w:rPr>
              <w:ins w:id="165" w:author="Ирина Коржова" w:date="2026-03-30T12:58:00Z"/>
              <w:rFonts w:ascii="Times New Roman" w:hAnsi="Times New Roman"/>
              <w:sz w:val="20"/>
              <w:lang w:val="ru-RU"/>
            </w:rPr>
          </w:rPrChange>
        </w:rPr>
      </w:pPr>
      <w:ins w:id="166" w:author="Ирина Коржова" w:date="2026-03-30T12:58:00Z">
        <w:r w:rsidRPr="006600DF">
          <w:rPr>
            <w:rFonts w:ascii="Times New Roman" w:hAnsi="Times New Roman"/>
            <w:sz w:val="28"/>
            <w:szCs w:val="28"/>
            <w:lang w:val="ru-RU"/>
            <w:rPrChange w:id="167" w:author="Ирина Коржова" w:date="2026-03-30T12:58:00Z">
              <w:rPr>
                <w:rFonts w:ascii="Times New Roman" w:hAnsi="Times New Roman"/>
                <w:sz w:val="20"/>
                <w:lang w:val="ru-RU"/>
              </w:rPr>
            </w:rPrChange>
          </w:rPr>
          <w:t>Благодаря своим уникальным свойствам квантовый ключ может применяться в различных правовых и технологических сферах, где критически важна защита информации (электронная подпись и документооборот, предотвращение утечек персональных данных и др.).</w:t>
        </w:r>
      </w:ins>
    </w:p>
    <w:p w14:paraId="266F8FFF" w14:textId="77777777" w:rsidR="006600DF" w:rsidRPr="006600DF" w:rsidRDefault="006600DF">
      <w:pPr>
        <w:spacing w:after="240" w:line="360" w:lineRule="auto"/>
        <w:ind w:firstLine="709"/>
        <w:contextualSpacing/>
        <w:jc w:val="both"/>
        <w:rPr>
          <w:ins w:id="168" w:author="Ирина Коржова" w:date="2026-03-30T12:58:00Z"/>
          <w:rFonts w:ascii="Times New Roman" w:hAnsi="Times New Roman"/>
          <w:sz w:val="28"/>
          <w:szCs w:val="28"/>
          <w:lang w:val="ru-RU"/>
          <w:rPrChange w:id="169" w:author="Ирина Коржова" w:date="2026-03-30T12:58:00Z">
            <w:rPr>
              <w:ins w:id="170" w:author="Ирина Коржова" w:date="2026-03-30T12:58:00Z"/>
              <w:rFonts w:ascii="Times New Roman" w:hAnsi="Times New Roman"/>
              <w:sz w:val="20"/>
              <w:lang w:val="ru-RU"/>
            </w:rPr>
          </w:rPrChange>
        </w:rPr>
      </w:pPr>
      <w:ins w:id="171" w:author="Ирина Коржова" w:date="2026-03-30T12:58:00Z">
        <w:r w:rsidRPr="006600DF">
          <w:rPr>
            <w:rFonts w:ascii="Times New Roman" w:hAnsi="Times New Roman"/>
            <w:sz w:val="28"/>
            <w:szCs w:val="28"/>
            <w:lang w:val="ru-RU"/>
            <w:rPrChange w:id="172" w:author="Ирина Коржова" w:date="2026-03-30T12:58:00Z">
              <w:rPr>
                <w:rFonts w:ascii="Times New Roman" w:hAnsi="Times New Roman"/>
                <w:sz w:val="20"/>
                <w:lang w:val="ru-RU"/>
              </w:rPr>
            </w:rPrChange>
          </w:rPr>
          <w:t xml:space="preserve">Другим примером информации является </w:t>
        </w:r>
        <w:r w:rsidRPr="006600DF">
          <w:rPr>
            <w:rFonts w:ascii="Times New Roman" w:hAnsi="Times New Roman"/>
            <w:i/>
            <w:sz w:val="28"/>
            <w:szCs w:val="28"/>
            <w:lang w:val="ru-RU"/>
            <w:rPrChange w:id="173" w:author="Ирина Коржова" w:date="2026-03-30T12:58:00Z">
              <w:rPr>
                <w:rFonts w:ascii="Times New Roman" w:hAnsi="Times New Roman"/>
                <w:i/>
                <w:sz w:val="20"/>
                <w:lang w:val="ru-RU"/>
              </w:rPr>
            </w:rPrChange>
          </w:rPr>
          <w:t xml:space="preserve">результирующая информация, </w:t>
        </w:r>
        <w:r w:rsidRPr="006600DF">
          <w:rPr>
            <w:rFonts w:ascii="Times New Roman" w:hAnsi="Times New Roman"/>
            <w:sz w:val="28"/>
            <w:szCs w:val="28"/>
            <w:lang w:val="ru-RU"/>
            <w:rPrChange w:id="174" w:author="Ирина Коржова" w:date="2026-03-30T12:58:00Z">
              <w:rPr>
                <w:rFonts w:ascii="Times New Roman" w:hAnsi="Times New Roman"/>
                <w:sz w:val="20"/>
                <w:lang w:val="ru-RU"/>
              </w:rPr>
            </w:rPrChange>
          </w:rPr>
          <w:t xml:space="preserve">которая обеспечивает доступ к информационному ресурсу на основе распределенного реестра и вносится в информационную систему автоматически в виде записей алгоритмами смарт-контрактов. </w:t>
        </w:r>
      </w:ins>
    </w:p>
    <w:p w14:paraId="20F3EAFA" w14:textId="77777777" w:rsidR="006600DF" w:rsidRPr="006600DF" w:rsidRDefault="006600DF">
      <w:pPr>
        <w:spacing w:after="0" w:line="360" w:lineRule="auto"/>
        <w:ind w:firstLine="709"/>
        <w:jc w:val="both"/>
        <w:rPr>
          <w:ins w:id="175" w:author="Ирина Коржова" w:date="2026-03-30T12:58:00Z"/>
          <w:rFonts w:ascii="Times New Roman" w:hAnsi="Times New Roman"/>
          <w:b/>
          <w:sz w:val="28"/>
          <w:szCs w:val="28"/>
          <w:lang w:val="ru-RU"/>
          <w:rPrChange w:id="176" w:author="Ирина Коржова" w:date="2026-03-30T12:58:00Z">
            <w:rPr>
              <w:ins w:id="177" w:author="Ирина Коржова" w:date="2026-03-30T12:58:00Z"/>
              <w:rFonts w:ascii="Times New Roman" w:hAnsi="Times New Roman"/>
              <w:b/>
              <w:sz w:val="20"/>
              <w:lang w:val="ru-RU"/>
            </w:rPr>
          </w:rPrChange>
        </w:rPr>
      </w:pPr>
      <w:ins w:id="178" w:author="Ирина Коржова" w:date="2026-03-30T12:58:00Z">
        <w:r w:rsidRPr="006600DF">
          <w:rPr>
            <w:rFonts w:ascii="Times New Roman" w:hAnsi="Times New Roman"/>
            <w:b/>
            <w:sz w:val="28"/>
            <w:szCs w:val="28"/>
            <w:lang w:val="ru-RU"/>
            <w:rPrChange w:id="179" w:author="Ирина Коржова" w:date="2026-03-30T12:58:00Z">
              <w:rPr>
                <w:rFonts w:ascii="Times New Roman" w:hAnsi="Times New Roman"/>
                <w:b/>
                <w:sz w:val="20"/>
                <w:lang w:val="ru-RU"/>
              </w:rPr>
            </w:rPrChange>
          </w:rPr>
          <w:t>Такая информация имеют самостоятельное юридическую значимость для различных отраслей права</w:t>
        </w:r>
      </w:ins>
    </w:p>
    <w:p w14:paraId="488A3B48" w14:textId="77777777" w:rsidR="006600DF" w:rsidRPr="006600DF" w:rsidRDefault="006600DF">
      <w:pPr>
        <w:spacing w:after="0" w:line="360" w:lineRule="auto"/>
        <w:ind w:firstLine="709"/>
        <w:jc w:val="both"/>
        <w:rPr>
          <w:ins w:id="180" w:author="Ирина Коржова" w:date="2026-03-30T12:58:00Z"/>
          <w:rFonts w:ascii="Times New Roman" w:hAnsi="Times New Roman"/>
          <w:sz w:val="28"/>
          <w:szCs w:val="28"/>
          <w:lang w:val="ru-RU"/>
          <w:rPrChange w:id="181" w:author="Ирина Коржова" w:date="2026-03-30T12:58:00Z">
            <w:rPr>
              <w:ins w:id="182" w:author="Ирина Коржова" w:date="2026-03-30T12:58:00Z"/>
              <w:rFonts w:ascii="Times New Roman" w:hAnsi="Times New Roman"/>
              <w:sz w:val="20"/>
              <w:lang w:val="ru-RU"/>
            </w:rPr>
          </w:rPrChange>
        </w:rPr>
      </w:pPr>
      <w:ins w:id="183" w:author="Ирина Коржова" w:date="2026-03-30T12:58:00Z">
        <w:r w:rsidRPr="006600DF">
          <w:rPr>
            <w:rFonts w:ascii="Times New Roman" w:hAnsi="Times New Roman"/>
            <w:sz w:val="28"/>
            <w:szCs w:val="28"/>
            <w:lang w:val="ru-RU"/>
            <w:rPrChange w:id="184" w:author="Ирина Коржова" w:date="2026-03-30T12:58:00Z">
              <w:rPr>
                <w:rFonts w:ascii="Times New Roman" w:hAnsi="Times New Roman"/>
                <w:sz w:val="20"/>
                <w:lang w:val="ru-RU"/>
              </w:rPr>
            </w:rPrChange>
          </w:rPr>
          <w:t xml:space="preserve">В отраслях </w:t>
        </w:r>
        <w:r w:rsidRPr="006600DF">
          <w:rPr>
            <w:rFonts w:ascii="Times New Roman" w:hAnsi="Times New Roman"/>
            <w:i/>
            <w:sz w:val="28"/>
            <w:szCs w:val="28"/>
            <w:lang w:val="ru-RU"/>
            <w:rPrChange w:id="185" w:author="Ирина Коржова" w:date="2026-03-30T12:58:00Z">
              <w:rPr>
                <w:rFonts w:ascii="Times New Roman" w:hAnsi="Times New Roman"/>
                <w:i/>
                <w:sz w:val="20"/>
                <w:lang w:val="ru-RU"/>
              </w:rPr>
            </w:rPrChange>
          </w:rPr>
          <w:t>публичного права</w:t>
        </w:r>
        <w:r w:rsidRPr="006600DF">
          <w:rPr>
            <w:rFonts w:ascii="Times New Roman" w:hAnsi="Times New Roman"/>
            <w:sz w:val="28"/>
            <w:szCs w:val="28"/>
            <w:lang w:val="ru-RU"/>
            <w:rPrChange w:id="186" w:author="Ирина Коржова" w:date="2026-03-30T12:58:00Z">
              <w:rPr>
                <w:rFonts w:ascii="Times New Roman" w:hAnsi="Times New Roman"/>
                <w:sz w:val="20"/>
                <w:lang w:val="ru-RU"/>
              </w:rPr>
            </w:rPrChange>
          </w:rPr>
          <w:t xml:space="preserve"> результирующая информация представляет расширенные возможности аналитики данных, </w:t>
        </w:r>
        <w:commentRangeStart w:id="187"/>
        <w:r w:rsidRPr="006600DF">
          <w:rPr>
            <w:rFonts w:ascii="Times New Roman" w:hAnsi="Times New Roman"/>
            <w:sz w:val="28"/>
            <w:szCs w:val="28"/>
            <w:lang w:val="ru-RU"/>
            <w:rPrChange w:id="188" w:author="Ирина Коржова" w:date="2026-03-30T12:58:00Z">
              <w:rPr>
                <w:rFonts w:ascii="Times New Roman" w:hAnsi="Times New Roman"/>
                <w:sz w:val="20"/>
                <w:lang w:val="ru-RU"/>
              </w:rPr>
            </w:rPrChange>
          </w:rPr>
          <w:t xml:space="preserve">содержащихся в </w:t>
        </w:r>
        <w:commentRangeEnd w:id="187"/>
        <w:r w:rsidRPr="006600DF">
          <w:rPr>
            <w:rFonts w:ascii="Times New Roman" w:hAnsi="Times New Roman"/>
            <w:sz w:val="28"/>
            <w:szCs w:val="28"/>
            <w:rPrChange w:id="189" w:author="Ирина Коржова" w:date="2026-03-30T12:58:00Z">
              <w:rPr>
                <w:rFonts w:ascii="Times New Roman" w:hAnsi="Times New Roman"/>
                <w:sz w:val="20"/>
              </w:rPr>
            </w:rPrChange>
          </w:rPr>
          <w:commentReference w:id="187"/>
        </w:r>
        <w:r w:rsidRPr="006600DF">
          <w:rPr>
            <w:rFonts w:ascii="Times New Roman" w:hAnsi="Times New Roman"/>
            <w:sz w:val="28"/>
            <w:szCs w:val="28"/>
            <w:lang w:val="ru-RU"/>
            <w:rPrChange w:id="190" w:author="Ирина Коржова" w:date="2026-03-30T12:58:00Z">
              <w:rPr>
                <w:rFonts w:ascii="Times New Roman" w:hAnsi="Times New Roman"/>
                <w:sz w:val="20"/>
                <w:lang w:val="ru-RU"/>
              </w:rPr>
            </w:rPrChange>
          </w:rPr>
          <w:t>распределенных реестрах (как в базах данных)</w:t>
        </w:r>
        <w:r w:rsidRPr="006600DF">
          <w:rPr>
            <w:rFonts w:ascii="Times New Roman" w:hAnsi="Times New Roman"/>
            <w:sz w:val="28"/>
            <w:szCs w:val="28"/>
            <w:rPrChange w:id="191" w:author="Ирина Коржова" w:date="2026-03-30T12:58:00Z">
              <w:rPr>
                <w:rFonts w:ascii="Times New Roman" w:hAnsi="Times New Roman"/>
                <w:sz w:val="20"/>
              </w:rPr>
            </w:rPrChange>
          </w:rPr>
          <w:footnoteReference w:id="3"/>
        </w:r>
        <w:r w:rsidRPr="006600DF">
          <w:rPr>
            <w:rFonts w:ascii="Times New Roman" w:hAnsi="Times New Roman"/>
            <w:sz w:val="28"/>
            <w:szCs w:val="28"/>
            <w:lang w:val="ru-RU"/>
            <w:rPrChange w:id="198" w:author="Ирина Коржова" w:date="2026-03-30T12:58:00Z">
              <w:rPr>
                <w:rFonts w:ascii="Times New Roman" w:hAnsi="Times New Roman"/>
                <w:sz w:val="20"/>
                <w:lang w:val="ru-RU"/>
              </w:rPr>
            </w:rPrChange>
          </w:rPr>
          <w:t>.</w:t>
        </w:r>
      </w:ins>
    </w:p>
    <w:p w14:paraId="7A11176A" w14:textId="77777777" w:rsidR="006600DF" w:rsidRPr="006600DF" w:rsidRDefault="006600DF">
      <w:pPr>
        <w:spacing w:after="0" w:line="360" w:lineRule="auto"/>
        <w:ind w:firstLine="709"/>
        <w:jc w:val="both"/>
        <w:rPr>
          <w:ins w:id="199" w:author="Ирина Коржова" w:date="2026-03-30T12:58:00Z"/>
          <w:rFonts w:ascii="Times New Roman" w:hAnsi="Times New Roman"/>
          <w:sz w:val="28"/>
          <w:szCs w:val="28"/>
          <w:lang w:val="ru-RU"/>
          <w:rPrChange w:id="200" w:author="Ирина Коржова" w:date="2026-03-30T12:58:00Z">
            <w:rPr>
              <w:ins w:id="201" w:author="Ирина Коржова" w:date="2026-03-30T12:58:00Z"/>
              <w:rFonts w:ascii="Times New Roman" w:hAnsi="Times New Roman"/>
              <w:sz w:val="20"/>
              <w:lang w:val="ru-RU"/>
            </w:rPr>
          </w:rPrChange>
        </w:rPr>
      </w:pPr>
      <w:ins w:id="202" w:author="Ирина Коржова" w:date="2026-03-30T12:58:00Z">
        <w:r w:rsidRPr="006600DF">
          <w:rPr>
            <w:rFonts w:ascii="Times New Roman" w:hAnsi="Times New Roman"/>
            <w:sz w:val="28"/>
            <w:szCs w:val="28"/>
            <w:lang w:val="ru-RU"/>
            <w:rPrChange w:id="203" w:author="Ирина Коржова" w:date="2026-03-30T12:58:00Z">
              <w:rPr>
                <w:rFonts w:ascii="Times New Roman" w:hAnsi="Times New Roman"/>
                <w:sz w:val="20"/>
                <w:lang w:val="ru-RU"/>
              </w:rPr>
            </w:rPrChange>
          </w:rPr>
          <w:lastRenderedPageBreak/>
          <w:t xml:space="preserve">В уголовно-процессуальном праве результирующая информация может быть, как доказательством, так и средством адресации к доказательствам, приобщаемым к уголовному делу; в финансовом праве результирующая информация является инновационным компонентом мониторинга транзакций в распределенном реестре (по принципу «знай свою транзакцию», </w:t>
        </w:r>
        <w:r w:rsidRPr="006600DF">
          <w:rPr>
            <w:rFonts w:ascii="Times New Roman" w:hAnsi="Times New Roman"/>
            <w:sz w:val="28"/>
            <w:szCs w:val="28"/>
            <w:rPrChange w:id="204" w:author="Ирина Коржова" w:date="2026-03-30T12:58:00Z">
              <w:rPr>
                <w:rFonts w:ascii="Times New Roman" w:hAnsi="Times New Roman"/>
                <w:sz w:val="20"/>
              </w:rPr>
            </w:rPrChange>
          </w:rPr>
          <w:t>KYT</w:t>
        </w:r>
        <w:r w:rsidRPr="006600DF">
          <w:rPr>
            <w:rFonts w:ascii="Times New Roman" w:hAnsi="Times New Roman"/>
            <w:sz w:val="28"/>
            <w:szCs w:val="28"/>
            <w:lang w:val="ru-RU"/>
            <w:rPrChange w:id="205" w:author="Ирина Коржова" w:date="2026-03-30T12:58:00Z">
              <w:rPr>
                <w:rFonts w:ascii="Times New Roman" w:hAnsi="Times New Roman"/>
                <w:sz w:val="20"/>
                <w:lang w:val="ru-RU"/>
              </w:rPr>
            </w:rPrChange>
          </w:rPr>
          <w:t>).</w:t>
        </w:r>
      </w:ins>
    </w:p>
    <w:p w14:paraId="7CBC2AAD" w14:textId="77777777" w:rsidR="006600DF" w:rsidRPr="006600DF" w:rsidRDefault="006600DF">
      <w:pPr>
        <w:spacing w:after="240" w:line="360" w:lineRule="auto"/>
        <w:ind w:firstLine="709"/>
        <w:contextualSpacing/>
        <w:jc w:val="both"/>
        <w:rPr>
          <w:ins w:id="206" w:author="Ирина Коржова" w:date="2026-03-30T12:58:00Z"/>
          <w:rFonts w:ascii="Times New Roman" w:hAnsi="Times New Roman"/>
          <w:sz w:val="28"/>
          <w:szCs w:val="28"/>
          <w:lang w:val="ru-RU"/>
          <w:rPrChange w:id="207" w:author="Ирина Коржова" w:date="2026-03-30T12:58:00Z">
            <w:rPr>
              <w:ins w:id="208" w:author="Ирина Коржова" w:date="2026-03-30T12:58:00Z"/>
              <w:rFonts w:ascii="Times New Roman" w:hAnsi="Times New Roman"/>
              <w:sz w:val="20"/>
              <w:lang w:val="ru-RU"/>
            </w:rPr>
          </w:rPrChange>
        </w:rPr>
      </w:pPr>
      <w:ins w:id="209" w:author="Ирина Коржова" w:date="2026-03-30T12:58:00Z">
        <w:r w:rsidRPr="006600DF">
          <w:rPr>
            <w:rFonts w:ascii="Times New Roman" w:hAnsi="Times New Roman"/>
            <w:sz w:val="28"/>
            <w:szCs w:val="28"/>
            <w:lang w:val="ru-RU"/>
            <w:rPrChange w:id="210" w:author="Ирина Коржова" w:date="2026-03-30T12:58:00Z">
              <w:rPr>
                <w:rFonts w:ascii="Times New Roman" w:hAnsi="Times New Roman"/>
                <w:sz w:val="20"/>
                <w:lang w:val="ru-RU"/>
              </w:rPr>
            </w:rPrChange>
          </w:rPr>
          <w:t xml:space="preserve">В отраслях </w:t>
        </w:r>
        <w:r w:rsidRPr="006600DF">
          <w:rPr>
            <w:rFonts w:ascii="Times New Roman" w:hAnsi="Times New Roman"/>
            <w:i/>
            <w:sz w:val="28"/>
            <w:szCs w:val="28"/>
            <w:lang w:val="ru-RU"/>
            <w:rPrChange w:id="211" w:author="Ирина Коржова" w:date="2026-03-30T12:58:00Z">
              <w:rPr>
                <w:rFonts w:ascii="Times New Roman" w:hAnsi="Times New Roman"/>
                <w:i/>
                <w:sz w:val="20"/>
                <w:lang w:val="ru-RU"/>
              </w:rPr>
            </w:rPrChange>
          </w:rPr>
          <w:t>частного права</w:t>
        </w:r>
        <w:r w:rsidRPr="006600DF">
          <w:rPr>
            <w:rFonts w:ascii="Times New Roman" w:hAnsi="Times New Roman"/>
            <w:sz w:val="28"/>
            <w:szCs w:val="28"/>
            <w:lang w:val="ru-RU"/>
            <w:rPrChange w:id="212" w:author="Ирина Коржова" w:date="2026-03-30T12:58:00Z">
              <w:rPr>
                <w:rFonts w:ascii="Times New Roman" w:hAnsi="Times New Roman"/>
                <w:sz w:val="20"/>
                <w:lang w:val="ru-RU"/>
              </w:rPr>
            </w:rPrChange>
          </w:rPr>
          <w:t xml:space="preserve"> результирующая информация обеспечивает защиту интеллектуальной собственности, подтверждая авторство и фиксируя момент создания произведения, выявляя несанкционированные изменения в него</w:t>
        </w:r>
        <w:r w:rsidRPr="006600DF">
          <w:rPr>
            <w:rStyle w:val="a3"/>
            <w:rFonts w:ascii="Times New Roman" w:hAnsi="Times New Roman"/>
            <w:sz w:val="28"/>
            <w:szCs w:val="28"/>
            <w:rPrChange w:id="213" w:author="Ирина Коржова" w:date="2026-03-30T12:58:00Z">
              <w:rPr>
                <w:rStyle w:val="a3"/>
                <w:rFonts w:ascii="Times New Roman" w:hAnsi="Times New Roman"/>
                <w:sz w:val="20"/>
              </w:rPr>
            </w:rPrChange>
          </w:rPr>
          <w:footnoteReference w:id="4"/>
        </w:r>
        <w:r w:rsidRPr="006600DF">
          <w:rPr>
            <w:rFonts w:ascii="Times New Roman" w:hAnsi="Times New Roman"/>
            <w:sz w:val="28"/>
            <w:szCs w:val="28"/>
            <w:lang w:val="ru-RU"/>
            <w:rPrChange w:id="223" w:author="Ирина Коржова" w:date="2026-03-30T12:58:00Z">
              <w:rPr>
                <w:rFonts w:ascii="Times New Roman" w:hAnsi="Times New Roman"/>
                <w:sz w:val="20"/>
                <w:lang w:val="ru-RU"/>
              </w:rPr>
            </w:rPrChange>
          </w:rPr>
          <w:t>.</w:t>
        </w:r>
      </w:ins>
    </w:p>
    <w:p w14:paraId="59BE21B6" w14:textId="77777777" w:rsidR="006600DF" w:rsidRPr="006600DF" w:rsidRDefault="006600DF">
      <w:pPr>
        <w:spacing w:after="0" w:line="360" w:lineRule="auto"/>
        <w:ind w:firstLine="709"/>
        <w:jc w:val="both"/>
        <w:rPr>
          <w:ins w:id="224" w:author="Ирина Коржова" w:date="2026-03-30T12:58:00Z"/>
          <w:rFonts w:ascii="Times New Roman" w:hAnsi="Times New Roman"/>
          <w:b/>
          <w:sz w:val="28"/>
          <w:szCs w:val="28"/>
          <w:lang w:val="ru-RU"/>
          <w:rPrChange w:id="225" w:author="Ирина Коржова" w:date="2026-03-30T12:58:00Z">
            <w:rPr>
              <w:ins w:id="226" w:author="Ирина Коржова" w:date="2026-03-30T12:58:00Z"/>
              <w:rFonts w:ascii="Times New Roman" w:hAnsi="Times New Roman"/>
              <w:b/>
              <w:sz w:val="20"/>
              <w:lang w:val="ru-RU"/>
            </w:rPr>
          </w:rPrChange>
        </w:rPr>
      </w:pPr>
      <w:ins w:id="227" w:author="Ирина Коржова" w:date="2026-03-30T12:58:00Z">
        <w:r w:rsidRPr="006600DF">
          <w:rPr>
            <w:rFonts w:ascii="Times New Roman" w:hAnsi="Times New Roman"/>
            <w:b/>
            <w:sz w:val="28"/>
            <w:szCs w:val="28"/>
            <w:lang w:val="ru-RU"/>
            <w:rPrChange w:id="228" w:author="Ирина Коржова" w:date="2026-03-30T12:58:00Z">
              <w:rPr>
                <w:rFonts w:ascii="Times New Roman" w:hAnsi="Times New Roman"/>
                <w:b/>
                <w:sz w:val="20"/>
                <w:lang w:val="ru-RU"/>
              </w:rPr>
            </w:rPrChange>
          </w:rPr>
          <w:t>Новые юридически значимые виды информации обладают потенциалом признания их самостоятельными объектами гражданских прав</w:t>
        </w:r>
      </w:ins>
    </w:p>
    <w:p w14:paraId="6E202E7D" w14:textId="77777777" w:rsidR="006600DF" w:rsidRPr="006600DF" w:rsidRDefault="006600DF">
      <w:pPr>
        <w:spacing w:after="240" w:line="360" w:lineRule="auto"/>
        <w:ind w:firstLine="709"/>
        <w:contextualSpacing/>
        <w:jc w:val="both"/>
        <w:rPr>
          <w:ins w:id="229" w:author="Ирина Коржова" w:date="2026-03-30T12:58:00Z"/>
          <w:rFonts w:ascii="Times New Roman" w:hAnsi="Times New Roman"/>
          <w:sz w:val="28"/>
          <w:szCs w:val="28"/>
          <w:lang w:val="ru-RU"/>
          <w:rPrChange w:id="230" w:author="Ирина Коржова" w:date="2026-03-30T12:58:00Z">
            <w:rPr>
              <w:ins w:id="231" w:author="Ирина Коржова" w:date="2026-03-30T12:58:00Z"/>
              <w:rFonts w:ascii="Times New Roman" w:hAnsi="Times New Roman"/>
              <w:sz w:val="20"/>
              <w:lang w:val="ru-RU"/>
            </w:rPr>
          </w:rPrChange>
        </w:rPr>
      </w:pPr>
      <w:ins w:id="232" w:author="Ирина Коржова" w:date="2026-03-30T12:58:00Z">
        <w:r w:rsidRPr="006600DF">
          <w:rPr>
            <w:rFonts w:ascii="Times New Roman" w:hAnsi="Times New Roman"/>
            <w:sz w:val="28"/>
            <w:szCs w:val="28"/>
            <w:lang w:val="ru-RU"/>
            <w:rPrChange w:id="233" w:author="Ирина Коржова" w:date="2026-03-30T12:58:00Z">
              <w:rPr>
                <w:rFonts w:ascii="Times New Roman" w:hAnsi="Times New Roman"/>
                <w:sz w:val="20"/>
                <w:lang w:val="ru-RU"/>
              </w:rPr>
            </w:rPrChange>
          </w:rPr>
          <w:t>Так, результирующая информация в сочетании со специфическим для нее свойством актива, образует категорию криптоактива.</w:t>
        </w:r>
      </w:ins>
    </w:p>
    <w:p w14:paraId="63A45669" w14:textId="77777777" w:rsidR="006600DF" w:rsidRPr="006600DF" w:rsidRDefault="006600DF">
      <w:pPr>
        <w:spacing w:after="240" w:line="360" w:lineRule="auto"/>
        <w:ind w:firstLine="709"/>
        <w:contextualSpacing/>
        <w:jc w:val="both"/>
        <w:rPr>
          <w:ins w:id="234" w:author="Ирина Коржова" w:date="2026-03-30T12:58:00Z"/>
          <w:rFonts w:ascii="Times New Roman" w:hAnsi="Times New Roman"/>
          <w:sz w:val="28"/>
          <w:szCs w:val="28"/>
          <w:lang w:val="ru-RU"/>
          <w:rPrChange w:id="235" w:author="Ирина Коржова" w:date="2026-03-30T12:58:00Z">
            <w:rPr>
              <w:ins w:id="236" w:author="Ирина Коржова" w:date="2026-03-30T12:58:00Z"/>
              <w:rFonts w:ascii="Times New Roman" w:hAnsi="Times New Roman"/>
              <w:sz w:val="20"/>
              <w:lang w:val="ru-RU"/>
            </w:rPr>
          </w:rPrChange>
        </w:rPr>
      </w:pPr>
      <w:ins w:id="237" w:author="Ирина Коржова" w:date="2026-03-30T12:58:00Z">
        <w:r w:rsidRPr="006600DF">
          <w:rPr>
            <w:rFonts w:ascii="Times New Roman" w:hAnsi="Times New Roman"/>
            <w:sz w:val="28"/>
            <w:szCs w:val="28"/>
            <w:lang w:val="ru-RU"/>
            <w:rPrChange w:id="238" w:author="Ирина Коржова" w:date="2026-03-30T12:58:00Z">
              <w:rPr>
                <w:rFonts w:ascii="Times New Roman" w:hAnsi="Times New Roman"/>
                <w:sz w:val="20"/>
                <w:lang w:val="ru-RU"/>
              </w:rPr>
            </w:rPrChange>
          </w:rPr>
          <w:t xml:space="preserve">Неразрывная связь криптоактива с технологией распределенного реестра обеспечивает следующие характерные для него свойства как самостоятельного объекта гражданского права: </w:t>
        </w:r>
      </w:ins>
    </w:p>
    <w:p w14:paraId="3293F4A7" w14:textId="77777777" w:rsidR="006600DF" w:rsidRPr="006600DF" w:rsidRDefault="006600DF">
      <w:pPr>
        <w:spacing w:after="240" w:line="360" w:lineRule="auto"/>
        <w:ind w:firstLine="709"/>
        <w:contextualSpacing/>
        <w:jc w:val="both"/>
        <w:rPr>
          <w:ins w:id="239" w:author="Ирина Коржова" w:date="2026-03-30T12:58:00Z"/>
          <w:rFonts w:ascii="Times New Roman" w:hAnsi="Times New Roman"/>
          <w:sz w:val="28"/>
          <w:szCs w:val="28"/>
          <w:lang w:val="ru-RU"/>
          <w:rPrChange w:id="240" w:author="Ирина Коржова" w:date="2026-03-30T12:58:00Z">
            <w:rPr>
              <w:ins w:id="241" w:author="Ирина Коржова" w:date="2026-03-30T12:58:00Z"/>
              <w:rFonts w:ascii="Times New Roman" w:hAnsi="Times New Roman"/>
              <w:sz w:val="20"/>
              <w:lang w:val="ru-RU"/>
            </w:rPr>
          </w:rPrChange>
        </w:rPr>
      </w:pPr>
      <w:ins w:id="242" w:author="Ирина Коржова" w:date="2026-03-30T12:58:00Z">
        <w:r w:rsidRPr="006600DF">
          <w:rPr>
            <w:rFonts w:ascii="Times New Roman" w:hAnsi="Times New Roman"/>
            <w:sz w:val="28"/>
            <w:szCs w:val="28"/>
            <w:lang w:val="ru-RU"/>
            <w:rPrChange w:id="243" w:author="Ирина Коржова" w:date="2026-03-30T12:58:00Z">
              <w:rPr>
                <w:rFonts w:ascii="Times New Roman" w:hAnsi="Times New Roman"/>
                <w:sz w:val="20"/>
                <w:lang w:val="ru-RU"/>
              </w:rPr>
            </w:rPrChange>
          </w:rPr>
          <w:t xml:space="preserve">- особый способ хранения информации об операциях, совершенных с ним, эффективное автоматизированное управление </w:t>
        </w:r>
        <w:proofErr w:type="spellStart"/>
        <w:r w:rsidRPr="006600DF">
          <w:rPr>
            <w:rFonts w:ascii="Times New Roman" w:hAnsi="Times New Roman"/>
            <w:sz w:val="28"/>
            <w:szCs w:val="28"/>
            <w:lang w:val="ru-RU"/>
            <w:rPrChange w:id="244" w:author="Ирина Коржова" w:date="2026-03-30T12:58:00Z">
              <w:rPr>
                <w:rFonts w:ascii="Times New Roman" w:hAnsi="Times New Roman"/>
                <w:sz w:val="20"/>
                <w:lang w:val="ru-RU"/>
              </w:rPr>
            </w:rPrChange>
          </w:rPr>
          <w:t>криптоактивом</w:t>
        </w:r>
        <w:proofErr w:type="spellEnd"/>
        <w:r w:rsidRPr="006600DF">
          <w:rPr>
            <w:rFonts w:ascii="Times New Roman" w:hAnsi="Times New Roman"/>
            <w:sz w:val="28"/>
            <w:szCs w:val="28"/>
            <w:lang w:val="ru-RU"/>
            <w:rPrChange w:id="245" w:author="Ирина Коржова" w:date="2026-03-30T12:58:00Z">
              <w:rPr>
                <w:rFonts w:ascii="Times New Roman" w:hAnsi="Times New Roman"/>
                <w:sz w:val="20"/>
                <w:lang w:val="ru-RU"/>
              </w:rPr>
            </w:rPrChange>
          </w:rPr>
          <w:t xml:space="preserve"> с использованием смарт-контрактов; </w:t>
        </w:r>
      </w:ins>
    </w:p>
    <w:p w14:paraId="711D83D4" w14:textId="77777777" w:rsidR="006600DF" w:rsidRPr="006600DF" w:rsidRDefault="006600DF">
      <w:pPr>
        <w:spacing w:after="240" w:line="360" w:lineRule="auto"/>
        <w:ind w:firstLine="709"/>
        <w:contextualSpacing/>
        <w:jc w:val="both"/>
        <w:rPr>
          <w:ins w:id="246" w:author="Ирина Коржова" w:date="2026-03-30T12:58:00Z"/>
          <w:rFonts w:ascii="Times New Roman" w:hAnsi="Times New Roman"/>
          <w:sz w:val="28"/>
          <w:szCs w:val="28"/>
          <w:lang w:val="ru-RU"/>
          <w:rPrChange w:id="247" w:author="Ирина Коржова" w:date="2026-03-30T12:58:00Z">
            <w:rPr>
              <w:ins w:id="248" w:author="Ирина Коржова" w:date="2026-03-30T12:58:00Z"/>
              <w:rFonts w:ascii="Times New Roman" w:hAnsi="Times New Roman"/>
              <w:sz w:val="20"/>
              <w:lang w:val="ru-RU"/>
            </w:rPr>
          </w:rPrChange>
        </w:rPr>
      </w:pPr>
      <w:ins w:id="249" w:author="Ирина Коржова" w:date="2026-03-30T12:58:00Z">
        <w:r w:rsidRPr="006600DF">
          <w:rPr>
            <w:rFonts w:ascii="Times New Roman" w:hAnsi="Times New Roman"/>
            <w:sz w:val="28"/>
            <w:szCs w:val="28"/>
            <w:lang w:val="ru-RU"/>
            <w:rPrChange w:id="250" w:author="Ирина Коржова" w:date="2026-03-30T12:58:00Z">
              <w:rPr>
                <w:rFonts w:ascii="Times New Roman" w:hAnsi="Times New Roman"/>
                <w:sz w:val="20"/>
                <w:lang w:val="ru-RU"/>
              </w:rPr>
            </w:rPrChange>
          </w:rPr>
          <w:t xml:space="preserve">- особый режим доступа и распоряжения лица(-ом) к   </w:t>
        </w:r>
        <w:proofErr w:type="spellStart"/>
        <w:r w:rsidRPr="006600DF">
          <w:rPr>
            <w:rFonts w:ascii="Times New Roman" w:hAnsi="Times New Roman"/>
            <w:sz w:val="28"/>
            <w:szCs w:val="28"/>
            <w:lang w:val="ru-RU"/>
            <w:rPrChange w:id="251" w:author="Ирина Коржова" w:date="2026-03-30T12:58:00Z">
              <w:rPr>
                <w:rFonts w:ascii="Times New Roman" w:hAnsi="Times New Roman"/>
                <w:sz w:val="20"/>
                <w:lang w:val="ru-RU"/>
              </w:rPr>
            </w:rPrChange>
          </w:rPr>
          <w:t>криптоактиву</w:t>
        </w:r>
        <w:proofErr w:type="spellEnd"/>
        <w:r w:rsidRPr="006600DF">
          <w:rPr>
            <w:rFonts w:ascii="Times New Roman" w:hAnsi="Times New Roman"/>
            <w:sz w:val="28"/>
            <w:szCs w:val="28"/>
            <w:lang w:val="ru-RU"/>
            <w:rPrChange w:id="252" w:author="Ирина Коржова" w:date="2026-03-30T12:58:00Z">
              <w:rPr>
                <w:rFonts w:ascii="Times New Roman" w:hAnsi="Times New Roman"/>
                <w:sz w:val="20"/>
                <w:lang w:val="ru-RU"/>
              </w:rPr>
            </w:rPrChange>
          </w:rPr>
          <w:t>(-ом)</w:t>
        </w:r>
        <w:r w:rsidRPr="006600DF">
          <w:rPr>
            <w:rStyle w:val="a3"/>
            <w:rFonts w:ascii="Times New Roman" w:hAnsi="Times New Roman"/>
            <w:sz w:val="28"/>
            <w:szCs w:val="28"/>
            <w:rPrChange w:id="253" w:author="Ирина Коржова" w:date="2026-03-30T12:58:00Z">
              <w:rPr>
                <w:rStyle w:val="a3"/>
                <w:rFonts w:ascii="Times New Roman" w:hAnsi="Times New Roman"/>
                <w:sz w:val="20"/>
              </w:rPr>
            </w:rPrChange>
          </w:rPr>
          <w:footnoteReference w:id="5"/>
        </w:r>
        <w:r w:rsidRPr="006600DF">
          <w:rPr>
            <w:rFonts w:ascii="Times New Roman" w:hAnsi="Times New Roman"/>
            <w:sz w:val="28"/>
            <w:szCs w:val="28"/>
            <w:lang w:val="ru-RU"/>
            <w:rPrChange w:id="263" w:author="Ирина Коржова" w:date="2026-03-30T12:58:00Z">
              <w:rPr>
                <w:rFonts w:ascii="Times New Roman" w:hAnsi="Times New Roman"/>
                <w:sz w:val="20"/>
                <w:lang w:val="ru-RU"/>
              </w:rPr>
            </w:rPrChange>
          </w:rPr>
          <w:t>.</w:t>
        </w:r>
      </w:ins>
    </w:p>
    <w:p w14:paraId="14576211" w14:textId="77777777" w:rsidR="006600DF" w:rsidRPr="006600DF" w:rsidRDefault="006600DF">
      <w:pPr>
        <w:spacing w:after="0" w:line="360" w:lineRule="auto"/>
        <w:ind w:left="-142" w:firstLine="709"/>
        <w:jc w:val="both"/>
        <w:rPr>
          <w:ins w:id="264" w:author="Ирина Коржова" w:date="2026-03-30T12:58:00Z"/>
          <w:rFonts w:ascii="Times New Roman" w:hAnsi="Times New Roman"/>
          <w:sz w:val="28"/>
          <w:szCs w:val="28"/>
          <w:lang w:val="ru-RU"/>
          <w:rPrChange w:id="265" w:author="Ирина Коржова" w:date="2026-03-30T12:58:00Z">
            <w:rPr>
              <w:ins w:id="266" w:author="Ирина Коржова" w:date="2026-03-30T12:58:00Z"/>
              <w:rFonts w:ascii="Times New Roman" w:hAnsi="Times New Roman"/>
              <w:sz w:val="20"/>
              <w:lang w:val="ru-RU"/>
            </w:rPr>
          </w:rPrChange>
        </w:rPr>
      </w:pPr>
      <w:ins w:id="267" w:author="Ирина Коржова" w:date="2026-03-30T12:58:00Z">
        <w:r w:rsidRPr="006600DF">
          <w:rPr>
            <w:rFonts w:ascii="Times New Roman" w:hAnsi="Times New Roman"/>
            <w:b/>
            <w:sz w:val="28"/>
            <w:szCs w:val="28"/>
            <w:lang w:val="ru-RU"/>
            <w:rPrChange w:id="268" w:author="Ирина Коржова" w:date="2026-03-30T12:58:00Z">
              <w:rPr>
                <w:rFonts w:ascii="Times New Roman" w:hAnsi="Times New Roman"/>
                <w:b/>
                <w:sz w:val="20"/>
                <w:lang w:val="ru-RU"/>
              </w:rPr>
            </w:rPrChange>
          </w:rPr>
          <w:t>Затруднительность ра</w:t>
        </w:r>
        <w:commentRangeStart w:id="269"/>
        <w:r w:rsidRPr="006600DF">
          <w:rPr>
            <w:rFonts w:ascii="Times New Roman" w:hAnsi="Times New Roman"/>
            <w:b/>
            <w:sz w:val="28"/>
            <w:szCs w:val="28"/>
            <w:lang w:val="ru-RU"/>
            <w:rPrChange w:id="270" w:author="Ирина Коржова" w:date="2026-03-30T12:58:00Z">
              <w:rPr>
                <w:rFonts w:ascii="Times New Roman" w:hAnsi="Times New Roman"/>
                <w:b/>
                <w:sz w:val="20"/>
                <w:lang w:val="ru-RU"/>
              </w:rPr>
            </w:rPrChange>
          </w:rPr>
          <w:t>зг</w:t>
        </w:r>
        <w:commentRangeEnd w:id="269"/>
        <w:r w:rsidRPr="006600DF">
          <w:rPr>
            <w:rStyle w:val="a8"/>
            <w:rFonts w:ascii="Times New Roman" w:hAnsi="Times New Roman"/>
            <w:sz w:val="28"/>
            <w:szCs w:val="28"/>
            <w:rPrChange w:id="271" w:author="Ирина Коржова" w:date="2026-03-30T12:58:00Z">
              <w:rPr>
                <w:rStyle w:val="a8"/>
                <w:rFonts w:ascii="Times New Roman" w:hAnsi="Times New Roman"/>
              </w:rPr>
            </w:rPrChange>
          </w:rPr>
          <w:commentReference w:id="269"/>
        </w:r>
        <w:r w:rsidRPr="006600DF">
          <w:rPr>
            <w:rFonts w:ascii="Times New Roman" w:hAnsi="Times New Roman"/>
            <w:b/>
            <w:sz w:val="28"/>
            <w:szCs w:val="28"/>
            <w:lang w:val="ru-RU"/>
            <w:rPrChange w:id="272" w:author="Ирина Коржова" w:date="2026-03-30T12:58:00Z">
              <w:rPr>
                <w:rFonts w:ascii="Times New Roman" w:hAnsi="Times New Roman"/>
                <w:b/>
                <w:sz w:val="20"/>
                <w:lang w:val="ru-RU"/>
              </w:rPr>
            </w:rPrChange>
          </w:rPr>
          <w:t>раничения правовых режимов собственно информации с правовыми режимами других объектов</w:t>
        </w:r>
        <w:r w:rsidRPr="006600DF">
          <w:rPr>
            <w:rFonts w:ascii="Times New Roman" w:hAnsi="Times New Roman"/>
            <w:sz w:val="28"/>
            <w:szCs w:val="28"/>
            <w:rPrChange w:id="273" w:author="Ирина Коржова" w:date="2026-03-30T12:58:00Z">
              <w:rPr>
                <w:rFonts w:ascii="Times New Roman" w:hAnsi="Times New Roman"/>
                <w:sz w:val="20"/>
              </w:rPr>
            </w:rPrChange>
          </w:rPr>
          <w:footnoteReference w:id="6"/>
        </w:r>
        <w:r w:rsidRPr="006600DF">
          <w:rPr>
            <w:rFonts w:ascii="Times New Roman" w:hAnsi="Times New Roman"/>
            <w:sz w:val="28"/>
            <w:szCs w:val="28"/>
            <w:lang w:val="ru-RU"/>
            <w:rPrChange w:id="280" w:author="Ирина Коржова" w:date="2026-03-30T12:58:00Z">
              <w:rPr>
                <w:rFonts w:ascii="Times New Roman" w:hAnsi="Times New Roman"/>
                <w:sz w:val="20"/>
                <w:lang w:val="ru-RU"/>
              </w:rPr>
            </w:rPrChange>
          </w:rPr>
          <w:t xml:space="preserve">. </w:t>
        </w:r>
      </w:ins>
    </w:p>
    <w:p w14:paraId="7759D800" w14:textId="77777777" w:rsidR="006600DF" w:rsidRPr="006600DF" w:rsidRDefault="006600DF">
      <w:pPr>
        <w:spacing w:after="0" w:line="360" w:lineRule="auto"/>
        <w:ind w:firstLine="709"/>
        <w:jc w:val="both"/>
        <w:rPr>
          <w:ins w:id="281" w:author="Ирина Коржова" w:date="2026-03-30T12:58:00Z"/>
          <w:rFonts w:ascii="Times New Roman" w:hAnsi="Times New Roman"/>
          <w:sz w:val="28"/>
          <w:szCs w:val="28"/>
          <w:lang w:val="ru-RU"/>
          <w:rPrChange w:id="282" w:author="Ирина Коржова" w:date="2026-03-30T12:58:00Z">
            <w:rPr>
              <w:ins w:id="283" w:author="Ирина Коржова" w:date="2026-03-30T12:58:00Z"/>
              <w:rFonts w:ascii="Times New Roman" w:hAnsi="Times New Roman"/>
              <w:sz w:val="20"/>
              <w:lang w:val="ru-RU"/>
            </w:rPr>
          </w:rPrChange>
        </w:rPr>
      </w:pPr>
      <w:ins w:id="284" w:author="Ирина Коржова" w:date="2026-03-30T12:58:00Z">
        <w:r w:rsidRPr="006600DF">
          <w:rPr>
            <w:rFonts w:ascii="Times New Roman" w:hAnsi="Times New Roman"/>
            <w:sz w:val="28"/>
            <w:szCs w:val="28"/>
            <w:lang w:val="ru-RU"/>
            <w:rPrChange w:id="285" w:author="Ирина Коржова" w:date="2026-03-30T12:58:00Z">
              <w:rPr>
                <w:rFonts w:ascii="Times New Roman" w:hAnsi="Times New Roman"/>
                <w:sz w:val="20"/>
                <w:lang w:val="ru-RU"/>
              </w:rPr>
            </w:rPrChange>
          </w:rPr>
          <w:lastRenderedPageBreak/>
          <w:t>Ярким примером являются объекты, охватываемые концепцией «категории третьей вещи» (выработанной в английском праве)</w:t>
        </w:r>
        <w:r w:rsidRPr="006600DF">
          <w:rPr>
            <w:rFonts w:ascii="Times New Roman" w:hAnsi="Times New Roman"/>
            <w:sz w:val="28"/>
            <w:szCs w:val="28"/>
            <w:rPrChange w:id="286" w:author="Ирина Коржова" w:date="2026-03-30T12:58:00Z">
              <w:rPr>
                <w:rFonts w:ascii="Times New Roman" w:hAnsi="Times New Roman"/>
                <w:sz w:val="20"/>
              </w:rPr>
            </w:rPrChange>
          </w:rPr>
          <w:footnoteReference w:id="7"/>
        </w:r>
        <w:r w:rsidRPr="006600DF">
          <w:rPr>
            <w:rFonts w:ascii="Times New Roman" w:hAnsi="Times New Roman"/>
            <w:sz w:val="28"/>
            <w:szCs w:val="28"/>
            <w:lang w:val="ru-RU"/>
            <w:rPrChange w:id="289" w:author="Ирина Коржова" w:date="2026-03-30T12:58:00Z">
              <w:rPr>
                <w:rFonts w:ascii="Times New Roman" w:hAnsi="Times New Roman"/>
                <w:sz w:val="20"/>
                <w:lang w:val="ru-RU"/>
              </w:rPr>
            </w:rPrChange>
          </w:rPr>
          <w:t>. В отличие от классических вещей «третья вещь» основана на новых технологиях, таких как открытый исходный код, распределенные реестры и криптография, обуславливающих потребность в выработке правовых подходов к объектам, для которых цифровая форма является неотъемлемым элементом.</w:t>
        </w:r>
      </w:ins>
    </w:p>
    <w:p w14:paraId="4CC0702F" w14:textId="77777777" w:rsidR="006600DF" w:rsidRPr="006600DF" w:rsidRDefault="006600DF">
      <w:pPr>
        <w:spacing w:after="0" w:line="360" w:lineRule="auto"/>
        <w:ind w:firstLine="709"/>
        <w:jc w:val="both"/>
        <w:rPr>
          <w:ins w:id="290" w:author="Ирина Коржова" w:date="2026-03-30T12:58:00Z"/>
          <w:rFonts w:ascii="Times New Roman" w:hAnsi="Times New Roman"/>
          <w:sz w:val="28"/>
          <w:szCs w:val="28"/>
          <w:lang w:val="ru-RU"/>
          <w:rPrChange w:id="291" w:author="Ирина Коржова" w:date="2026-03-30T12:58:00Z">
            <w:rPr>
              <w:ins w:id="292" w:author="Ирина Коржова" w:date="2026-03-30T12:58:00Z"/>
              <w:rFonts w:ascii="Times New Roman" w:hAnsi="Times New Roman"/>
              <w:sz w:val="20"/>
              <w:lang w:val="ru-RU"/>
            </w:rPr>
          </w:rPrChange>
        </w:rPr>
      </w:pPr>
      <w:ins w:id="293" w:author="Ирина Коржова" w:date="2026-03-30T12:58:00Z">
        <w:r w:rsidRPr="006600DF">
          <w:rPr>
            <w:rFonts w:ascii="Times New Roman" w:hAnsi="Times New Roman"/>
            <w:sz w:val="28"/>
            <w:szCs w:val="28"/>
            <w:lang w:val="ru-RU"/>
            <w:rPrChange w:id="294" w:author="Ирина Коржова" w:date="2026-03-30T12:58:00Z">
              <w:rPr>
                <w:rFonts w:ascii="Times New Roman" w:hAnsi="Times New Roman"/>
                <w:sz w:val="20"/>
                <w:lang w:val="ru-RU"/>
              </w:rPr>
            </w:rPrChange>
          </w:rPr>
          <w:t>Критериями отнесения объекта к третьей категории вещи были обозначены:</w:t>
        </w:r>
      </w:ins>
    </w:p>
    <w:p w14:paraId="0D9CA267" w14:textId="77777777" w:rsidR="006600DF" w:rsidRPr="006600DF" w:rsidRDefault="006600DF">
      <w:pPr>
        <w:spacing w:after="0" w:line="360" w:lineRule="auto"/>
        <w:ind w:firstLine="709"/>
        <w:jc w:val="both"/>
        <w:rPr>
          <w:ins w:id="295" w:author="Ирина Коржова" w:date="2026-03-30T12:58:00Z"/>
          <w:rFonts w:ascii="Times New Roman" w:hAnsi="Times New Roman"/>
          <w:sz w:val="28"/>
          <w:szCs w:val="28"/>
          <w:lang w:val="ru-RU"/>
          <w:rPrChange w:id="296" w:author="Ирина Коржова" w:date="2026-03-30T12:58:00Z">
            <w:rPr>
              <w:ins w:id="297" w:author="Ирина Коржова" w:date="2026-03-30T12:58:00Z"/>
              <w:rFonts w:ascii="Times New Roman" w:hAnsi="Times New Roman"/>
              <w:sz w:val="20"/>
              <w:lang w:val="ru-RU"/>
            </w:rPr>
          </w:rPrChange>
        </w:rPr>
      </w:pPr>
      <w:ins w:id="298" w:author="Ирина Коржова" w:date="2026-03-30T12:58:00Z">
        <w:r w:rsidRPr="006600DF">
          <w:rPr>
            <w:rFonts w:ascii="Times New Roman" w:hAnsi="Times New Roman"/>
            <w:sz w:val="28"/>
            <w:szCs w:val="28"/>
            <w:lang w:val="ru-RU"/>
            <w:rPrChange w:id="299" w:author="Ирина Коржова" w:date="2026-03-30T12:58:00Z">
              <w:rPr>
                <w:rFonts w:ascii="Times New Roman" w:hAnsi="Times New Roman"/>
                <w:sz w:val="20"/>
                <w:lang w:val="ru-RU"/>
              </w:rPr>
            </w:rPrChange>
          </w:rPr>
          <w:t>-</w:t>
        </w:r>
        <w:r w:rsidRPr="006600DF">
          <w:rPr>
            <w:rFonts w:ascii="Times New Roman" w:hAnsi="Times New Roman"/>
            <w:sz w:val="28"/>
            <w:szCs w:val="28"/>
            <w:rPrChange w:id="300" w:author="Ирина Коржова" w:date="2026-03-30T12:58:00Z">
              <w:rPr>
                <w:rFonts w:ascii="Times New Roman" w:hAnsi="Times New Roman"/>
                <w:sz w:val="20"/>
              </w:rPr>
            </w:rPrChange>
          </w:rPr>
          <w:t> </w:t>
        </w:r>
        <w:r w:rsidRPr="006600DF">
          <w:rPr>
            <w:rFonts w:ascii="Times New Roman" w:hAnsi="Times New Roman"/>
            <w:sz w:val="28"/>
            <w:szCs w:val="28"/>
            <w:lang w:val="ru-RU"/>
            <w:rPrChange w:id="301" w:author="Ирина Коржова" w:date="2026-03-30T12:58:00Z">
              <w:rPr>
                <w:rFonts w:ascii="Times New Roman" w:hAnsi="Times New Roman"/>
                <w:sz w:val="20"/>
                <w:lang w:val="ru-RU"/>
              </w:rPr>
            </w:rPrChange>
          </w:rPr>
          <w:t xml:space="preserve">объект представляет собой </w:t>
        </w:r>
        <w:r w:rsidRPr="006600DF">
          <w:rPr>
            <w:rFonts w:ascii="Times New Roman" w:hAnsi="Times New Roman"/>
            <w:i/>
            <w:sz w:val="28"/>
            <w:szCs w:val="28"/>
            <w:lang w:val="ru-RU"/>
            <w:rPrChange w:id="302" w:author="Ирина Коржова" w:date="2026-03-30T12:58:00Z">
              <w:rPr>
                <w:rFonts w:ascii="Times New Roman" w:hAnsi="Times New Roman"/>
                <w:i/>
                <w:sz w:val="20"/>
                <w:lang w:val="ru-RU"/>
              </w:rPr>
            </w:rPrChange>
          </w:rPr>
          <w:t xml:space="preserve">данные </w:t>
        </w:r>
        <w:r w:rsidRPr="006600DF">
          <w:rPr>
            <w:rFonts w:ascii="Times New Roman" w:hAnsi="Times New Roman"/>
            <w:sz w:val="28"/>
            <w:szCs w:val="28"/>
            <w:lang w:val="ru-RU"/>
            <w:rPrChange w:id="303" w:author="Ирина Коржова" w:date="2026-03-30T12:58:00Z">
              <w:rPr>
                <w:rFonts w:ascii="Times New Roman" w:hAnsi="Times New Roman"/>
                <w:sz w:val="20"/>
                <w:lang w:val="ru-RU"/>
              </w:rPr>
            </w:rPrChange>
          </w:rPr>
          <w:t>(или совокупность данных), зафиксированных на электронном носителе;</w:t>
        </w:r>
      </w:ins>
    </w:p>
    <w:p w14:paraId="4D0F0F67" w14:textId="77777777" w:rsidR="006600DF" w:rsidRPr="006600DF" w:rsidRDefault="006600DF">
      <w:pPr>
        <w:spacing w:after="0" w:line="360" w:lineRule="auto"/>
        <w:ind w:firstLine="709"/>
        <w:jc w:val="both"/>
        <w:rPr>
          <w:ins w:id="304" w:author="Ирина Коржова" w:date="2026-03-30T12:58:00Z"/>
          <w:rFonts w:ascii="Times New Roman" w:hAnsi="Times New Roman"/>
          <w:sz w:val="28"/>
          <w:szCs w:val="28"/>
          <w:lang w:val="ru-RU"/>
          <w:rPrChange w:id="305" w:author="Ирина Коржова" w:date="2026-03-30T12:58:00Z">
            <w:rPr>
              <w:ins w:id="306" w:author="Ирина Коржова" w:date="2026-03-30T12:58:00Z"/>
              <w:rFonts w:ascii="Times New Roman" w:hAnsi="Times New Roman"/>
              <w:sz w:val="20"/>
              <w:lang w:val="ru-RU"/>
            </w:rPr>
          </w:rPrChange>
        </w:rPr>
      </w:pPr>
      <w:ins w:id="307" w:author="Ирина Коржова" w:date="2026-03-30T12:58:00Z">
        <w:r w:rsidRPr="006600DF">
          <w:rPr>
            <w:rFonts w:ascii="Times New Roman" w:hAnsi="Times New Roman"/>
            <w:sz w:val="28"/>
            <w:szCs w:val="28"/>
            <w:lang w:val="ru-RU"/>
            <w:rPrChange w:id="308" w:author="Ирина Коржова" w:date="2026-03-30T12:58:00Z">
              <w:rPr>
                <w:rFonts w:ascii="Times New Roman" w:hAnsi="Times New Roman"/>
                <w:sz w:val="20"/>
                <w:lang w:val="ru-RU"/>
              </w:rPr>
            </w:rPrChange>
          </w:rPr>
          <w:t>- автономное существование, не зависящее от людей и правовой системы;</w:t>
        </w:r>
      </w:ins>
    </w:p>
    <w:p w14:paraId="55CEAEEB" w14:textId="77777777" w:rsidR="006600DF" w:rsidRPr="006600DF" w:rsidRDefault="006600DF">
      <w:pPr>
        <w:spacing w:after="0" w:line="360" w:lineRule="auto"/>
        <w:ind w:firstLine="709"/>
        <w:jc w:val="both"/>
        <w:rPr>
          <w:ins w:id="309" w:author="Ирина Коржова" w:date="2026-03-30T12:58:00Z"/>
          <w:rFonts w:ascii="Times New Roman" w:hAnsi="Times New Roman"/>
          <w:sz w:val="28"/>
          <w:szCs w:val="28"/>
          <w:lang w:val="ru-RU"/>
          <w:rPrChange w:id="310" w:author="Ирина Коржова" w:date="2026-03-30T12:58:00Z">
            <w:rPr>
              <w:ins w:id="311" w:author="Ирина Коржова" w:date="2026-03-30T12:58:00Z"/>
              <w:rFonts w:ascii="Times New Roman" w:hAnsi="Times New Roman"/>
              <w:sz w:val="20"/>
              <w:lang w:val="ru-RU"/>
            </w:rPr>
          </w:rPrChange>
        </w:rPr>
      </w:pPr>
      <w:ins w:id="312" w:author="Ирина Коржова" w:date="2026-03-30T12:58:00Z">
        <w:r w:rsidRPr="006600DF">
          <w:rPr>
            <w:rFonts w:ascii="Times New Roman" w:hAnsi="Times New Roman"/>
            <w:sz w:val="28"/>
            <w:szCs w:val="28"/>
            <w:lang w:val="ru-RU"/>
            <w:rPrChange w:id="313" w:author="Ирина Коржова" w:date="2026-03-30T12:58:00Z">
              <w:rPr>
                <w:rFonts w:ascii="Times New Roman" w:hAnsi="Times New Roman"/>
                <w:sz w:val="20"/>
                <w:lang w:val="ru-RU"/>
              </w:rPr>
            </w:rPrChange>
          </w:rPr>
          <w:t>- наличие свойства конкурентности, то есть использование или потребление этого объекта одним лицом или группой лиц ограничивает или исключает возможность его использования другими.</w:t>
        </w:r>
      </w:ins>
    </w:p>
    <w:p w14:paraId="751958AA" w14:textId="77777777" w:rsidR="006600DF" w:rsidRPr="006600DF" w:rsidRDefault="006600DF">
      <w:pPr>
        <w:spacing w:after="0" w:line="360" w:lineRule="auto"/>
        <w:ind w:firstLine="709"/>
        <w:jc w:val="both"/>
        <w:rPr>
          <w:ins w:id="314" w:author="Ирина Коржова" w:date="2026-03-30T12:58:00Z"/>
          <w:rFonts w:ascii="Times New Roman" w:hAnsi="Times New Roman"/>
          <w:sz w:val="28"/>
          <w:szCs w:val="28"/>
          <w:lang w:val="ru-RU"/>
          <w:rPrChange w:id="315" w:author="Ирина Коржова" w:date="2026-03-30T12:58:00Z">
            <w:rPr>
              <w:ins w:id="316" w:author="Ирина Коржова" w:date="2026-03-30T12:58:00Z"/>
              <w:rFonts w:ascii="Times New Roman" w:hAnsi="Times New Roman"/>
              <w:sz w:val="20"/>
              <w:lang w:val="ru-RU"/>
            </w:rPr>
          </w:rPrChange>
        </w:rPr>
      </w:pPr>
      <w:ins w:id="317" w:author="Ирина Коржова" w:date="2026-03-30T12:58:00Z">
        <w:r w:rsidRPr="006600DF">
          <w:rPr>
            <w:rFonts w:ascii="Times New Roman" w:hAnsi="Times New Roman"/>
            <w:sz w:val="28"/>
            <w:szCs w:val="28"/>
            <w:lang w:val="ru-RU"/>
            <w:rPrChange w:id="318" w:author="Ирина Коржова" w:date="2026-03-30T12:58:00Z">
              <w:rPr>
                <w:rFonts w:ascii="Times New Roman" w:hAnsi="Times New Roman"/>
                <w:sz w:val="20"/>
                <w:lang w:val="ru-RU"/>
              </w:rPr>
            </w:rPrChange>
          </w:rPr>
          <w:t>При рассмотрении критериев «третьей вещи», предложенных Комиссией по праву Англии и Уэльса, часть специалистов выразила опасения, что излишний акцент на данные может сузить понимание цифровых активов и неоправданно ограничить рамки «третьей категории». Несмотря на дискуссионный характер вопроса, первый критерий был включен в качестве квалифицирующего признака «третьей вещи». В юридическом заявлении Целевой группы по юрисдикции Великобритании отмечается, что «важно не то, что данные говорят вам, а то, что они позволяют вам делать»</w:t>
        </w:r>
        <w:r w:rsidRPr="006600DF">
          <w:rPr>
            <w:rFonts w:ascii="Times New Roman" w:hAnsi="Times New Roman"/>
            <w:sz w:val="28"/>
            <w:szCs w:val="28"/>
            <w:rPrChange w:id="319" w:author="Ирина Коржова" w:date="2026-03-30T12:58:00Z">
              <w:rPr>
                <w:rFonts w:ascii="Times New Roman" w:hAnsi="Times New Roman"/>
                <w:sz w:val="20"/>
              </w:rPr>
            </w:rPrChange>
          </w:rPr>
          <w:footnoteReference w:id="8"/>
        </w:r>
        <w:r w:rsidRPr="006600DF">
          <w:rPr>
            <w:rFonts w:ascii="Times New Roman" w:hAnsi="Times New Roman"/>
            <w:sz w:val="28"/>
            <w:szCs w:val="28"/>
            <w:lang w:val="ru-RU"/>
            <w:rPrChange w:id="325" w:author="Ирина Коржова" w:date="2026-03-30T12:58:00Z">
              <w:rPr>
                <w:rFonts w:ascii="Times New Roman" w:hAnsi="Times New Roman"/>
                <w:sz w:val="20"/>
                <w:lang w:val="ru-RU"/>
              </w:rPr>
            </w:rPrChange>
          </w:rPr>
          <w:t xml:space="preserve">. </w:t>
        </w:r>
      </w:ins>
    </w:p>
    <w:p w14:paraId="686B7627" w14:textId="77777777" w:rsidR="006600DF" w:rsidRPr="006600DF" w:rsidRDefault="006600DF">
      <w:pPr>
        <w:spacing w:after="0" w:line="360" w:lineRule="auto"/>
        <w:ind w:firstLine="709"/>
        <w:jc w:val="both"/>
        <w:rPr>
          <w:ins w:id="326" w:author="Ирина Коржова" w:date="2026-03-30T12:58:00Z"/>
          <w:rFonts w:ascii="Times New Roman" w:hAnsi="Times New Roman"/>
          <w:sz w:val="28"/>
          <w:szCs w:val="28"/>
          <w:lang w:val="ru-RU"/>
          <w:rPrChange w:id="327" w:author="Ирина Коржова" w:date="2026-03-30T12:58:00Z">
            <w:rPr>
              <w:ins w:id="328" w:author="Ирина Коржова" w:date="2026-03-30T12:58:00Z"/>
              <w:rFonts w:ascii="Times New Roman" w:hAnsi="Times New Roman"/>
              <w:sz w:val="20"/>
              <w:lang w:val="ru-RU"/>
            </w:rPr>
          </w:rPrChange>
        </w:rPr>
      </w:pPr>
      <w:ins w:id="329" w:author="Ирина Коржова" w:date="2026-03-30T12:58:00Z">
        <w:r w:rsidRPr="006600DF">
          <w:rPr>
            <w:rFonts w:ascii="Times New Roman" w:hAnsi="Times New Roman"/>
            <w:sz w:val="28"/>
            <w:szCs w:val="28"/>
            <w:lang w:val="ru-RU"/>
            <w:rPrChange w:id="330" w:author="Ирина Коржова" w:date="2026-03-30T12:58:00Z">
              <w:rPr>
                <w:rFonts w:ascii="Times New Roman" w:hAnsi="Times New Roman"/>
                <w:sz w:val="20"/>
                <w:lang w:val="ru-RU"/>
              </w:rPr>
            </w:rPrChange>
          </w:rPr>
          <w:t xml:space="preserve">Другим примером затруднительности разграничения правовых режимов информации с правовыми режимами других объектов являются цифровые валюты центральных банков (на примере цифрового рубля в России). Так, цифровой рубль, являясь формой денег, с одной стороны, и особым видом цифровой информации, требует формирования специального правового </w:t>
        </w:r>
        <w:r w:rsidRPr="006600DF">
          <w:rPr>
            <w:rFonts w:ascii="Times New Roman" w:hAnsi="Times New Roman"/>
            <w:sz w:val="28"/>
            <w:szCs w:val="28"/>
            <w:lang w:val="ru-RU"/>
            <w:rPrChange w:id="331" w:author="Ирина Коржова" w:date="2026-03-30T12:58:00Z">
              <w:rPr>
                <w:rFonts w:ascii="Times New Roman" w:hAnsi="Times New Roman"/>
                <w:sz w:val="20"/>
                <w:lang w:val="ru-RU"/>
              </w:rPr>
            </w:rPrChange>
          </w:rPr>
          <w:lastRenderedPageBreak/>
          <w:t>режима для него как объекта гражданских прав. Такой режим должен учитывать специфику доступа к нему и распоряжения им через платформу цифрового рубля, включая возможность обладателей цифрового рубля использовать цифровой рубль в онлайн- и офлайн-режимах.</w:t>
        </w:r>
      </w:ins>
    </w:p>
    <w:p w14:paraId="7DA0B4DE" w14:textId="77777777" w:rsidR="006600DF" w:rsidRPr="006600DF" w:rsidRDefault="006600DF">
      <w:pPr>
        <w:spacing w:after="0" w:line="360" w:lineRule="auto"/>
        <w:ind w:left="-142" w:firstLine="567"/>
        <w:jc w:val="both"/>
        <w:rPr>
          <w:ins w:id="332" w:author="Ирина Коржова" w:date="2026-03-30T12:58:00Z"/>
          <w:rFonts w:ascii="Times New Roman" w:hAnsi="Times New Roman"/>
          <w:sz w:val="28"/>
          <w:szCs w:val="28"/>
          <w:lang w:val="ru-RU"/>
          <w:rPrChange w:id="333" w:author="Ирина Коржова" w:date="2026-03-30T12:58:00Z">
            <w:rPr>
              <w:ins w:id="334" w:author="Ирина Коржова" w:date="2026-03-30T12:58:00Z"/>
              <w:rFonts w:ascii="Times New Roman" w:hAnsi="Times New Roman"/>
              <w:sz w:val="20"/>
              <w:lang w:val="ru-RU"/>
            </w:rPr>
          </w:rPrChange>
        </w:rPr>
      </w:pPr>
      <w:ins w:id="335" w:author="Ирина Коржова" w:date="2026-03-30T12:58:00Z">
        <w:r w:rsidRPr="006600DF">
          <w:rPr>
            <w:rFonts w:ascii="Times New Roman" w:hAnsi="Times New Roman"/>
            <w:sz w:val="28"/>
            <w:szCs w:val="28"/>
            <w:lang w:val="ru-RU"/>
            <w:rPrChange w:id="336" w:author="Ирина Коржова" w:date="2026-03-30T12:58:00Z">
              <w:rPr>
                <w:rFonts w:ascii="Times New Roman" w:hAnsi="Times New Roman"/>
                <w:sz w:val="20"/>
                <w:lang w:val="ru-RU"/>
              </w:rPr>
            </w:rPrChange>
          </w:rPr>
          <w:t>Интеграция цифровой природы в классические неинформационные институты обуславливает потребность в выработке правовых режимов к цифровой информации на уровне межотраслевых междисциплинарных правовых институтов</w:t>
        </w:r>
        <w:r w:rsidRPr="006600DF">
          <w:rPr>
            <w:rFonts w:ascii="Times New Roman" w:hAnsi="Times New Roman"/>
            <w:sz w:val="28"/>
            <w:szCs w:val="28"/>
            <w:rPrChange w:id="337" w:author="Ирина Коржова" w:date="2026-03-30T12:58:00Z">
              <w:rPr>
                <w:rFonts w:ascii="Times New Roman" w:hAnsi="Times New Roman"/>
                <w:sz w:val="20"/>
              </w:rPr>
            </w:rPrChange>
          </w:rPr>
          <w:footnoteReference w:id="9"/>
        </w:r>
        <w:r w:rsidRPr="006600DF">
          <w:rPr>
            <w:rFonts w:ascii="Times New Roman" w:hAnsi="Times New Roman"/>
            <w:sz w:val="28"/>
            <w:szCs w:val="28"/>
            <w:lang w:val="ru-RU"/>
            <w:rPrChange w:id="348" w:author="Ирина Коржова" w:date="2026-03-30T12:58:00Z">
              <w:rPr>
                <w:rFonts w:ascii="Times New Roman" w:hAnsi="Times New Roman"/>
                <w:sz w:val="20"/>
                <w:lang w:val="ru-RU"/>
              </w:rPr>
            </w:rPrChange>
          </w:rPr>
          <w:t>, в которых информация сочетала бы правовые режимы информационной среды, в которой она обращается, информации как материального актива</w:t>
        </w:r>
        <w:r w:rsidRPr="006600DF">
          <w:rPr>
            <w:rFonts w:ascii="Times New Roman" w:hAnsi="Times New Roman"/>
            <w:sz w:val="28"/>
            <w:szCs w:val="28"/>
            <w:rPrChange w:id="349" w:author="Ирина Коржова" w:date="2026-03-30T12:58:00Z">
              <w:rPr>
                <w:rFonts w:ascii="Times New Roman" w:hAnsi="Times New Roman"/>
                <w:sz w:val="20"/>
              </w:rPr>
            </w:rPrChange>
          </w:rPr>
          <w:footnoteReference w:id="10"/>
        </w:r>
        <w:r w:rsidRPr="006600DF">
          <w:rPr>
            <w:rFonts w:ascii="Times New Roman" w:hAnsi="Times New Roman"/>
            <w:sz w:val="28"/>
            <w:szCs w:val="28"/>
            <w:lang w:val="ru-RU"/>
            <w:rPrChange w:id="355" w:author="Ирина Коржова" w:date="2026-03-30T12:58:00Z">
              <w:rPr>
                <w:rFonts w:ascii="Times New Roman" w:hAnsi="Times New Roman"/>
                <w:sz w:val="20"/>
                <w:lang w:val="ru-RU"/>
              </w:rPr>
            </w:rPrChange>
          </w:rPr>
          <w:t xml:space="preserve"> и других объектов. Примерами междисциплинарных межотраслевых правовых институтов, неразрывно связанных с технологиями, могут быть правовые институты криптоактива</w:t>
        </w:r>
        <w:r w:rsidRPr="006600DF">
          <w:rPr>
            <w:rFonts w:ascii="Times New Roman" w:hAnsi="Times New Roman"/>
            <w:sz w:val="28"/>
            <w:szCs w:val="28"/>
            <w:rPrChange w:id="356" w:author="Ирина Коржова" w:date="2026-03-30T12:58:00Z">
              <w:rPr>
                <w:rFonts w:ascii="Times New Roman" w:hAnsi="Times New Roman"/>
                <w:sz w:val="20"/>
              </w:rPr>
            </w:rPrChange>
          </w:rPr>
          <w:footnoteReference w:id="11"/>
        </w:r>
        <w:r w:rsidRPr="006600DF">
          <w:rPr>
            <w:rFonts w:ascii="Times New Roman" w:hAnsi="Times New Roman"/>
            <w:sz w:val="28"/>
            <w:szCs w:val="28"/>
            <w:lang w:val="ru-RU"/>
            <w:rPrChange w:id="362" w:author="Ирина Коржова" w:date="2026-03-30T12:58:00Z">
              <w:rPr>
                <w:rFonts w:ascii="Times New Roman" w:hAnsi="Times New Roman"/>
                <w:sz w:val="20"/>
                <w:lang w:val="ru-RU"/>
              </w:rPr>
            </w:rPrChange>
          </w:rPr>
          <w:t xml:space="preserve">, цифровых платформ, контроля, объекта интеллектуального творчества, созданного ИИ и др.  </w:t>
        </w:r>
      </w:ins>
    </w:p>
    <w:p w14:paraId="1947AEC6" w14:textId="77777777" w:rsidR="006600DF" w:rsidRPr="006600DF" w:rsidRDefault="006600DF">
      <w:pPr>
        <w:pStyle w:val="10"/>
        <w:shd w:val="clear" w:color="auto" w:fill="auto"/>
        <w:spacing w:line="360" w:lineRule="auto"/>
        <w:ind w:firstLine="580"/>
        <w:jc w:val="both"/>
        <w:rPr>
          <w:ins w:id="363" w:author="Ирина Коржова" w:date="2026-03-30T12:58:00Z"/>
          <w:rFonts w:ascii="Times New Roman" w:hAnsi="Times New Roman" w:cs="Times New Roman"/>
          <w:sz w:val="28"/>
          <w:szCs w:val="28"/>
          <w:rPrChange w:id="364" w:author="Ирина Коржова" w:date="2026-03-30T12:58:00Z">
            <w:rPr>
              <w:ins w:id="365" w:author="Ирина Коржова" w:date="2026-03-30T12:58:00Z"/>
              <w:rFonts w:ascii="Times New Roman" w:hAnsi="Times New Roman" w:cs="Times New Roman"/>
            </w:rPr>
          </w:rPrChange>
        </w:rPr>
        <w:pPrChange w:id="366" w:author="Ирина Коржова" w:date="2026-03-30T12:58:00Z">
          <w:pPr>
            <w:pStyle w:val="10"/>
            <w:shd w:val="clear" w:color="auto" w:fill="auto"/>
            <w:spacing w:line="276" w:lineRule="auto"/>
            <w:ind w:firstLine="580"/>
            <w:jc w:val="both"/>
          </w:pPr>
        </w:pPrChange>
      </w:pPr>
    </w:p>
    <w:p w14:paraId="3BFB6034" w14:textId="77777777" w:rsidR="006600DF" w:rsidRPr="006600DF" w:rsidRDefault="006600DF">
      <w:pPr>
        <w:spacing w:after="0" w:line="360" w:lineRule="auto"/>
        <w:ind w:firstLine="709"/>
        <w:jc w:val="both"/>
        <w:rPr>
          <w:ins w:id="367" w:author="Ирина Коржова" w:date="2026-03-30T12:58:00Z"/>
          <w:rFonts w:ascii="Times New Roman" w:hAnsi="Times New Roman"/>
          <w:b/>
          <w:sz w:val="28"/>
          <w:szCs w:val="28"/>
          <w:lang w:val="ru-RU"/>
          <w:rPrChange w:id="368" w:author="Ирина Коржова" w:date="2026-03-30T12:58:00Z">
            <w:rPr>
              <w:ins w:id="369" w:author="Ирина Коржова" w:date="2026-03-30T12:58:00Z"/>
              <w:rFonts w:ascii="Times New Roman" w:hAnsi="Times New Roman"/>
              <w:b/>
              <w:sz w:val="28"/>
              <w:lang w:val="ru-RU"/>
            </w:rPr>
          </w:rPrChange>
        </w:rPr>
      </w:pPr>
    </w:p>
    <w:p w14:paraId="7907D175" w14:textId="77777777" w:rsidR="006600DF" w:rsidRPr="006600DF" w:rsidRDefault="006600DF">
      <w:pPr>
        <w:spacing w:after="0" w:line="360" w:lineRule="auto"/>
        <w:ind w:firstLine="709"/>
        <w:jc w:val="both"/>
        <w:rPr>
          <w:ins w:id="370" w:author="Ирина Коржова" w:date="2026-03-30T12:58:00Z"/>
          <w:rFonts w:ascii="Times New Roman" w:hAnsi="Times New Roman"/>
          <w:b/>
          <w:sz w:val="28"/>
          <w:szCs w:val="28"/>
          <w:lang w:val="ru-RU"/>
          <w:rPrChange w:id="371" w:author="Ирина Коржова" w:date="2026-03-30T12:58:00Z">
            <w:rPr>
              <w:ins w:id="372" w:author="Ирина Коржова" w:date="2026-03-30T12:58:00Z"/>
              <w:rFonts w:ascii="Times New Roman" w:hAnsi="Times New Roman"/>
              <w:b/>
              <w:sz w:val="28"/>
              <w:lang w:val="ru-RU"/>
            </w:rPr>
          </w:rPrChange>
        </w:rPr>
      </w:pPr>
    </w:p>
    <w:p w14:paraId="4F8367EB" w14:textId="0471E34C" w:rsidR="00F44969" w:rsidRPr="006600DF" w:rsidRDefault="00B57DC8">
      <w:pPr>
        <w:spacing w:after="0" w:line="360" w:lineRule="auto"/>
        <w:ind w:firstLine="709"/>
        <w:jc w:val="both"/>
        <w:rPr>
          <w:rFonts w:ascii="Times New Roman" w:hAnsi="Times New Roman"/>
          <w:b/>
          <w:sz w:val="28"/>
          <w:szCs w:val="28"/>
          <w:lang w:val="ru-RU"/>
          <w:rPrChange w:id="373" w:author="Ирина Коржова" w:date="2026-03-30T12:58:00Z">
            <w:rPr>
              <w:rFonts w:ascii="Times New Roman" w:hAnsi="Times New Roman"/>
              <w:b/>
              <w:sz w:val="28"/>
              <w:lang w:val="ru-RU"/>
            </w:rPr>
          </w:rPrChange>
        </w:rPr>
      </w:pPr>
      <w:r w:rsidRPr="006600DF">
        <w:rPr>
          <w:rFonts w:ascii="Times New Roman" w:hAnsi="Times New Roman"/>
          <w:b/>
          <w:sz w:val="28"/>
          <w:szCs w:val="28"/>
          <w:lang w:val="ru-RU"/>
          <w:rPrChange w:id="374" w:author="Ирина Коржова" w:date="2026-03-30T12:58:00Z">
            <w:rPr>
              <w:rFonts w:ascii="Times New Roman" w:hAnsi="Times New Roman"/>
              <w:b/>
              <w:sz w:val="28"/>
              <w:lang w:val="ru-RU"/>
            </w:rPr>
          </w:rPrChange>
        </w:rPr>
        <w:t xml:space="preserve">Аннотация. </w:t>
      </w:r>
    </w:p>
    <w:p w14:paraId="07FD72AE" w14:textId="4F43FBB1" w:rsidR="00032160" w:rsidRPr="006600DF" w:rsidRDefault="00BB60B6">
      <w:pPr>
        <w:spacing w:after="0" w:line="360" w:lineRule="auto"/>
        <w:ind w:firstLine="709"/>
        <w:jc w:val="both"/>
        <w:rPr>
          <w:rFonts w:ascii="Times New Roman" w:hAnsi="Times New Roman"/>
          <w:sz w:val="28"/>
          <w:szCs w:val="28"/>
          <w:lang w:val="ru-RU"/>
          <w:rPrChange w:id="375"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376" w:author="Ирина Коржова" w:date="2026-03-30T12:58:00Z">
            <w:rPr>
              <w:rFonts w:ascii="Times New Roman" w:hAnsi="Times New Roman"/>
              <w:sz w:val="28"/>
              <w:lang w:val="ru-RU"/>
            </w:rPr>
          </w:rPrChange>
        </w:rPr>
        <w:t>Проанализированы юридически значимые понятия информации</w:t>
      </w:r>
      <w:proofErr w:type="gramStart"/>
      <w:r w:rsidR="00032160" w:rsidRPr="006600DF">
        <w:rPr>
          <w:rFonts w:ascii="Times New Roman" w:hAnsi="Times New Roman"/>
          <w:sz w:val="28"/>
          <w:szCs w:val="28"/>
          <w:lang w:val="ru-RU"/>
          <w:rPrChange w:id="377" w:author="Ирина Коржова" w:date="2026-03-30T12:58:00Z">
            <w:rPr>
              <w:rFonts w:ascii="Times New Roman" w:hAnsi="Times New Roman"/>
              <w:sz w:val="28"/>
              <w:lang w:val="ru-RU"/>
            </w:rPr>
          </w:rPrChange>
        </w:rPr>
        <w:t>.</w:t>
      </w:r>
      <w:proofErr w:type="gramEnd"/>
      <w:r w:rsidRPr="006600DF">
        <w:rPr>
          <w:rFonts w:ascii="Times New Roman" w:hAnsi="Times New Roman"/>
          <w:sz w:val="28"/>
          <w:szCs w:val="28"/>
          <w:lang w:val="ru-RU"/>
          <w:rPrChange w:id="378" w:author="Ирина Коржова" w:date="2026-03-30T12:58:00Z">
            <w:rPr>
              <w:rFonts w:ascii="Times New Roman" w:hAnsi="Times New Roman"/>
              <w:sz w:val="28"/>
              <w:lang w:val="ru-RU"/>
            </w:rPr>
          </w:rPrChange>
        </w:rPr>
        <w:t xml:space="preserve"> разделены на две группы: правовые режимы информации как формы и как содержания. </w:t>
      </w:r>
    </w:p>
    <w:p w14:paraId="18FA241C" w14:textId="680F4112" w:rsidR="00BB60B6" w:rsidRPr="006600DF" w:rsidRDefault="00BB60B6">
      <w:pPr>
        <w:spacing w:after="0" w:line="360" w:lineRule="auto"/>
        <w:ind w:firstLine="709"/>
        <w:jc w:val="both"/>
        <w:rPr>
          <w:rFonts w:ascii="Times New Roman" w:hAnsi="Times New Roman"/>
          <w:sz w:val="28"/>
          <w:szCs w:val="28"/>
          <w:lang w:val="ru-RU"/>
          <w:rPrChange w:id="379"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380" w:author="Ирина Коржова" w:date="2026-03-30T12:58:00Z">
            <w:rPr>
              <w:rFonts w:ascii="Times New Roman" w:hAnsi="Times New Roman"/>
              <w:sz w:val="28"/>
              <w:lang w:val="ru-RU"/>
            </w:rPr>
          </w:rPrChange>
        </w:rPr>
        <w:t xml:space="preserve">Проанализировано легальное определение информации по 149-ФЗ, зафиксированы противоречия в нем. Предложено авторское определение информации и ее классификация для целей включения в Информационный (цифровой) кодекс РФ. Особое внимание уделено цифровым данным как специфическому виду </w:t>
      </w:r>
      <w:commentRangeStart w:id="381"/>
      <w:r w:rsidRPr="006600DF">
        <w:rPr>
          <w:rFonts w:ascii="Times New Roman" w:hAnsi="Times New Roman"/>
          <w:sz w:val="28"/>
          <w:szCs w:val="28"/>
          <w:lang w:val="ru-RU"/>
          <w:rPrChange w:id="382" w:author="Ирина Коржова" w:date="2026-03-30T12:58:00Z">
            <w:rPr>
              <w:rFonts w:ascii="Times New Roman" w:hAnsi="Times New Roman"/>
              <w:sz w:val="28"/>
              <w:lang w:val="ru-RU"/>
            </w:rPr>
          </w:rPrChange>
        </w:rPr>
        <w:t xml:space="preserve">информации. </w:t>
      </w:r>
      <w:commentRangeEnd w:id="381"/>
      <w:r w:rsidRPr="006600DF">
        <w:rPr>
          <w:rStyle w:val="a8"/>
          <w:rFonts w:ascii="Times New Roman" w:hAnsi="Times New Roman"/>
          <w:sz w:val="28"/>
          <w:szCs w:val="28"/>
          <w:rPrChange w:id="383" w:author="Ирина Коржова" w:date="2026-03-30T12:58:00Z">
            <w:rPr>
              <w:rStyle w:val="a8"/>
            </w:rPr>
          </w:rPrChange>
        </w:rPr>
        <w:commentReference w:id="381"/>
      </w:r>
    </w:p>
    <w:p w14:paraId="2884FBBC" w14:textId="77777777" w:rsidR="00032160" w:rsidRPr="006600DF" w:rsidRDefault="00032160">
      <w:pPr>
        <w:spacing w:after="0" w:line="360" w:lineRule="auto"/>
        <w:ind w:firstLine="709"/>
        <w:jc w:val="both"/>
        <w:rPr>
          <w:rFonts w:ascii="Times New Roman" w:hAnsi="Times New Roman"/>
          <w:sz w:val="28"/>
          <w:szCs w:val="28"/>
          <w:lang w:val="ru-RU"/>
          <w:rPrChange w:id="384" w:author="Ирина Коржова" w:date="2026-03-30T12:58:00Z">
            <w:rPr>
              <w:rFonts w:ascii="Times New Roman" w:hAnsi="Times New Roman"/>
              <w:sz w:val="28"/>
              <w:lang w:val="ru-RU"/>
            </w:rPr>
          </w:rPrChange>
        </w:rPr>
      </w:pPr>
    </w:p>
    <w:p w14:paraId="10BA2927" w14:textId="50C96614" w:rsidR="00032160" w:rsidRPr="006600DF" w:rsidRDefault="00032160">
      <w:pPr>
        <w:spacing w:after="0" w:line="360" w:lineRule="auto"/>
        <w:ind w:firstLine="709"/>
        <w:jc w:val="both"/>
        <w:rPr>
          <w:rFonts w:ascii="Times New Roman" w:hAnsi="Times New Roman"/>
          <w:b/>
          <w:sz w:val="28"/>
          <w:szCs w:val="28"/>
          <w:lang w:val="ru-RU"/>
          <w:rPrChange w:id="385" w:author="Ирина Коржова" w:date="2026-03-30T12:58:00Z">
            <w:rPr>
              <w:rFonts w:ascii="Times New Roman" w:hAnsi="Times New Roman"/>
              <w:b/>
              <w:sz w:val="28"/>
              <w:lang w:val="ru-RU"/>
            </w:rPr>
          </w:rPrChange>
        </w:rPr>
      </w:pPr>
      <w:r w:rsidRPr="006600DF">
        <w:rPr>
          <w:rFonts w:ascii="Times New Roman" w:hAnsi="Times New Roman"/>
          <w:b/>
          <w:sz w:val="28"/>
          <w:szCs w:val="28"/>
          <w:lang w:val="ru-RU"/>
          <w:rPrChange w:id="386" w:author="Ирина Коржова" w:date="2026-03-30T12:58:00Z">
            <w:rPr>
              <w:rFonts w:ascii="Times New Roman" w:hAnsi="Times New Roman"/>
              <w:b/>
              <w:sz w:val="28"/>
              <w:lang w:val="ru-RU"/>
            </w:rPr>
          </w:rPrChange>
        </w:rPr>
        <w:t xml:space="preserve">Введение. </w:t>
      </w:r>
    </w:p>
    <w:p w14:paraId="751438F4" w14:textId="1496987B" w:rsidR="00EE7904" w:rsidRPr="006600DF" w:rsidRDefault="002F6C32">
      <w:pPr>
        <w:spacing w:after="0" w:line="360" w:lineRule="auto"/>
        <w:ind w:firstLine="709"/>
        <w:jc w:val="both"/>
        <w:rPr>
          <w:ins w:id="387" w:author="Ирина Коржова" w:date="2026-03-30T12:26:00Z"/>
          <w:rFonts w:ascii="Times New Roman" w:hAnsi="Times New Roman"/>
          <w:sz w:val="28"/>
          <w:szCs w:val="28"/>
          <w:lang w:val="ru-RU"/>
          <w:rPrChange w:id="388" w:author="Ирина Коржова" w:date="2026-03-30T12:58:00Z">
            <w:rPr>
              <w:ins w:id="389" w:author="Ирина Коржова" w:date="2026-03-30T12:26:00Z"/>
              <w:rFonts w:ascii="Times New Roman" w:hAnsi="Times New Roman"/>
              <w:sz w:val="28"/>
              <w:lang w:val="ru-RU"/>
            </w:rPr>
          </w:rPrChange>
        </w:rPr>
      </w:pPr>
      <w:r w:rsidRPr="006600DF">
        <w:rPr>
          <w:rFonts w:ascii="Times New Roman" w:hAnsi="Times New Roman"/>
          <w:sz w:val="28"/>
          <w:szCs w:val="28"/>
          <w:lang w:val="ru-RU"/>
          <w:rPrChange w:id="390" w:author="Ирина Коржова" w:date="2026-03-30T12:58:00Z">
            <w:rPr>
              <w:rFonts w:ascii="Times New Roman" w:hAnsi="Times New Roman"/>
              <w:sz w:val="28"/>
              <w:lang w:val="ru-RU"/>
            </w:rPr>
          </w:rPrChange>
        </w:rPr>
        <w:lastRenderedPageBreak/>
        <w:t>В России легальное определение сформулирова</w:t>
      </w:r>
      <w:commentRangeStart w:id="391"/>
      <w:r w:rsidRPr="006600DF">
        <w:rPr>
          <w:rFonts w:ascii="Times New Roman" w:hAnsi="Times New Roman"/>
          <w:sz w:val="28"/>
          <w:szCs w:val="28"/>
          <w:lang w:val="ru-RU"/>
          <w:rPrChange w:id="392" w:author="Ирина Коржова" w:date="2026-03-30T12:58:00Z">
            <w:rPr>
              <w:rFonts w:ascii="Times New Roman" w:hAnsi="Times New Roman"/>
              <w:sz w:val="28"/>
              <w:lang w:val="ru-RU"/>
            </w:rPr>
          </w:rPrChange>
        </w:rPr>
        <w:t>но</w:t>
      </w:r>
      <w:commentRangeEnd w:id="391"/>
      <w:r w:rsidR="00B25F85" w:rsidRPr="006600DF">
        <w:rPr>
          <w:rStyle w:val="a8"/>
          <w:rFonts w:ascii="Times New Roman" w:hAnsi="Times New Roman"/>
          <w:sz w:val="28"/>
          <w:szCs w:val="28"/>
          <w:rPrChange w:id="393" w:author="Ирина Коржова" w:date="2026-03-30T12:58:00Z">
            <w:rPr>
              <w:rStyle w:val="a8"/>
            </w:rPr>
          </w:rPrChange>
        </w:rPr>
        <w:commentReference w:id="391"/>
      </w:r>
      <w:r w:rsidRPr="006600DF">
        <w:rPr>
          <w:rFonts w:ascii="Times New Roman" w:hAnsi="Times New Roman"/>
          <w:sz w:val="28"/>
          <w:szCs w:val="28"/>
          <w:lang w:val="ru-RU"/>
          <w:rPrChange w:id="394" w:author="Ирина Коржова" w:date="2026-03-30T12:58:00Z">
            <w:rPr>
              <w:rFonts w:ascii="Times New Roman" w:hAnsi="Times New Roman"/>
              <w:sz w:val="28"/>
              <w:lang w:val="ru-RU"/>
            </w:rPr>
          </w:rPrChange>
        </w:rPr>
        <w:t xml:space="preserve"> в 149-ФЗ. Под </w:t>
      </w:r>
      <w:r w:rsidRPr="006600DF">
        <w:rPr>
          <w:rFonts w:ascii="Times New Roman" w:hAnsi="Times New Roman"/>
          <w:b/>
          <w:i/>
          <w:sz w:val="28"/>
          <w:szCs w:val="28"/>
          <w:lang w:val="ru-RU"/>
          <w:rPrChange w:id="395" w:author="Ирина Коржова" w:date="2026-03-30T12:58:00Z">
            <w:rPr>
              <w:rFonts w:ascii="Times New Roman" w:hAnsi="Times New Roman"/>
              <w:sz w:val="28"/>
              <w:lang w:val="ru-RU"/>
            </w:rPr>
          </w:rPrChange>
        </w:rPr>
        <w:t>информацией</w:t>
      </w:r>
      <w:r w:rsidRPr="006600DF">
        <w:rPr>
          <w:rFonts w:ascii="Times New Roman" w:hAnsi="Times New Roman"/>
          <w:sz w:val="28"/>
          <w:szCs w:val="28"/>
          <w:lang w:val="ru-RU"/>
          <w:rPrChange w:id="396" w:author="Ирина Коржова" w:date="2026-03-30T12:58:00Z">
            <w:rPr>
              <w:rFonts w:ascii="Times New Roman" w:hAnsi="Times New Roman"/>
              <w:sz w:val="28"/>
              <w:lang w:val="ru-RU"/>
            </w:rPr>
          </w:rPrChange>
        </w:rPr>
        <w:t xml:space="preserve"> понимается</w:t>
      </w:r>
      <w:ins w:id="397" w:author="Ирина Коржова" w:date="2026-03-30T12:26:00Z">
        <w:r w:rsidR="00EE7904" w:rsidRPr="006600DF">
          <w:rPr>
            <w:rFonts w:ascii="Times New Roman" w:hAnsi="Times New Roman"/>
            <w:sz w:val="28"/>
            <w:szCs w:val="28"/>
            <w:lang w:val="ru-RU"/>
            <w:rPrChange w:id="398" w:author="Ирина Коржова" w:date="2026-03-30T12:58:00Z">
              <w:rPr>
                <w:rFonts w:ascii="Times New Roman" w:hAnsi="Times New Roman"/>
                <w:sz w:val="28"/>
                <w:lang w:val="ru-RU"/>
              </w:rPr>
            </w:rPrChange>
          </w:rPr>
          <w:t xml:space="preserve"> - сведения (сообщения, данные) независимо от формы их представления;</w:t>
        </w:r>
      </w:ins>
      <w:ins w:id="399" w:author="Ирина Коржова" w:date="2026-03-30T12:38:00Z">
        <w:r w:rsidR="00C102DE" w:rsidRPr="006600DF">
          <w:rPr>
            <w:rStyle w:val="a3"/>
            <w:rFonts w:ascii="Times New Roman" w:hAnsi="Times New Roman"/>
            <w:sz w:val="28"/>
            <w:szCs w:val="28"/>
            <w:rPrChange w:id="400" w:author="Ирина Коржова" w:date="2026-03-30T12:58:00Z">
              <w:rPr>
                <w:rStyle w:val="a3"/>
                <w:rFonts w:ascii="Times New Roman" w:hAnsi="Times New Roman"/>
                <w:sz w:val="28"/>
              </w:rPr>
            </w:rPrChange>
          </w:rPr>
          <w:footnoteReference w:id="12"/>
        </w:r>
      </w:ins>
      <w:ins w:id="405" w:author="Ирина Коржова" w:date="2026-03-30T12:26:00Z">
        <w:r w:rsidR="00EE7904" w:rsidRPr="006600DF">
          <w:rPr>
            <w:rFonts w:ascii="Times New Roman" w:hAnsi="Times New Roman"/>
            <w:sz w:val="28"/>
            <w:szCs w:val="28"/>
            <w:lang w:val="ru-RU"/>
            <w:rPrChange w:id="406" w:author="Ирина Коржова" w:date="2026-03-30T12:58:00Z">
              <w:rPr>
                <w:rFonts w:ascii="Times New Roman" w:hAnsi="Times New Roman"/>
                <w:sz w:val="28"/>
                <w:lang w:val="ru-RU"/>
              </w:rPr>
            </w:rPrChange>
          </w:rPr>
          <w:t>"</w:t>
        </w:r>
      </w:ins>
      <w:r w:rsidRPr="006600DF">
        <w:rPr>
          <w:rFonts w:ascii="Times New Roman" w:hAnsi="Times New Roman"/>
          <w:sz w:val="28"/>
          <w:szCs w:val="28"/>
          <w:lang w:val="ru-RU"/>
          <w:rPrChange w:id="407" w:author="Ирина Коржова" w:date="2026-03-30T12:58:00Z">
            <w:rPr>
              <w:rFonts w:ascii="Times New Roman" w:hAnsi="Times New Roman"/>
              <w:sz w:val="28"/>
              <w:lang w:val="ru-RU"/>
            </w:rPr>
          </w:rPrChange>
        </w:rPr>
        <w:t xml:space="preserve">. </w:t>
      </w:r>
    </w:p>
    <w:p w14:paraId="78032C97" w14:textId="77777777" w:rsidR="00EE7904" w:rsidRPr="006600DF" w:rsidRDefault="00EE7904">
      <w:pPr>
        <w:spacing w:after="0" w:line="360" w:lineRule="auto"/>
        <w:ind w:firstLine="709"/>
        <w:jc w:val="both"/>
        <w:rPr>
          <w:ins w:id="408" w:author="Ирина Коржова" w:date="2026-03-30T12:33:00Z"/>
          <w:rFonts w:ascii="Times New Roman" w:hAnsi="Times New Roman"/>
          <w:sz w:val="28"/>
          <w:szCs w:val="28"/>
          <w:lang w:val="ru-RU"/>
          <w:rPrChange w:id="409" w:author="Ирина Коржова" w:date="2026-03-30T12:58:00Z">
            <w:rPr>
              <w:ins w:id="410" w:author="Ирина Коржова" w:date="2026-03-30T12:33:00Z"/>
              <w:rFonts w:ascii="Times New Roman" w:hAnsi="Times New Roman"/>
              <w:sz w:val="28"/>
              <w:lang w:val="ru-RU"/>
            </w:rPr>
          </w:rPrChange>
        </w:rPr>
      </w:pPr>
    </w:p>
    <w:p w14:paraId="0EDAF82F" w14:textId="7A09FF0D" w:rsidR="00F626DC" w:rsidRPr="006600DF" w:rsidRDefault="00F626DC">
      <w:pPr>
        <w:spacing w:after="0" w:line="360" w:lineRule="auto"/>
        <w:ind w:firstLine="709"/>
        <w:jc w:val="both"/>
        <w:rPr>
          <w:ins w:id="411" w:author="Ирина Коржова" w:date="2026-03-30T12:33:00Z"/>
          <w:rFonts w:ascii="Times New Roman" w:hAnsi="Times New Roman"/>
          <w:sz w:val="28"/>
          <w:szCs w:val="28"/>
          <w:lang w:val="ru-RU"/>
          <w:rPrChange w:id="412" w:author="Ирина Коржова" w:date="2026-03-30T12:58:00Z">
            <w:rPr>
              <w:ins w:id="413" w:author="Ирина Коржова" w:date="2026-03-30T12:33:00Z"/>
              <w:rFonts w:ascii="Times New Roman" w:hAnsi="Times New Roman"/>
              <w:sz w:val="28"/>
              <w:lang w:val="ru-RU"/>
            </w:rPr>
          </w:rPrChange>
        </w:rPr>
      </w:pPr>
      <w:ins w:id="414" w:author="Ирина Коржова" w:date="2026-03-30T12:33:00Z">
        <w:r w:rsidRPr="006600DF">
          <w:rPr>
            <w:rFonts w:ascii="Times New Roman" w:hAnsi="Times New Roman"/>
            <w:sz w:val="28"/>
            <w:szCs w:val="28"/>
            <w:lang w:val="ru-RU"/>
            <w:rPrChange w:id="415" w:author="Ирина Коржова" w:date="2026-03-30T12:58:00Z">
              <w:rPr>
                <w:rFonts w:ascii="Times New Roman" w:hAnsi="Times New Roman"/>
                <w:sz w:val="28"/>
                <w:lang w:val="ru-RU"/>
              </w:rPr>
            </w:rPrChange>
          </w:rPr>
          <w:t>"...информация (</w:t>
        </w:r>
        <w:proofErr w:type="spellStart"/>
        <w:r w:rsidRPr="006600DF">
          <w:rPr>
            <w:rFonts w:ascii="Times New Roman" w:hAnsi="Times New Roman"/>
            <w:sz w:val="28"/>
            <w:szCs w:val="28"/>
            <w:lang w:val="ru-RU"/>
            <w:rPrChange w:id="416" w:author="Ирина Коржова" w:date="2026-03-30T12:58:00Z">
              <w:rPr>
                <w:rFonts w:ascii="Times New Roman" w:hAnsi="Times New Roman"/>
                <w:sz w:val="28"/>
                <w:lang w:val="ru-RU"/>
              </w:rPr>
            </w:rPrChange>
          </w:rPr>
          <w:t>information</w:t>
        </w:r>
        <w:proofErr w:type="spellEnd"/>
        <w:r w:rsidRPr="006600DF">
          <w:rPr>
            <w:rFonts w:ascii="Times New Roman" w:hAnsi="Times New Roman"/>
            <w:sz w:val="28"/>
            <w:szCs w:val="28"/>
            <w:lang w:val="ru-RU"/>
            <w:rPrChange w:id="417" w:author="Ирина Коржова" w:date="2026-03-30T12:58:00Z">
              <w:rPr>
                <w:rFonts w:ascii="Times New Roman" w:hAnsi="Times New Roman"/>
                <w:sz w:val="28"/>
                <w:lang w:val="ru-RU"/>
              </w:rPr>
            </w:rPrChange>
          </w:rPr>
          <w:t>): Сообщение, используемое в процессе коммуникации для описания факта или понятия в целях повышения знаний..."</w:t>
        </w:r>
        <w:r w:rsidRPr="006600DF">
          <w:rPr>
            <w:rStyle w:val="a3"/>
            <w:rFonts w:ascii="Times New Roman" w:hAnsi="Times New Roman"/>
            <w:sz w:val="28"/>
            <w:szCs w:val="28"/>
            <w:rPrChange w:id="418" w:author="Ирина Коржова" w:date="2026-03-30T12:58:00Z">
              <w:rPr>
                <w:rStyle w:val="a3"/>
                <w:rFonts w:ascii="Times New Roman" w:hAnsi="Times New Roman"/>
                <w:sz w:val="28"/>
              </w:rPr>
            </w:rPrChange>
          </w:rPr>
          <w:footnoteReference w:id="13"/>
        </w:r>
      </w:ins>
    </w:p>
    <w:p w14:paraId="016FD881" w14:textId="77777777" w:rsidR="00F626DC" w:rsidRPr="006600DF" w:rsidRDefault="00F626DC">
      <w:pPr>
        <w:spacing w:after="0" w:line="360" w:lineRule="auto"/>
        <w:ind w:firstLine="709"/>
        <w:jc w:val="both"/>
        <w:rPr>
          <w:ins w:id="422" w:author="Ирина Коржова" w:date="2026-03-30T12:33:00Z"/>
          <w:rFonts w:ascii="Times New Roman" w:hAnsi="Times New Roman"/>
          <w:sz w:val="28"/>
          <w:szCs w:val="28"/>
          <w:lang w:val="ru-RU"/>
          <w:rPrChange w:id="423" w:author="Ирина Коржова" w:date="2026-03-30T12:58:00Z">
            <w:rPr>
              <w:ins w:id="424" w:author="Ирина Коржова" w:date="2026-03-30T12:33:00Z"/>
              <w:rFonts w:ascii="Times New Roman" w:hAnsi="Times New Roman"/>
              <w:sz w:val="28"/>
              <w:lang w:val="ru-RU"/>
            </w:rPr>
          </w:rPrChange>
        </w:rPr>
      </w:pPr>
    </w:p>
    <w:p w14:paraId="2CD2A560" w14:textId="77777777" w:rsidR="00EE7904" w:rsidRPr="006600DF" w:rsidRDefault="00EE7904">
      <w:pPr>
        <w:spacing w:after="0" w:line="360" w:lineRule="auto"/>
        <w:ind w:firstLine="709"/>
        <w:jc w:val="both"/>
        <w:rPr>
          <w:ins w:id="425" w:author="Ирина Коржова" w:date="2026-03-30T12:26:00Z"/>
          <w:rFonts w:ascii="Times New Roman" w:hAnsi="Times New Roman"/>
          <w:sz w:val="28"/>
          <w:szCs w:val="28"/>
          <w:lang w:val="ru-RU"/>
          <w:rPrChange w:id="426" w:author="Ирина Коржова" w:date="2026-03-30T12:58:00Z">
            <w:rPr>
              <w:ins w:id="427" w:author="Ирина Коржова" w:date="2026-03-30T12:26:00Z"/>
              <w:rFonts w:ascii="Times New Roman" w:hAnsi="Times New Roman"/>
              <w:sz w:val="28"/>
              <w:lang w:val="ru-RU"/>
            </w:rPr>
          </w:rPrChange>
        </w:rPr>
      </w:pPr>
    </w:p>
    <w:p w14:paraId="6D2D934E" w14:textId="74FACDAB" w:rsidR="00EE7904" w:rsidRPr="006600DF" w:rsidRDefault="002F6C32">
      <w:pPr>
        <w:pStyle w:val="af"/>
        <w:numPr>
          <w:ilvl w:val="0"/>
          <w:numId w:val="7"/>
        </w:numPr>
        <w:spacing w:after="0" w:line="360" w:lineRule="auto"/>
        <w:jc w:val="both"/>
        <w:rPr>
          <w:ins w:id="428" w:author="Ирина Коржова" w:date="2026-03-30T12:27:00Z"/>
          <w:rFonts w:ascii="Times New Roman" w:hAnsi="Times New Roman"/>
          <w:sz w:val="28"/>
          <w:szCs w:val="28"/>
          <w:lang w:val="ru-RU"/>
          <w:rPrChange w:id="429" w:author="Ирина Коржова" w:date="2026-03-30T12:58:00Z">
            <w:rPr>
              <w:ins w:id="430" w:author="Ирина Коржова" w:date="2026-03-30T12:27:00Z"/>
              <w:lang w:val="ru-RU"/>
            </w:rPr>
          </w:rPrChange>
        </w:rPr>
        <w:pPrChange w:id="431" w:author="Ирина Коржова" w:date="2026-03-30T12:58:00Z">
          <w:pPr>
            <w:spacing w:after="0" w:line="360" w:lineRule="auto"/>
            <w:ind w:firstLine="709"/>
            <w:jc w:val="both"/>
          </w:pPr>
        </w:pPrChange>
      </w:pPr>
      <w:del w:id="432" w:author="Ирина Коржова" w:date="2026-03-30T12:27:00Z">
        <w:r w:rsidRPr="006600DF" w:rsidDel="00EE7904">
          <w:rPr>
            <w:rFonts w:ascii="Times New Roman" w:hAnsi="Times New Roman"/>
            <w:b/>
            <w:sz w:val="28"/>
            <w:szCs w:val="28"/>
            <w:lang w:val="ru-RU"/>
            <w:rPrChange w:id="433" w:author="Ирина Коржова" w:date="2026-03-30T12:58:00Z">
              <w:rPr>
                <w:lang w:val="ru-RU"/>
              </w:rPr>
            </w:rPrChange>
          </w:rPr>
          <w:delText>В определении сделан акцент на форму предоставления информации. Таким образом, п</w:delText>
        </w:r>
      </w:del>
      <w:ins w:id="434" w:author="Ирина Коржова" w:date="2026-03-30T12:27:00Z">
        <w:r w:rsidR="00EE7904" w:rsidRPr="006600DF">
          <w:rPr>
            <w:rFonts w:ascii="Times New Roman" w:hAnsi="Times New Roman"/>
            <w:b/>
            <w:sz w:val="28"/>
            <w:szCs w:val="28"/>
            <w:lang w:val="ru-RU"/>
            <w:rPrChange w:id="435" w:author="Ирина Коржова" w:date="2026-03-30T12:58:00Z">
              <w:rPr>
                <w:lang w:val="ru-RU"/>
              </w:rPr>
            </w:rPrChange>
          </w:rPr>
          <w:t>П</w:t>
        </w:r>
      </w:ins>
      <w:r w:rsidRPr="006600DF">
        <w:rPr>
          <w:rFonts w:ascii="Times New Roman" w:hAnsi="Times New Roman"/>
          <w:b/>
          <w:sz w:val="28"/>
          <w:szCs w:val="28"/>
          <w:lang w:val="ru-RU"/>
          <w:rPrChange w:id="436" w:author="Ирина Коржова" w:date="2026-03-30T12:58:00Z">
            <w:rPr>
              <w:lang w:val="ru-RU"/>
            </w:rPr>
          </w:rPrChange>
        </w:rPr>
        <w:t>о форме предоставления</w:t>
      </w:r>
      <w:ins w:id="437" w:author="Ирина Коржова" w:date="2026-03-30T12:27:00Z">
        <w:r w:rsidR="00EE7904" w:rsidRPr="006600DF">
          <w:rPr>
            <w:rFonts w:ascii="Times New Roman" w:hAnsi="Times New Roman"/>
            <w:b/>
            <w:sz w:val="28"/>
            <w:szCs w:val="28"/>
            <w:lang w:val="ru-RU"/>
            <w:rPrChange w:id="438" w:author="Ирина Коржова" w:date="2026-03-30T12:58:00Z">
              <w:rPr>
                <w:lang w:val="ru-RU"/>
              </w:rPr>
            </w:rPrChange>
          </w:rPr>
          <w:t xml:space="preserve"> и типу материального носителя</w:t>
        </w:r>
        <w:r w:rsidR="00EE7904" w:rsidRPr="006600DF">
          <w:rPr>
            <w:rFonts w:ascii="Times New Roman" w:hAnsi="Times New Roman"/>
            <w:sz w:val="28"/>
            <w:szCs w:val="28"/>
            <w:lang w:val="ru-RU"/>
            <w:rPrChange w:id="439" w:author="Ирина Коржова" w:date="2026-03-30T12:58:00Z">
              <w:rPr>
                <w:lang w:val="ru-RU"/>
              </w:rPr>
            </w:rPrChange>
          </w:rPr>
          <w:t xml:space="preserve">: </w:t>
        </w:r>
      </w:ins>
    </w:p>
    <w:p w14:paraId="660199B8" w14:textId="77777777" w:rsidR="00EE7904" w:rsidRPr="006600DF" w:rsidRDefault="002F6C32">
      <w:pPr>
        <w:spacing w:after="0" w:line="360" w:lineRule="auto"/>
        <w:ind w:firstLine="709"/>
        <w:jc w:val="both"/>
        <w:rPr>
          <w:ins w:id="440" w:author="Ирина Коржова" w:date="2026-03-30T12:27:00Z"/>
          <w:rFonts w:ascii="Times New Roman" w:hAnsi="Times New Roman"/>
          <w:sz w:val="28"/>
          <w:szCs w:val="28"/>
          <w:lang w:val="ru-RU"/>
          <w:rPrChange w:id="441" w:author="Ирина Коржова" w:date="2026-03-30T12:58:00Z">
            <w:rPr>
              <w:ins w:id="442" w:author="Ирина Коржова" w:date="2026-03-30T12:27:00Z"/>
              <w:rFonts w:ascii="Times New Roman" w:hAnsi="Times New Roman"/>
              <w:sz w:val="28"/>
              <w:lang w:val="ru-RU"/>
            </w:rPr>
          </w:rPrChange>
        </w:rPr>
      </w:pPr>
      <w:del w:id="443" w:author="Ирина Коржова" w:date="2026-03-30T12:27:00Z">
        <w:r w:rsidRPr="006600DF" w:rsidDel="00EE7904">
          <w:rPr>
            <w:rFonts w:ascii="Times New Roman" w:hAnsi="Times New Roman"/>
            <w:sz w:val="28"/>
            <w:szCs w:val="28"/>
            <w:lang w:val="ru-RU"/>
            <w:rPrChange w:id="444" w:author="Ирина Коржова" w:date="2026-03-30T12:58:00Z">
              <w:rPr>
                <w:rFonts w:ascii="Times New Roman" w:hAnsi="Times New Roman"/>
                <w:sz w:val="28"/>
                <w:lang w:val="ru-RU"/>
              </w:rPr>
            </w:rPrChange>
          </w:rPr>
          <w:delText xml:space="preserve"> информация может быть</w:delText>
        </w:r>
      </w:del>
      <w:ins w:id="445" w:author="Ирина Коржова" w:date="2026-03-30T12:27:00Z">
        <w:r w:rsidR="00EE7904" w:rsidRPr="006600DF">
          <w:rPr>
            <w:rFonts w:ascii="Times New Roman" w:hAnsi="Times New Roman"/>
            <w:sz w:val="28"/>
            <w:szCs w:val="28"/>
            <w:lang w:val="ru-RU"/>
            <w:rPrChange w:id="446" w:author="Ирина Коржова" w:date="2026-03-30T12:58:00Z">
              <w:rPr>
                <w:rFonts w:ascii="Times New Roman" w:hAnsi="Times New Roman"/>
                <w:sz w:val="28"/>
                <w:lang w:val="ru-RU"/>
              </w:rPr>
            </w:rPrChange>
          </w:rPr>
          <w:t>-</w:t>
        </w:r>
      </w:ins>
      <w:r w:rsidRPr="006600DF">
        <w:rPr>
          <w:rFonts w:ascii="Times New Roman" w:hAnsi="Times New Roman"/>
          <w:sz w:val="28"/>
          <w:szCs w:val="28"/>
          <w:lang w:val="ru-RU"/>
          <w:rPrChange w:id="447" w:author="Ирина Коржова" w:date="2026-03-30T12:58:00Z">
            <w:rPr>
              <w:rFonts w:ascii="Times New Roman" w:hAnsi="Times New Roman"/>
              <w:sz w:val="28"/>
              <w:lang w:val="ru-RU"/>
            </w:rPr>
          </w:rPrChange>
        </w:rPr>
        <w:t xml:space="preserve"> аналоговая</w:t>
      </w:r>
      <w:commentRangeStart w:id="448"/>
      <w:r w:rsidRPr="006600DF">
        <w:rPr>
          <w:rFonts w:ascii="Times New Roman" w:hAnsi="Times New Roman"/>
          <w:sz w:val="28"/>
          <w:szCs w:val="28"/>
          <w:lang w:val="ru-RU"/>
          <w:rPrChange w:id="449" w:author="Ирина Коржова" w:date="2026-03-30T12:58:00Z">
            <w:rPr>
              <w:rFonts w:ascii="Times New Roman" w:hAnsi="Times New Roman"/>
              <w:sz w:val="28"/>
              <w:lang w:val="ru-RU"/>
            </w:rPr>
          </w:rPrChange>
        </w:rPr>
        <w:t>,</w:t>
      </w:r>
    </w:p>
    <w:p w14:paraId="797D7067" w14:textId="77777777" w:rsidR="00EE7904" w:rsidRPr="006600DF" w:rsidRDefault="00EE7904">
      <w:pPr>
        <w:spacing w:after="0" w:line="360" w:lineRule="auto"/>
        <w:ind w:firstLine="709"/>
        <w:jc w:val="both"/>
        <w:rPr>
          <w:ins w:id="450" w:author="Ирина Коржова" w:date="2026-03-30T12:27:00Z"/>
          <w:rFonts w:ascii="Times New Roman" w:hAnsi="Times New Roman"/>
          <w:sz w:val="28"/>
          <w:szCs w:val="28"/>
          <w:lang w:val="ru-RU"/>
          <w:rPrChange w:id="451" w:author="Ирина Коржова" w:date="2026-03-30T12:58:00Z">
            <w:rPr>
              <w:ins w:id="452" w:author="Ирина Коржова" w:date="2026-03-30T12:27:00Z"/>
              <w:rFonts w:ascii="Times New Roman" w:hAnsi="Times New Roman"/>
              <w:sz w:val="28"/>
              <w:lang w:val="ru-RU"/>
            </w:rPr>
          </w:rPrChange>
        </w:rPr>
      </w:pPr>
      <w:ins w:id="453" w:author="Ирина Коржова" w:date="2026-03-30T12:27:00Z">
        <w:r w:rsidRPr="006600DF">
          <w:rPr>
            <w:rFonts w:ascii="Times New Roman" w:hAnsi="Times New Roman"/>
            <w:sz w:val="28"/>
            <w:szCs w:val="28"/>
            <w:lang w:val="ru-RU"/>
            <w:rPrChange w:id="454" w:author="Ирина Коржова" w:date="2026-03-30T12:58:00Z">
              <w:rPr>
                <w:rFonts w:ascii="Times New Roman" w:hAnsi="Times New Roman"/>
                <w:sz w:val="28"/>
                <w:lang w:val="ru-RU"/>
              </w:rPr>
            </w:rPrChange>
          </w:rPr>
          <w:t>-</w:t>
        </w:r>
      </w:ins>
      <w:r w:rsidR="002F6C32" w:rsidRPr="006600DF">
        <w:rPr>
          <w:rFonts w:ascii="Times New Roman" w:hAnsi="Times New Roman"/>
          <w:sz w:val="28"/>
          <w:szCs w:val="28"/>
          <w:lang w:val="ru-RU"/>
          <w:rPrChange w:id="455" w:author="Ирина Коржова" w:date="2026-03-30T12:58:00Z">
            <w:rPr>
              <w:rFonts w:ascii="Times New Roman" w:hAnsi="Times New Roman"/>
              <w:sz w:val="28"/>
              <w:lang w:val="ru-RU"/>
            </w:rPr>
          </w:rPrChange>
        </w:rPr>
        <w:t xml:space="preserve"> цифровая</w:t>
      </w:r>
      <w:commentRangeEnd w:id="448"/>
      <w:r w:rsidR="00B25F85" w:rsidRPr="006600DF">
        <w:rPr>
          <w:rStyle w:val="a8"/>
          <w:rFonts w:ascii="Times New Roman" w:hAnsi="Times New Roman"/>
          <w:sz w:val="28"/>
          <w:szCs w:val="28"/>
          <w:rPrChange w:id="456" w:author="Ирина Коржова" w:date="2026-03-30T12:58:00Z">
            <w:rPr>
              <w:rStyle w:val="a8"/>
            </w:rPr>
          </w:rPrChange>
        </w:rPr>
        <w:commentReference w:id="448"/>
      </w:r>
      <w:r w:rsidR="002F6C32" w:rsidRPr="006600DF">
        <w:rPr>
          <w:rFonts w:ascii="Times New Roman" w:hAnsi="Times New Roman"/>
          <w:sz w:val="28"/>
          <w:szCs w:val="28"/>
          <w:lang w:val="ru-RU"/>
          <w:rPrChange w:id="457" w:author="Ирина Коржова" w:date="2026-03-30T12:58:00Z">
            <w:rPr>
              <w:rFonts w:ascii="Times New Roman" w:hAnsi="Times New Roman"/>
              <w:sz w:val="28"/>
              <w:lang w:val="ru-RU"/>
            </w:rPr>
          </w:rPrChange>
        </w:rPr>
        <w:t xml:space="preserve">, </w:t>
      </w:r>
    </w:p>
    <w:p w14:paraId="14B8A8EB" w14:textId="3A53FD34" w:rsidR="002F6C32" w:rsidRPr="006600DF" w:rsidRDefault="00EE7904">
      <w:pPr>
        <w:spacing w:after="0" w:line="360" w:lineRule="auto"/>
        <w:ind w:firstLine="709"/>
        <w:jc w:val="both"/>
        <w:rPr>
          <w:ins w:id="458" w:author="Ирина Коржова" w:date="2026-03-30T12:27:00Z"/>
          <w:rFonts w:ascii="Times New Roman" w:hAnsi="Times New Roman"/>
          <w:sz w:val="28"/>
          <w:szCs w:val="28"/>
          <w:lang w:val="ru-RU"/>
          <w:rPrChange w:id="459" w:author="Ирина Коржова" w:date="2026-03-30T12:58:00Z">
            <w:rPr>
              <w:ins w:id="460" w:author="Ирина Коржова" w:date="2026-03-30T12:27:00Z"/>
              <w:rFonts w:ascii="Times New Roman" w:hAnsi="Times New Roman"/>
              <w:sz w:val="28"/>
              <w:lang w:val="ru-RU"/>
            </w:rPr>
          </w:rPrChange>
        </w:rPr>
      </w:pPr>
      <w:ins w:id="461" w:author="Ирина Коржова" w:date="2026-03-30T12:27:00Z">
        <w:r w:rsidRPr="006600DF">
          <w:rPr>
            <w:rFonts w:ascii="Times New Roman" w:hAnsi="Times New Roman"/>
            <w:sz w:val="28"/>
            <w:szCs w:val="28"/>
            <w:lang w:val="ru-RU"/>
            <w:rPrChange w:id="462" w:author="Ирина Коржова" w:date="2026-03-30T12:58:00Z">
              <w:rPr>
                <w:rFonts w:ascii="Times New Roman" w:hAnsi="Times New Roman"/>
                <w:sz w:val="28"/>
                <w:lang w:val="ru-RU"/>
              </w:rPr>
            </w:rPrChange>
          </w:rPr>
          <w:t xml:space="preserve">- </w:t>
        </w:r>
      </w:ins>
      <w:r w:rsidR="002F6C32" w:rsidRPr="006600DF">
        <w:rPr>
          <w:rFonts w:ascii="Times New Roman" w:hAnsi="Times New Roman"/>
          <w:sz w:val="28"/>
          <w:szCs w:val="28"/>
          <w:lang w:val="ru-RU"/>
          <w:rPrChange w:id="463" w:author="Ирина Коржова" w:date="2026-03-30T12:58:00Z">
            <w:rPr>
              <w:rFonts w:ascii="Times New Roman" w:hAnsi="Times New Roman"/>
              <w:sz w:val="28"/>
              <w:lang w:val="ru-RU"/>
            </w:rPr>
          </w:rPrChange>
        </w:rPr>
        <w:t>квант</w:t>
      </w:r>
      <w:commentRangeStart w:id="464"/>
      <w:r w:rsidR="002F6C32" w:rsidRPr="006600DF">
        <w:rPr>
          <w:rFonts w:ascii="Times New Roman" w:hAnsi="Times New Roman"/>
          <w:sz w:val="28"/>
          <w:szCs w:val="28"/>
          <w:lang w:val="ru-RU"/>
          <w:rPrChange w:id="465" w:author="Ирина Коржова" w:date="2026-03-30T12:58:00Z">
            <w:rPr>
              <w:rFonts w:ascii="Times New Roman" w:hAnsi="Times New Roman"/>
              <w:sz w:val="28"/>
              <w:lang w:val="ru-RU"/>
            </w:rPr>
          </w:rPrChange>
        </w:rPr>
        <w:t>овая</w:t>
      </w:r>
      <w:commentRangeEnd w:id="464"/>
      <w:r w:rsidR="002F6C32" w:rsidRPr="006600DF">
        <w:rPr>
          <w:rStyle w:val="a8"/>
          <w:rFonts w:ascii="Times New Roman" w:hAnsi="Times New Roman"/>
          <w:sz w:val="28"/>
          <w:szCs w:val="28"/>
          <w:rPrChange w:id="466" w:author="Ирина Коржова" w:date="2026-03-30T12:58:00Z">
            <w:rPr>
              <w:rStyle w:val="a8"/>
            </w:rPr>
          </w:rPrChange>
        </w:rPr>
        <w:commentReference w:id="464"/>
      </w:r>
      <w:r w:rsidR="002F6C32" w:rsidRPr="006600DF">
        <w:rPr>
          <w:rFonts w:ascii="Times New Roman" w:hAnsi="Times New Roman"/>
          <w:sz w:val="28"/>
          <w:szCs w:val="28"/>
          <w:lang w:val="ru-RU"/>
          <w:rPrChange w:id="467" w:author="Ирина Коржова" w:date="2026-03-30T12:58:00Z">
            <w:rPr>
              <w:rFonts w:ascii="Times New Roman" w:hAnsi="Times New Roman"/>
              <w:sz w:val="28"/>
              <w:lang w:val="ru-RU"/>
            </w:rPr>
          </w:rPrChange>
        </w:rPr>
        <w:t xml:space="preserve">. </w:t>
      </w:r>
    </w:p>
    <w:p w14:paraId="01DDAB52" w14:textId="77777777" w:rsidR="0018012A" w:rsidRPr="006600DF" w:rsidRDefault="0018012A">
      <w:pPr>
        <w:spacing w:after="0" w:line="360" w:lineRule="auto"/>
        <w:ind w:firstLine="709"/>
        <w:jc w:val="both"/>
        <w:rPr>
          <w:rFonts w:ascii="Times New Roman" w:hAnsi="Times New Roman"/>
          <w:sz w:val="28"/>
          <w:szCs w:val="28"/>
          <w:lang w:val="ru-RU"/>
          <w:rPrChange w:id="468" w:author="Ирина Коржова" w:date="2026-03-30T12:58:00Z">
            <w:rPr>
              <w:rFonts w:ascii="Times New Roman" w:hAnsi="Times New Roman"/>
              <w:sz w:val="28"/>
              <w:lang w:val="ru-RU"/>
            </w:rPr>
          </w:rPrChange>
        </w:rPr>
      </w:pPr>
    </w:p>
    <w:p w14:paraId="7B6FA08D" w14:textId="79D024D4" w:rsidR="002F6C32" w:rsidRPr="006600DF" w:rsidRDefault="0018012A">
      <w:pPr>
        <w:spacing w:after="0" w:line="360" w:lineRule="auto"/>
        <w:ind w:firstLine="709"/>
        <w:jc w:val="both"/>
        <w:rPr>
          <w:rFonts w:ascii="Times New Roman" w:hAnsi="Times New Roman"/>
          <w:sz w:val="28"/>
          <w:szCs w:val="28"/>
          <w:lang w:val="ru-RU"/>
          <w:rPrChange w:id="469" w:author="Ирина Коржова" w:date="2026-03-30T12:58:00Z">
            <w:rPr>
              <w:rFonts w:ascii="Times New Roman" w:hAnsi="Times New Roman"/>
              <w:sz w:val="28"/>
              <w:lang w:val="ru-RU"/>
            </w:rPr>
          </w:rPrChange>
        </w:rPr>
      </w:pPr>
      <w:ins w:id="470" w:author="Ирина Коржова" w:date="2026-03-30T12:42:00Z">
        <w:r w:rsidRPr="006600DF">
          <w:rPr>
            <w:rFonts w:ascii="Times New Roman" w:hAnsi="Times New Roman"/>
            <w:b/>
            <w:bCs/>
            <w:color w:val="auto"/>
            <w:sz w:val="28"/>
            <w:szCs w:val="28"/>
            <w:lang w:val="ru-RU"/>
          </w:rPr>
          <w:t xml:space="preserve"># </w:t>
        </w:r>
      </w:ins>
      <w:r w:rsidR="002F6C32" w:rsidRPr="006600DF">
        <w:rPr>
          <w:rFonts w:ascii="Times New Roman" w:hAnsi="Times New Roman"/>
          <w:sz w:val="28"/>
          <w:szCs w:val="28"/>
          <w:lang w:val="ru-RU"/>
          <w:rPrChange w:id="471" w:author="Ирина Коржова" w:date="2026-03-30T12:58:00Z">
            <w:rPr>
              <w:rFonts w:ascii="Times New Roman" w:hAnsi="Times New Roman"/>
              <w:sz w:val="28"/>
              <w:lang w:val="ru-RU"/>
            </w:rPr>
          </w:rPrChange>
        </w:rPr>
        <w:t xml:space="preserve">Имеет ли для человека (пользователя) значение формы предоставления? </w:t>
      </w:r>
    </w:p>
    <w:p w14:paraId="3B925FE5" w14:textId="29CE74AD" w:rsidR="002F6C32" w:rsidRPr="006600DF" w:rsidRDefault="002F6C32">
      <w:pPr>
        <w:spacing w:after="0" w:line="360" w:lineRule="auto"/>
        <w:ind w:firstLine="709"/>
        <w:jc w:val="both"/>
        <w:rPr>
          <w:ins w:id="472" w:author="Ирина Коржова" w:date="2026-03-30T12:39:00Z"/>
          <w:rFonts w:ascii="Times New Roman" w:hAnsi="Times New Roman"/>
          <w:sz w:val="28"/>
          <w:szCs w:val="28"/>
          <w:lang w:val="ru-RU"/>
          <w:rPrChange w:id="473" w:author="Ирина Коржова" w:date="2026-03-30T12:58:00Z">
            <w:rPr>
              <w:ins w:id="474" w:author="Ирина Коржова" w:date="2026-03-30T12:39:00Z"/>
              <w:rFonts w:ascii="Times New Roman" w:hAnsi="Times New Roman"/>
              <w:sz w:val="28"/>
              <w:lang w:val="ru-RU"/>
            </w:rPr>
          </w:rPrChange>
        </w:rPr>
      </w:pPr>
      <w:r w:rsidRPr="006600DF">
        <w:rPr>
          <w:rFonts w:ascii="Times New Roman" w:hAnsi="Times New Roman"/>
          <w:sz w:val="28"/>
          <w:szCs w:val="28"/>
          <w:lang w:val="ru-RU"/>
          <w:rPrChange w:id="475" w:author="Ирина Коржова" w:date="2026-03-30T12:58:00Z">
            <w:rPr>
              <w:rFonts w:ascii="Times New Roman" w:hAnsi="Times New Roman"/>
              <w:sz w:val="28"/>
              <w:lang w:val="ru-RU"/>
            </w:rPr>
          </w:rPrChange>
        </w:rPr>
        <w:t xml:space="preserve">Какую информацию </w:t>
      </w:r>
      <w:ins w:id="476" w:author="Ирина Коржова" w:date="2026-03-30T12:42:00Z">
        <w:r w:rsidR="0018012A" w:rsidRPr="006600DF">
          <w:rPr>
            <w:rFonts w:ascii="Times New Roman" w:hAnsi="Times New Roman"/>
            <w:sz w:val="28"/>
            <w:szCs w:val="28"/>
            <w:lang w:val="ru-RU"/>
            <w:rPrChange w:id="477" w:author="Ирина Коржова" w:date="2026-03-30T12:58:00Z">
              <w:rPr>
                <w:rFonts w:ascii="Times New Roman" w:hAnsi="Times New Roman"/>
                <w:sz w:val="28"/>
                <w:lang w:val="ru-RU"/>
              </w:rPr>
            </w:rPrChange>
          </w:rPr>
          <w:t xml:space="preserve">и как </w:t>
        </w:r>
      </w:ins>
      <w:r w:rsidRPr="006600DF">
        <w:rPr>
          <w:rFonts w:ascii="Times New Roman" w:hAnsi="Times New Roman"/>
          <w:sz w:val="28"/>
          <w:szCs w:val="28"/>
          <w:lang w:val="ru-RU"/>
          <w:rPrChange w:id="478" w:author="Ирина Коржова" w:date="2026-03-30T12:58:00Z">
            <w:rPr>
              <w:rFonts w:ascii="Times New Roman" w:hAnsi="Times New Roman"/>
              <w:sz w:val="28"/>
              <w:lang w:val="ru-RU"/>
            </w:rPr>
          </w:rPrChange>
        </w:rPr>
        <w:t>он воспринимает</w:t>
      </w:r>
      <w:ins w:id="479" w:author="Ирина Коржова" w:date="2026-03-30T12:42:00Z">
        <w:r w:rsidR="0018012A" w:rsidRPr="006600DF">
          <w:rPr>
            <w:rFonts w:ascii="Times New Roman" w:hAnsi="Times New Roman"/>
            <w:sz w:val="28"/>
            <w:szCs w:val="28"/>
            <w:lang w:val="ru-RU"/>
            <w:rPrChange w:id="480" w:author="Ирина Коржова" w:date="2026-03-30T12:58:00Z">
              <w:rPr>
                <w:rFonts w:ascii="Times New Roman" w:hAnsi="Times New Roman"/>
                <w:sz w:val="28"/>
                <w:lang w:val="ru-RU"/>
              </w:rPr>
            </w:rPrChange>
          </w:rPr>
          <w:t>?</w:t>
        </w:r>
      </w:ins>
      <w:del w:id="481" w:author="Ирина Коржова" w:date="2026-03-30T12:42:00Z">
        <w:r w:rsidRPr="006600DF" w:rsidDel="0018012A">
          <w:rPr>
            <w:rFonts w:ascii="Times New Roman" w:hAnsi="Times New Roman"/>
            <w:sz w:val="28"/>
            <w:szCs w:val="28"/>
            <w:lang w:val="ru-RU"/>
            <w:rPrChange w:id="482" w:author="Ирина Коржова" w:date="2026-03-30T12:58:00Z">
              <w:rPr>
                <w:rFonts w:ascii="Times New Roman" w:hAnsi="Times New Roman"/>
                <w:sz w:val="28"/>
                <w:lang w:val="ru-RU"/>
              </w:rPr>
            </w:rPrChange>
          </w:rPr>
          <w:delText xml:space="preserve">. Воспринимает в основном аналоговую информацию, цифровая предназначена для обработки ЭВМ, квантовая для работы с ней в квантовых системах с использованием наблюдателя. </w:delText>
        </w:r>
      </w:del>
    </w:p>
    <w:p w14:paraId="56217CFA" w14:textId="77777777" w:rsidR="00C102DE" w:rsidRPr="006600DF" w:rsidRDefault="00C102DE">
      <w:pPr>
        <w:spacing w:after="0" w:line="360" w:lineRule="auto"/>
        <w:ind w:firstLine="709"/>
        <w:jc w:val="both"/>
        <w:rPr>
          <w:ins w:id="483" w:author="Ирина Коржова" w:date="2026-03-30T12:42:00Z"/>
          <w:rFonts w:ascii="Times New Roman" w:hAnsi="Times New Roman"/>
          <w:sz w:val="28"/>
          <w:szCs w:val="28"/>
          <w:lang w:val="ru-RU"/>
          <w:rPrChange w:id="484" w:author="Ирина Коржова" w:date="2026-03-30T12:58:00Z">
            <w:rPr>
              <w:ins w:id="485" w:author="Ирина Коржова" w:date="2026-03-30T12:42:00Z"/>
              <w:rFonts w:ascii="Times New Roman" w:hAnsi="Times New Roman"/>
              <w:sz w:val="28"/>
              <w:lang w:val="ru-RU"/>
            </w:rPr>
          </w:rPrChange>
        </w:rPr>
      </w:pPr>
    </w:p>
    <w:p w14:paraId="5D8A1CCA" w14:textId="77777777" w:rsidR="0018012A" w:rsidRPr="006600DF" w:rsidRDefault="0018012A">
      <w:pPr>
        <w:spacing w:line="360" w:lineRule="auto"/>
        <w:ind w:firstLine="709"/>
        <w:jc w:val="both"/>
        <w:rPr>
          <w:ins w:id="486" w:author="Ирина Коржова" w:date="2026-03-30T12:42:00Z"/>
          <w:rFonts w:ascii="Times New Roman" w:hAnsi="Times New Roman"/>
          <w:bCs/>
          <w:color w:val="auto"/>
          <w:sz w:val="28"/>
          <w:szCs w:val="28"/>
          <w:lang w:val="ru-RU"/>
        </w:rPr>
      </w:pPr>
      <w:ins w:id="487" w:author="Ирина Коржова" w:date="2026-03-30T12:42:00Z">
        <w:r w:rsidRPr="006600DF">
          <w:rPr>
            <w:rFonts w:ascii="Times New Roman" w:hAnsi="Times New Roman"/>
            <w:b/>
            <w:bCs/>
            <w:color w:val="auto"/>
            <w:sz w:val="28"/>
            <w:szCs w:val="28"/>
            <w:lang w:val="ru-RU"/>
          </w:rPr>
          <w:t>#</w:t>
        </w:r>
        <w:r w:rsidRPr="006600DF">
          <w:rPr>
            <w:rFonts w:ascii="Times New Roman" w:hAnsi="Times New Roman"/>
            <w:b/>
            <w:bCs/>
            <w:sz w:val="28"/>
            <w:szCs w:val="28"/>
            <w:lang w:val="ru-RU"/>
          </w:rPr>
          <w:t xml:space="preserve"> </w:t>
        </w:r>
        <w:r w:rsidRPr="006600DF">
          <w:rPr>
            <w:rFonts w:ascii="Times New Roman" w:hAnsi="Times New Roman"/>
            <w:bCs/>
            <w:sz w:val="28"/>
            <w:szCs w:val="28"/>
            <w:lang w:val="ru-RU"/>
          </w:rPr>
          <w:t>О взаимосвязях между аналоговой, цифровой, квантовых формах</w:t>
        </w:r>
      </w:ins>
    </w:p>
    <w:p w14:paraId="5DC4637A" w14:textId="37B66646" w:rsidR="00C102DE" w:rsidRPr="006600DF" w:rsidRDefault="00C102DE">
      <w:pPr>
        <w:spacing w:after="0" w:line="360" w:lineRule="auto"/>
        <w:ind w:firstLine="709"/>
        <w:jc w:val="both"/>
        <w:rPr>
          <w:ins w:id="488" w:author="Ирина Коржова" w:date="2026-03-30T12:29:00Z"/>
          <w:rFonts w:ascii="Times New Roman" w:hAnsi="Times New Roman"/>
          <w:sz w:val="28"/>
          <w:szCs w:val="28"/>
          <w:lang w:val="ru-RU"/>
          <w:rPrChange w:id="489" w:author="Ирина Коржова" w:date="2026-03-30T12:58:00Z">
            <w:rPr>
              <w:ins w:id="490" w:author="Ирина Коржова" w:date="2026-03-30T12:29:00Z"/>
              <w:rFonts w:ascii="Times New Roman" w:hAnsi="Times New Roman"/>
              <w:sz w:val="28"/>
              <w:lang w:val="ru-RU"/>
            </w:rPr>
          </w:rPrChange>
        </w:rPr>
      </w:pPr>
      <w:ins w:id="491" w:author="Ирина Коржова" w:date="2026-03-30T12:39:00Z">
        <w:r w:rsidRPr="006600DF">
          <w:rPr>
            <w:rFonts w:ascii="Times New Roman" w:hAnsi="Times New Roman"/>
            <w:sz w:val="28"/>
            <w:szCs w:val="28"/>
            <w:lang w:val="ru-RU"/>
            <w:rPrChange w:id="492" w:author="Ирина Коржова" w:date="2026-03-30T12:58:00Z">
              <w:rPr>
                <w:rFonts w:ascii="Times New Roman" w:hAnsi="Times New Roman"/>
                <w:sz w:val="28"/>
                <w:lang w:val="ru-RU"/>
              </w:rPr>
            </w:rPrChange>
          </w:rPr>
          <w:t># Цифровая форма сама по себе выступает как универсальный канал связи, мост между разными мирами информации. Даже если квантовый и аналоговый миры не могут взаимодействовать напрямую, им нужен посредник — и этим посредником, я думаю, как раз и является цифровое представление.</w:t>
        </w:r>
      </w:ins>
    </w:p>
    <w:p w14:paraId="3BE3081B" w14:textId="77777777" w:rsidR="00F626DC" w:rsidRPr="006600DF" w:rsidRDefault="00F626DC">
      <w:pPr>
        <w:spacing w:after="0" w:line="360" w:lineRule="auto"/>
        <w:ind w:firstLine="709"/>
        <w:jc w:val="both"/>
        <w:rPr>
          <w:ins w:id="493" w:author="Ирина Коржова" w:date="2026-03-30T12:29:00Z"/>
          <w:rFonts w:ascii="Times New Roman" w:hAnsi="Times New Roman"/>
          <w:sz w:val="28"/>
          <w:szCs w:val="28"/>
          <w:lang w:val="ru-RU"/>
          <w:rPrChange w:id="494" w:author="Ирина Коржова" w:date="2026-03-30T12:58:00Z">
            <w:rPr>
              <w:ins w:id="495" w:author="Ирина Коржова" w:date="2026-03-30T12:29:00Z"/>
              <w:rFonts w:ascii="Times New Roman" w:hAnsi="Times New Roman"/>
              <w:sz w:val="28"/>
              <w:lang w:val="ru-RU"/>
            </w:rPr>
          </w:rPrChange>
        </w:rPr>
      </w:pPr>
    </w:p>
    <w:p w14:paraId="0FBAD778" w14:textId="021FF698" w:rsidR="00F626DC" w:rsidRPr="006600DF" w:rsidRDefault="00F626DC">
      <w:pPr>
        <w:pStyle w:val="af"/>
        <w:numPr>
          <w:ilvl w:val="0"/>
          <w:numId w:val="7"/>
        </w:numPr>
        <w:spacing w:after="0" w:line="360" w:lineRule="auto"/>
        <w:jc w:val="both"/>
        <w:rPr>
          <w:ins w:id="496" w:author="Ирина Коржова" w:date="2026-03-30T12:30:00Z"/>
          <w:rFonts w:ascii="Times New Roman" w:hAnsi="Times New Roman"/>
          <w:b/>
          <w:sz w:val="28"/>
          <w:szCs w:val="28"/>
          <w:lang w:val="ru-RU"/>
          <w:rPrChange w:id="497" w:author="Ирина Коржова" w:date="2026-03-30T12:58:00Z">
            <w:rPr>
              <w:ins w:id="498" w:author="Ирина Коржова" w:date="2026-03-30T12:30:00Z"/>
              <w:rFonts w:ascii="Times New Roman" w:hAnsi="Times New Roman"/>
              <w:sz w:val="28"/>
              <w:lang w:val="ru-RU"/>
            </w:rPr>
          </w:rPrChange>
        </w:rPr>
        <w:pPrChange w:id="499" w:author="Ирина Коржова" w:date="2026-03-30T12:58:00Z">
          <w:pPr>
            <w:spacing w:after="0" w:line="360" w:lineRule="auto"/>
            <w:ind w:firstLine="709"/>
            <w:jc w:val="both"/>
          </w:pPr>
        </w:pPrChange>
      </w:pPr>
      <w:ins w:id="500" w:author="Ирина Коржова" w:date="2026-03-30T12:29:00Z">
        <w:r w:rsidRPr="006600DF">
          <w:rPr>
            <w:rFonts w:ascii="Times New Roman" w:hAnsi="Times New Roman"/>
            <w:b/>
            <w:sz w:val="28"/>
            <w:szCs w:val="28"/>
            <w:lang w:val="ru-RU"/>
            <w:rPrChange w:id="501" w:author="Ирина Коржова" w:date="2026-03-30T12:58:00Z">
              <w:rPr>
                <w:rFonts w:ascii="Times New Roman" w:hAnsi="Times New Roman"/>
                <w:sz w:val="28"/>
                <w:lang w:val="ru-RU"/>
              </w:rPr>
            </w:rPrChange>
          </w:rPr>
          <w:t>По типу субъекта/</w:t>
        </w:r>
      </w:ins>
      <w:ins w:id="502" w:author="Ирина Коржова" w:date="2026-03-30T12:30:00Z">
        <w:r w:rsidRPr="006600DF">
          <w:rPr>
            <w:rFonts w:ascii="Times New Roman" w:hAnsi="Times New Roman"/>
            <w:b/>
            <w:sz w:val="28"/>
            <w:szCs w:val="28"/>
            <w:lang w:val="ru-RU"/>
            <w:rPrChange w:id="503" w:author="Ирина Коржова" w:date="2026-03-30T12:58:00Z">
              <w:rPr>
                <w:rFonts w:ascii="Times New Roman" w:hAnsi="Times New Roman"/>
                <w:sz w:val="28"/>
                <w:lang w:val="ru-RU"/>
              </w:rPr>
            </w:rPrChange>
          </w:rPr>
          <w:t xml:space="preserve">объекта, который воспринимает информацию </w:t>
        </w:r>
      </w:ins>
    </w:p>
    <w:p w14:paraId="1F43CCEF" w14:textId="70996C44" w:rsidR="00F626DC" w:rsidRPr="006600DF" w:rsidRDefault="00F626DC">
      <w:pPr>
        <w:spacing w:after="0" w:line="360" w:lineRule="auto"/>
        <w:ind w:left="709"/>
        <w:jc w:val="both"/>
        <w:rPr>
          <w:ins w:id="504" w:author="Ирина Коржова" w:date="2026-03-30T12:30:00Z"/>
          <w:rFonts w:ascii="Times New Roman" w:hAnsi="Times New Roman"/>
          <w:sz w:val="28"/>
          <w:szCs w:val="28"/>
          <w:lang w:val="ru-RU"/>
          <w:rPrChange w:id="505" w:author="Ирина Коржова" w:date="2026-03-30T12:58:00Z">
            <w:rPr>
              <w:ins w:id="506" w:author="Ирина Коржова" w:date="2026-03-30T12:30:00Z"/>
              <w:rFonts w:ascii="Times New Roman" w:hAnsi="Times New Roman"/>
              <w:sz w:val="28"/>
              <w:lang w:val="ru-RU"/>
            </w:rPr>
          </w:rPrChange>
        </w:rPr>
        <w:pPrChange w:id="507" w:author="Ирина Коржова" w:date="2026-03-30T12:58:00Z">
          <w:pPr>
            <w:spacing w:after="0" w:line="360" w:lineRule="auto"/>
            <w:ind w:firstLine="709"/>
            <w:jc w:val="both"/>
          </w:pPr>
        </w:pPrChange>
      </w:pPr>
      <w:ins w:id="508" w:author="Ирина Коржова" w:date="2026-03-30T12:30:00Z">
        <w:r w:rsidRPr="006600DF">
          <w:rPr>
            <w:rFonts w:ascii="Times New Roman" w:hAnsi="Times New Roman"/>
            <w:sz w:val="28"/>
            <w:szCs w:val="28"/>
            <w:lang w:val="ru-RU"/>
            <w:rPrChange w:id="509" w:author="Ирина Коржова" w:date="2026-03-30T12:58:00Z">
              <w:rPr>
                <w:rFonts w:ascii="Times New Roman" w:hAnsi="Times New Roman"/>
                <w:sz w:val="28"/>
                <w:lang w:val="ru-RU"/>
              </w:rPr>
            </w:rPrChange>
          </w:rPr>
          <w:t xml:space="preserve">- человек </w:t>
        </w:r>
      </w:ins>
    </w:p>
    <w:p w14:paraId="05FDB1C4" w14:textId="15E49787" w:rsidR="00F626DC" w:rsidRPr="006600DF" w:rsidRDefault="00F626DC">
      <w:pPr>
        <w:spacing w:after="0" w:line="360" w:lineRule="auto"/>
        <w:ind w:left="709"/>
        <w:jc w:val="both"/>
        <w:rPr>
          <w:ins w:id="510" w:author="Ирина Коржова" w:date="2026-03-30T12:30:00Z"/>
          <w:rFonts w:ascii="Times New Roman" w:hAnsi="Times New Roman"/>
          <w:sz w:val="28"/>
          <w:szCs w:val="28"/>
          <w:lang w:val="ru-RU"/>
          <w:rPrChange w:id="511" w:author="Ирина Коржова" w:date="2026-03-30T12:58:00Z">
            <w:rPr>
              <w:ins w:id="512" w:author="Ирина Коржова" w:date="2026-03-30T12:30:00Z"/>
              <w:rFonts w:ascii="Times New Roman" w:hAnsi="Times New Roman"/>
              <w:sz w:val="28"/>
              <w:lang w:val="ru-RU"/>
            </w:rPr>
          </w:rPrChange>
        </w:rPr>
        <w:pPrChange w:id="513" w:author="Ирина Коржова" w:date="2026-03-30T12:58:00Z">
          <w:pPr>
            <w:spacing w:after="0" w:line="360" w:lineRule="auto"/>
            <w:ind w:firstLine="709"/>
            <w:jc w:val="both"/>
          </w:pPr>
        </w:pPrChange>
      </w:pPr>
      <w:ins w:id="514" w:author="Ирина Коржова" w:date="2026-03-30T12:30:00Z">
        <w:r w:rsidRPr="006600DF">
          <w:rPr>
            <w:rFonts w:ascii="Times New Roman" w:hAnsi="Times New Roman"/>
            <w:sz w:val="28"/>
            <w:szCs w:val="28"/>
            <w:lang w:val="ru-RU"/>
            <w:rPrChange w:id="515" w:author="Ирина Коржова" w:date="2026-03-30T12:58:00Z">
              <w:rPr>
                <w:rFonts w:ascii="Times New Roman" w:hAnsi="Times New Roman"/>
                <w:sz w:val="28"/>
                <w:lang w:val="ru-RU"/>
              </w:rPr>
            </w:rPrChange>
          </w:rPr>
          <w:t>-компьютерное устройство (работает с цифровой информации)</w:t>
        </w:r>
      </w:ins>
    </w:p>
    <w:p w14:paraId="0A706BCF" w14:textId="7D95D9C6" w:rsidR="00F626DC" w:rsidRPr="006600DF" w:rsidRDefault="00F626DC">
      <w:pPr>
        <w:spacing w:after="0" w:line="360" w:lineRule="auto"/>
        <w:ind w:left="709"/>
        <w:jc w:val="both"/>
        <w:rPr>
          <w:ins w:id="516" w:author="Ирина Коржова" w:date="2026-03-30T12:35:00Z"/>
          <w:rFonts w:ascii="Times New Roman" w:hAnsi="Times New Roman"/>
          <w:sz w:val="28"/>
          <w:szCs w:val="28"/>
          <w:lang w:val="ru-RU"/>
          <w:rPrChange w:id="517" w:author="Ирина Коржова" w:date="2026-03-30T12:58:00Z">
            <w:rPr>
              <w:ins w:id="518" w:author="Ирина Коржова" w:date="2026-03-30T12:35:00Z"/>
              <w:rFonts w:ascii="Times New Roman" w:hAnsi="Times New Roman"/>
              <w:sz w:val="28"/>
              <w:lang w:val="ru-RU"/>
            </w:rPr>
          </w:rPrChange>
        </w:rPr>
        <w:pPrChange w:id="519" w:author="Ирина Коржова" w:date="2026-03-30T12:58:00Z">
          <w:pPr>
            <w:spacing w:after="0" w:line="360" w:lineRule="auto"/>
            <w:ind w:firstLine="709"/>
            <w:jc w:val="both"/>
          </w:pPr>
        </w:pPrChange>
      </w:pPr>
      <w:ins w:id="520" w:author="Ирина Коржова" w:date="2026-03-30T12:30:00Z">
        <w:r w:rsidRPr="006600DF">
          <w:rPr>
            <w:rFonts w:ascii="Times New Roman" w:hAnsi="Times New Roman"/>
            <w:sz w:val="28"/>
            <w:szCs w:val="28"/>
            <w:lang w:val="ru-RU"/>
            <w:rPrChange w:id="521" w:author="Ирина Коржова" w:date="2026-03-30T12:58:00Z">
              <w:rPr>
                <w:rFonts w:ascii="Times New Roman" w:hAnsi="Times New Roman"/>
                <w:sz w:val="28"/>
                <w:lang w:val="ru-RU"/>
              </w:rPr>
            </w:rPrChange>
          </w:rPr>
          <w:lastRenderedPageBreak/>
          <w:t xml:space="preserve">- квантовые системы </w:t>
        </w:r>
      </w:ins>
    </w:p>
    <w:p w14:paraId="45CE469A" w14:textId="77777777" w:rsidR="00F626DC" w:rsidRPr="006600DF" w:rsidRDefault="00F626DC">
      <w:pPr>
        <w:spacing w:after="0" w:line="360" w:lineRule="auto"/>
        <w:ind w:left="709"/>
        <w:jc w:val="both"/>
        <w:rPr>
          <w:ins w:id="522" w:author="Ирина Коржова" w:date="2026-03-30T12:35:00Z"/>
          <w:rFonts w:ascii="Times New Roman" w:hAnsi="Times New Roman"/>
          <w:sz w:val="28"/>
          <w:szCs w:val="28"/>
          <w:lang w:val="ru-RU"/>
          <w:rPrChange w:id="523" w:author="Ирина Коржова" w:date="2026-03-30T12:58:00Z">
            <w:rPr>
              <w:ins w:id="524" w:author="Ирина Коржова" w:date="2026-03-30T12:35:00Z"/>
              <w:rFonts w:ascii="Times New Roman" w:hAnsi="Times New Roman"/>
              <w:sz w:val="28"/>
              <w:lang w:val="ru-RU"/>
            </w:rPr>
          </w:rPrChange>
        </w:rPr>
        <w:pPrChange w:id="525" w:author="Ирина Коржова" w:date="2026-03-30T12:58:00Z">
          <w:pPr>
            <w:spacing w:after="0" w:line="360" w:lineRule="auto"/>
            <w:ind w:firstLine="709"/>
            <w:jc w:val="both"/>
          </w:pPr>
        </w:pPrChange>
      </w:pPr>
    </w:p>
    <w:p w14:paraId="15774D67" w14:textId="3E107D0B" w:rsidR="00F626DC" w:rsidRPr="006600DF" w:rsidRDefault="00F626DC">
      <w:pPr>
        <w:pStyle w:val="af"/>
        <w:numPr>
          <w:ilvl w:val="0"/>
          <w:numId w:val="7"/>
        </w:numPr>
        <w:spacing w:after="0" w:line="360" w:lineRule="auto"/>
        <w:jc w:val="both"/>
        <w:rPr>
          <w:ins w:id="526" w:author="Ирина Коржова" w:date="2026-03-30T12:35:00Z"/>
          <w:rFonts w:ascii="Times New Roman" w:hAnsi="Times New Roman"/>
          <w:sz w:val="28"/>
          <w:szCs w:val="28"/>
          <w:lang w:val="ru-RU"/>
          <w:rPrChange w:id="527" w:author="Ирина Коржова" w:date="2026-03-30T12:58:00Z">
            <w:rPr>
              <w:ins w:id="528" w:author="Ирина Коржова" w:date="2026-03-30T12:35:00Z"/>
              <w:rFonts w:ascii="Times New Roman" w:hAnsi="Times New Roman"/>
              <w:b/>
              <w:sz w:val="28"/>
              <w:lang w:val="ru-RU"/>
            </w:rPr>
          </w:rPrChange>
        </w:rPr>
        <w:pPrChange w:id="529" w:author="Ирина Коржова" w:date="2026-03-30T12:58:00Z">
          <w:pPr>
            <w:spacing w:after="0" w:line="360" w:lineRule="auto"/>
            <w:ind w:firstLine="709"/>
            <w:jc w:val="both"/>
          </w:pPr>
        </w:pPrChange>
      </w:pPr>
      <w:ins w:id="530" w:author="Ирина Коржова" w:date="2026-03-30T12:35:00Z">
        <w:r w:rsidRPr="006600DF">
          <w:rPr>
            <w:rFonts w:ascii="Times New Roman" w:hAnsi="Times New Roman"/>
            <w:b/>
            <w:sz w:val="28"/>
            <w:szCs w:val="28"/>
            <w:lang w:val="ru-RU"/>
            <w:rPrChange w:id="531" w:author="Ирина Коржова" w:date="2026-03-30T12:58:00Z">
              <w:rPr>
                <w:rFonts w:ascii="Times New Roman" w:hAnsi="Times New Roman"/>
                <w:b/>
                <w:sz w:val="28"/>
                <w:lang w:val="ru-RU"/>
              </w:rPr>
            </w:rPrChange>
          </w:rPr>
          <w:t xml:space="preserve">По типу правового режима </w:t>
        </w:r>
      </w:ins>
    </w:p>
    <w:p w14:paraId="1999F50D" w14:textId="77777777" w:rsidR="00F626DC" w:rsidRPr="006600DF" w:rsidRDefault="00F626DC">
      <w:pPr>
        <w:spacing w:after="0" w:line="360" w:lineRule="auto"/>
        <w:jc w:val="both"/>
        <w:rPr>
          <w:ins w:id="532" w:author="Ирина Коржова" w:date="2026-03-30T12:35:00Z"/>
          <w:rFonts w:ascii="Times New Roman" w:hAnsi="Times New Roman"/>
          <w:sz w:val="28"/>
          <w:szCs w:val="28"/>
          <w:lang w:val="ru-RU"/>
          <w:rPrChange w:id="533" w:author="Ирина Коржова" w:date="2026-03-30T12:58:00Z">
            <w:rPr>
              <w:ins w:id="534" w:author="Ирина Коржова" w:date="2026-03-30T12:35:00Z"/>
              <w:rFonts w:ascii="Times New Roman" w:hAnsi="Times New Roman"/>
              <w:sz w:val="28"/>
              <w:lang w:val="ru-RU"/>
            </w:rPr>
          </w:rPrChange>
        </w:rPr>
        <w:pPrChange w:id="535" w:author="Ирина Коржова" w:date="2026-03-30T12:58:00Z">
          <w:pPr>
            <w:spacing w:after="0" w:line="360" w:lineRule="auto"/>
            <w:ind w:firstLine="709"/>
            <w:jc w:val="both"/>
          </w:pPr>
        </w:pPrChange>
      </w:pPr>
    </w:p>
    <w:p w14:paraId="166CFE53" w14:textId="6E656B6D" w:rsidR="00F626DC" w:rsidRPr="006600DF" w:rsidRDefault="00F626DC">
      <w:pPr>
        <w:spacing w:after="0" w:line="360" w:lineRule="auto"/>
        <w:jc w:val="both"/>
        <w:rPr>
          <w:ins w:id="536" w:author="Ирина Коржова" w:date="2026-03-30T12:30:00Z"/>
          <w:rFonts w:ascii="Times New Roman" w:hAnsi="Times New Roman"/>
          <w:sz w:val="28"/>
          <w:szCs w:val="28"/>
          <w:lang w:val="ru-RU"/>
          <w:rPrChange w:id="537" w:author="Ирина Коржова" w:date="2026-03-30T12:58:00Z">
            <w:rPr>
              <w:ins w:id="538" w:author="Ирина Коржова" w:date="2026-03-30T12:30:00Z"/>
              <w:lang w:val="ru-RU"/>
            </w:rPr>
          </w:rPrChange>
        </w:rPr>
        <w:pPrChange w:id="539" w:author="Ирина Коржова" w:date="2026-03-30T12:58:00Z">
          <w:pPr>
            <w:spacing w:after="0" w:line="360" w:lineRule="auto"/>
            <w:ind w:firstLine="709"/>
            <w:jc w:val="both"/>
          </w:pPr>
        </w:pPrChange>
      </w:pPr>
      <w:ins w:id="540" w:author="Ирина Коржова" w:date="2026-03-30T12:35:00Z">
        <w:r w:rsidRPr="006600DF">
          <w:rPr>
            <w:rFonts w:ascii="Times New Roman" w:hAnsi="Times New Roman"/>
            <w:sz w:val="28"/>
            <w:szCs w:val="28"/>
            <w:lang w:val="ru-RU"/>
            <w:rPrChange w:id="541" w:author="Ирина Коржова" w:date="2026-03-30T12:58:00Z">
              <w:rPr>
                <w:rFonts w:ascii="Times New Roman" w:hAnsi="Times New Roman"/>
                <w:sz w:val="28"/>
                <w:lang w:val="ru-RU"/>
              </w:rPr>
            </w:rPrChange>
          </w:rPr>
          <w:t>***</w:t>
        </w:r>
      </w:ins>
    </w:p>
    <w:p w14:paraId="48DB5228" w14:textId="77777777" w:rsidR="00F626DC" w:rsidRPr="006600DF" w:rsidRDefault="00F626DC">
      <w:pPr>
        <w:spacing w:after="0" w:line="360" w:lineRule="auto"/>
        <w:ind w:left="709"/>
        <w:jc w:val="both"/>
        <w:rPr>
          <w:rFonts w:ascii="Times New Roman" w:hAnsi="Times New Roman"/>
          <w:sz w:val="28"/>
          <w:szCs w:val="28"/>
          <w:lang w:val="ru-RU"/>
          <w:rPrChange w:id="542" w:author="Ирина Коржова" w:date="2026-03-30T12:58:00Z">
            <w:rPr>
              <w:lang w:val="ru-RU"/>
            </w:rPr>
          </w:rPrChange>
        </w:rPr>
        <w:pPrChange w:id="543" w:author="Ирина Коржова" w:date="2026-03-30T12:58:00Z">
          <w:pPr>
            <w:spacing w:after="0" w:line="360" w:lineRule="auto"/>
            <w:ind w:firstLine="709"/>
            <w:jc w:val="both"/>
          </w:pPr>
        </w:pPrChange>
      </w:pPr>
    </w:p>
    <w:p w14:paraId="483F958A" w14:textId="61A2774D" w:rsidR="002F6C32" w:rsidRPr="006600DF" w:rsidRDefault="002F6C32">
      <w:pPr>
        <w:spacing w:after="0" w:line="360" w:lineRule="auto"/>
        <w:ind w:firstLine="709"/>
        <w:jc w:val="both"/>
        <w:rPr>
          <w:rFonts w:ascii="Times New Roman" w:hAnsi="Times New Roman"/>
          <w:sz w:val="28"/>
          <w:szCs w:val="28"/>
          <w:lang w:val="ru-RU"/>
          <w:rPrChange w:id="544"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545" w:author="Ирина Коржова" w:date="2026-03-30T12:58:00Z">
            <w:rPr>
              <w:rFonts w:ascii="Times New Roman" w:hAnsi="Times New Roman"/>
              <w:sz w:val="28"/>
              <w:lang w:val="ru-RU"/>
            </w:rPr>
          </w:rPrChange>
        </w:rPr>
        <w:t xml:space="preserve">В определениях информации существенное влияние на аспект восприятия информации (не только в юридической литературе). </w:t>
      </w:r>
    </w:p>
    <w:p w14:paraId="30C7A914" w14:textId="3E5E4549" w:rsidR="002F6C32" w:rsidRPr="006600DF" w:rsidRDefault="002F6C32">
      <w:pPr>
        <w:spacing w:after="0" w:line="360" w:lineRule="auto"/>
        <w:ind w:firstLine="709"/>
        <w:jc w:val="both"/>
        <w:rPr>
          <w:rFonts w:ascii="Times New Roman" w:hAnsi="Times New Roman"/>
          <w:sz w:val="28"/>
          <w:szCs w:val="28"/>
          <w:lang w:val="ru-RU"/>
          <w:rPrChange w:id="546" w:author="Ирина Коржова" w:date="2026-03-30T12:58:00Z">
            <w:rPr>
              <w:rFonts w:ascii="Times New Roman" w:hAnsi="Times New Roman"/>
              <w:sz w:val="28"/>
              <w:lang w:val="ru-RU"/>
            </w:rPr>
          </w:rPrChange>
        </w:rPr>
      </w:pPr>
      <w:commentRangeStart w:id="547"/>
      <w:r w:rsidRPr="006600DF">
        <w:rPr>
          <w:rFonts w:ascii="Times New Roman" w:hAnsi="Times New Roman"/>
          <w:sz w:val="28"/>
          <w:szCs w:val="28"/>
          <w:lang w:val="ru-RU"/>
          <w:rPrChange w:id="548" w:author="Ирина Коржова" w:date="2026-03-30T12:58:00Z">
            <w:rPr>
              <w:rFonts w:ascii="Times New Roman" w:hAnsi="Times New Roman"/>
              <w:sz w:val="28"/>
              <w:lang w:val="ru-RU"/>
            </w:rPr>
          </w:rPrChange>
        </w:rPr>
        <w:t xml:space="preserve">Цифровая информация </w:t>
      </w:r>
      <w:commentRangeEnd w:id="547"/>
      <w:r w:rsidRPr="006600DF">
        <w:rPr>
          <w:rStyle w:val="a8"/>
          <w:rFonts w:ascii="Times New Roman" w:hAnsi="Times New Roman"/>
          <w:sz w:val="28"/>
          <w:szCs w:val="28"/>
          <w:rPrChange w:id="549" w:author="Ирина Коржова" w:date="2026-03-30T12:58:00Z">
            <w:rPr>
              <w:rStyle w:val="a8"/>
            </w:rPr>
          </w:rPrChange>
        </w:rPr>
        <w:commentReference w:id="547"/>
      </w:r>
      <w:r w:rsidRPr="006600DF">
        <w:rPr>
          <w:rFonts w:ascii="Times New Roman" w:hAnsi="Times New Roman"/>
          <w:sz w:val="28"/>
          <w:szCs w:val="28"/>
          <w:lang w:val="ru-RU"/>
          <w:rPrChange w:id="550" w:author="Ирина Коржова" w:date="2026-03-30T12:58:00Z">
            <w:rPr>
              <w:rFonts w:ascii="Times New Roman" w:hAnsi="Times New Roman"/>
              <w:sz w:val="28"/>
              <w:lang w:val="ru-RU"/>
            </w:rPr>
          </w:rPrChange>
        </w:rPr>
        <w:t xml:space="preserve">(данные) позволяет осуществлять, эффективнее осуществлять отдельные информационные процессы. Влияет на качество и объем доступной для восприятия человека информации. </w:t>
      </w:r>
    </w:p>
    <w:p w14:paraId="0920FE12" w14:textId="50A64857" w:rsidR="00032160" w:rsidRPr="006600DF" w:rsidRDefault="00B57DC8">
      <w:pPr>
        <w:spacing w:after="0" w:line="360" w:lineRule="auto"/>
        <w:ind w:firstLine="709"/>
        <w:jc w:val="both"/>
        <w:rPr>
          <w:rFonts w:ascii="Times New Roman" w:hAnsi="Times New Roman"/>
          <w:sz w:val="28"/>
          <w:szCs w:val="28"/>
          <w:lang w:val="ru-RU"/>
          <w:rPrChange w:id="551" w:author="Ирина Коржова" w:date="2026-03-30T12:58:00Z">
            <w:rPr>
              <w:rFonts w:ascii="Times New Roman" w:hAnsi="Times New Roman"/>
              <w:sz w:val="28"/>
              <w:lang w:val="ru-RU"/>
            </w:rPr>
          </w:rPrChange>
        </w:rPr>
      </w:pPr>
      <w:commentRangeStart w:id="552"/>
      <w:r w:rsidRPr="006600DF">
        <w:rPr>
          <w:rFonts w:ascii="Times New Roman" w:hAnsi="Times New Roman"/>
          <w:sz w:val="28"/>
          <w:szCs w:val="28"/>
          <w:lang w:val="ru-RU"/>
          <w:rPrChange w:id="553" w:author="Ирина Коржова" w:date="2026-03-30T12:58:00Z">
            <w:rPr>
              <w:rFonts w:ascii="Times New Roman" w:hAnsi="Times New Roman"/>
              <w:sz w:val="28"/>
              <w:lang w:val="ru-RU"/>
            </w:rPr>
          </w:rPrChange>
        </w:rPr>
        <w:t xml:space="preserve">Цифровая информация </w:t>
      </w:r>
      <w:commentRangeEnd w:id="552"/>
      <w:r w:rsidRPr="006600DF">
        <w:rPr>
          <w:rStyle w:val="a8"/>
          <w:rFonts w:ascii="Times New Roman" w:hAnsi="Times New Roman"/>
          <w:sz w:val="28"/>
          <w:szCs w:val="28"/>
          <w:rPrChange w:id="554" w:author="Ирина Коржова" w:date="2026-03-30T12:58:00Z">
            <w:rPr>
              <w:rStyle w:val="a8"/>
            </w:rPr>
          </w:rPrChange>
        </w:rPr>
        <w:commentReference w:id="552"/>
      </w:r>
      <w:r w:rsidRPr="006600DF">
        <w:rPr>
          <w:rFonts w:ascii="Times New Roman" w:hAnsi="Times New Roman"/>
          <w:sz w:val="28"/>
          <w:szCs w:val="28"/>
          <w:lang w:val="ru-RU"/>
          <w:rPrChange w:id="555" w:author="Ирина Коржова" w:date="2026-03-30T12:58:00Z">
            <w:rPr>
              <w:rFonts w:ascii="Times New Roman" w:hAnsi="Times New Roman"/>
              <w:sz w:val="28"/>
              <w:lang w:val="ru-RU"/>
            </w:rPr>
          </w:rPrChange>
        </w:rPr>
        <w:t>(данные) как феномен стал получил бурное развитие сравнительно недавно.</w:t>
      </w:r>
      <w:r w:rsidR="007300E8" w:rsidRPr="006600DF">
        <w:rPr>
          <w:rFonts w:ascii="Times New Roman" w:hAnsi="Times New Roman"/>
          <w:sz w:val="28"/>
          <w:szCs w:val="28"/>
          <w:lang w:val="ru-RU"/>
          <w:rPrChange w:id="556" w:author="Ирина Коржова" w:date="2026-03-30T12:58:00Z">
            <w:rPr>
              <w:rFonts w:ascii="Times New Roman" w:hAnsi="Times New Roman"/>
              <w:sz w:val="28"/>
              <w:lang w:val="ru-RU"/>
            </w:rPr>
          </w:rPrChange>
        </w:rPr>
        <w:t xml:space="preserve"> Особенно усилилось в связи с бурным развитием сквозных цифровых технологий.</w:t>
      </w:r>
      <w:r w:rsidRPr="006600DF">
        <w:rPr>
          <w:rFonts w:ascii="Times New Roman" w:hAnsi="Times New Roman"/>
          <w:sz w:val="28"/>
          <w:szCs w:val="28"/>
          <w:lang w:val="ru-RU"/>
          <w:rPrChange w:id="557" w:author="Ирина Коржова" w:date="2026-03-30T12:58:00Z">
            <w:rPr>
              <w:rFonts w:ascii="Times New Roman" w:hAnsi="Times New Roman"/>
              <w:sz w:val="28"/>
              <w:lang w:val="ru-RU"/>
            </w:rPr>
          </w:rPrChange>
        </w:rPr>
        <w:t xml:space="preserve"> Длительное время </w:t>
      </w:r>
      <w:commentRangeStart w:id="558"/>
      <w:r w:rsidRPr="006600DF">
        <w:rPr>
          <w:rFonts w:ascii="Times New Roman" w:hAnsi="Times New Roman"/>
          <w:sz w:val="28"/>
          <w:szCs w:val="28"/>
          <w:lang w:val="ru-RU"/>
          <w:rPrChange w:id="559" w:author="Ирина Коржова" w:date="2026-03-30T12:58:00Z">
            <w:rPr>
              <w:rFonts w:ascii="Times New Roman" w:hAnsi="Times New Roman"/>
              <w:sz w:val="28"/>
              <w:lang w:val="ru-RU"/>
            </w:rPr>
          </w:rPrChange>
        </w:rPr>
        <w:t xml:space="preserve">информационное право </w:t>
      </w:r>
      <w:commentRangeEnd w:id="558"/>
      <w:r w:rsidRPr="006600DF">
        <w:rPr>
          <w:rFonts w:ascii="Times New Roman" w:hAnsi="Times New Roman"/>
          <w:sz w:val="28"/>
          <w:szCs w:val="28"/>
          <w:lang w:val="ru-RU"/>
          <w:rPrChange w:id="560" w:author="Ирина Коржова" w:date="2026-03-30T12:58:00Z">
            <w:rPr>
              <w:rFonts w:ascii="Times New Roman" w:hAnsi="Times New Roman"/>
              <w:sz w:val="28"/>
              <w:lang w:val="ru-RU"/>
            </w:rPr>
          </w:rPrChange>
        </w:rPr>
        <w:t>…</w:t>
      </w:r>
      <w:r w:rsidRPr="006600DF">
        <w:rPr>
          <w:rStyle w:val="a8"/>
          <w:rFonts w:ascii="Times New Roman" w:hAnsi="Times New Roman"/>
          <w:sz w:val="28"/>
          <w:szCs w:val="28"/>
          <w:rPrChange w:id="561" w:author="Ирина Коржова" w:date="2026-03-30T12:58:00Z">
            <w:rPr>
              <w:rStyle w:val="a8"/>
            </w:rPr>
          </w:rPrChange>
        </w:rPr>
        <w:commentReference w:id="558"/>
      </w:r>
      <w:r w:rsidRPr="006600DF">
        <w:rPr>
          <w:rFonts w:ascii="Times New Roman" w:hAnsi="Times New Roman"/>
          <w:sz w:val="28"/>
          <w:szCs w:val="28"/>
          <w:lang w:val="ru-RU"/>
          <w:rPrChange w:id="562" w:author="Ирина Коржова" w:date="2026-03-30T12:58:00Z">
            <w:rPr>
              <w:rFonts w:ascii="Times New Roman" w:hAnsi="Times New Roman"/>
              <w:sz w:val="28"/>
              <w:lang w:val="ru-RU"/>
            </w:rPr>
          </w:rPrChange>
        </w:rPr>
        <w:t>Несмотря на это первая диссертация защищенная (Венгеров)</w:t>
      </w:r>
      <w:r w:rsidR="00032160" w:rsidRPr="006600DF">
        <w:rPr>
          <w:rFonts w:ascii="Times New Roman" w:hAnsi="Times New Roman"/>
          <w:sz w:val="28"/>
          <w:szCs w:val="28"/>
          <w:lang w:val="ru-RU"/>
          <w:rPrChange w:id="563" w:author="Ирина Коржова" w:date="2026-03-30T12:58:00Z">
            <w:rPr>
              <w:rFonts w:ascii="Times New Roman" w:hAnsi="Times New Roman"/>
              <w:sz w:val="28"/>
              <w:lang w:val="ru-RU"/>
            </w:rPr>
          </w:rPrChange>
        </w:rPr>
        <w:t xml:space="preserve">. </w:t>
      </w:r>
      <w:r w:rsidRPr="006600DF">
        <w:rPr>
          <w:rFonts w:ascii="Times New Roman" w:hAnsi="Times New Roman"/>
          <w:sz w:val="28"/>
          <w:szCs w:val="28"/>
          <w:lang w:val="ru-RU"/>
          <w:rPrChange w:id="564" w:author="Ирина Коржова" w:date="2026-03-30T12:58:00Z">
            <w:rPr>
              <w:rFonts w:ascii="Times New Roman" w:hAnsi="Times New Roman"/>
              <w:sz w:val="28"/>
              <w:lang w:val="ru-RU"/>
            </w:rPr>
          </w:rPrChange>
        </w:rPr>
        <w:t>Л.К. Терещенко указывала на отсутствие исследований …</w:t>
      </w:r>
      <w:r w:rsidR="00032160" w:rsidRPr="006600DF">
        <w:rPr>
          <w:rFonts w:ascii="Times New Roman" w:hAnsi="Times New Roman"/>
          <w:sz w:val="28"/>
          <w:szCs w:val="28"/>
          <w:lang w:val="ru-RU"/>
          <w:rPrChange w:id="565" w:author="Ирина Коржова" w:date="2026-03-30T12:58:00Z">
            <w:rPr>
              <w:rFonts w:ascii="Times New Roman" w:hAnsi="Times New Roman"/>
              <w:sz w:val="28"/>
              <w:lang w:val="ru-RU"/>
            </w:rPr>
          </w:rPrChange>
        </w:rPr>
        <w:t xml:space="preserve"> была связана с возможным совершенствованием </w:t>
      </w:r>
    </w:p>
    <w:p w14:paraId="5A6D41FB" w14:textId="65F7898E" w:rsidR="00F44969" w:rsidRPr="006600DF" w:rsidRDefault="00E61682">
      <w:pPr>
        <w:spacing w:after="0" w:line="360" w:lineRule="auto"/>
        <w:ind w:firstLine="709"/>
        <w:jc w:val="both"/>
        <w:rPr>
          <w:rFonts w:ascii="Times New Roman" w:hAnsi="Times New Roman"/>
          <w:sz w:val="28"/>
          <w:szCs w:val="28"/>
          <w:lang w:val="ru-RU"/>
          <w:rPrChange w:id="566"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567" w:author="Ирина Коржова" w:date="2026-03-30T12:58:00Z">
            <w:rPr>
              <w:rFonts w:ascii="Times New Roman" w:hAnsi="Times New Roman"/>
              <w:sz w:val="28"/>
              <w:lang w:val="ru-RU"/>
            </w:rPr>
          </w:rPrChange>
        </w:rPr>
        <w:t xml:space="preserve">На потребность точнее определить правовую категорию информации в контексте цифрового наполнения обращает внимание </w:t>
      </w:r>
      <w:proofErr w:type="spellStart"/>
      <w:r w:rsidRPr="006600DF">
        <w:rPr>
          <w:rFonts w:ascii="Times New Roman" w:hAnsi="Times New Roman"/>
          <w:sz w:val="28"/>
          <w:szCs w:val="28"/>
          <w:lang w:val="ru-RU"/>
          <w:rPrChange w:id="568" w:author="Ирина Коржова" w:date="2026-03-30T12:58:00Z">
            <w:rPr>
              <w:rFonts w:ascii="Times New Roman" w:hAnsi="Times New Roman"/>
              <w:sz w:val="28"/>
              <w:lang w:val="ru-RU"/>
            </w:rPr>
          </w:rPrChange>
        </w:rPr>
        <w:t>Вайпан</w:t>
      </w:r>
      <w:proofErr w:type="spellEnd"/>
      <w:r w:rsidRPr="006600DF">
        <w:rPr>
          <w:rFonts w:ascii="Times New Roman" w:hAnsi="Times New Roman"/>
          <w:sz w:val="28"/>
          <w:szCs w:val="28"/>
          <w:lang w:val="ru-RU"/>
          <w:rPrChange w:id="569" w:author="Ирина Коржова" w:date="2026-03-30T12:58:00Z">
            <w:rPr>
              <w:rFonts w:ascii="Times New Roman" w:hAnsi="Times New Roman"/>
              <w:sz w:val="28"/>
              <w:lang w:val="ru-RU"/>
            </w:rPr>
          </w:rPrChange>
        </w:rPr>
        <w:t xml:space="preserve"> В.А.</w:t>
      </w:r>
      <w:r w:rsidRPr="006600DF">
        <w:rPr>
          <w:rStyle w:val="a3"/>
          <w:rFonts w:ascii="Times New Roman" w:hAnsi="Times New Roman"/>
          <w:sz w:val="28"/>
          <w:szCs w:val="28"/>
          <w:rPrChange w:id="570" w:author="Ирина Коржова" w:date="2026-03-30T12:58:00Z">
            <w:rPr>
              <w:rStyle w:val="a3"/>
              <w:rFonts w:ascii="Times New Roman" w:hAnsi="Times New Roman"/>
              <w:sz w:val="28"/>
            </w:rPr>
          </w:rPrChange>
        </w:rPr>
        <w:footnoteReference w:id="14"/>
      </w:r>
      <w:r w:rsidR="00D20620" w:rsidRPr="006600DF">
        <w:rPr>
          <w:rFonts w:ascii="Times New Roman" w:hAnsi="Times New Roman"/>
          <w:sz w:val="28"/>
          <w:szCs w:val="28"/>
          <w:lang w:val="ru-RU"/>
          <w:rPrChange w:id="571" w:author="Ирина Коржова" w:date="2026-03-30T12:58:00Z">
            <w:rPr>
              <w:rFonts w:ascii="Times New Roman" w:hAnsi="Times New Roman"/>
              <w:sz w:val="28"/>
              <w:lang w:val="ru-RU"/>
            </w:rPr>
          </w:rPrChange>
        </w:rPr>
        <w:t>.</w:t>
      </w:r>
    </w:p>
    <w:p w14:paraId="2A13E7B7" w14:textId="77777777" w:rsidR="007300E8" w:rsidRPr="006600DF" w:rsidRDefault="00032160">
      <w:pPr>
        <w:spacing w:after="0" w:line="360" w:lineRule="auto"/>
        <w:ind w:firstLine="709"/>
        <w:jc w:val="both"/>
        <w:rPr>
          <w:rFonts w:ascii="Times New Roman" w:hAnsi="Times New Roman"/>
          <w:sz w:val="28"/>
          <w:szCs w:val="28"/>
          <w:lang w:val="ru-RU"/>
          <w:rPrChange w:id="572"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573" w:author="Ирина Коржова" w:date="2026-03-30T12:58:00Z">
            <w:rPr>
              <w:rFonts w:ascii="Times New Roman" w:hAnsi="Times New Roman"/>
              <w:sz w:val="28"/>
              <w:lang w:val="ru-RU"/>
            </w:rPr>
          </w:rPrChange>
        </w:rPr>
        <w:t xml:space="preserve">Если обычная информация (аналоговая) чаще связана с информационными процессами </w:t>
      </w:r>
      <w:r w:rsidR="007300E8" w:rsidRPr="006600DF">
        <w:rPr>
          <w:rFonts w:ascii="Times New Roman" w:hAnsi="Times New Roman"/>
          <w:sz w:val="28"/>
          <w:szCs w:val="28"/>
          <w:lang w:val="ru-RU"/>
          <w:rPrChange w:id="574" w:author="Ирина Коржова" w:date="2026-03-30T12:58:00Z">
            <w:rPr>
              <w:rFonts w:ascii="Times New Roman" w:hAnsi="Times New Roman"/>
              <w:sz w:val="28"/>
              <w:lang w:val="ru-RU"/>
            </w:rPr>
          </w:rPrChange>
        </w:rPr>
        <w:t xml:space="preserve">обработки, поиска, получения, то цифровая информация с процессами обработки и учета. При это граница конечно условно, потому что многие процессы поиска, получения, передачи происходят в цифровой среде. </w:t>
      </w:r>
    </w:p>
    <w:p w14:paraId="0B1F9B61" w14:textId="574DBEE6" w:rsidR="00032160" w:rsidRPr="006600DF" w:rsidRDefault="007300E8">
      <w:pPr>
        <w:spacing w:after="0" w:line="360" w:lineRule="auto"/>
        <w:ind w:firstLine="709"/>
        <w:jc w:val="both"/>
        <w:rPr>
          <w:rFonts w:ascii="Times New Roman" w:hAnsi="Times New Roman"/>
          <w:sz w:val="28"/>
          <w:szCs w:val="28"/>
          <w:lang w:val="ru-RU"/>
          <w:rPrChange w:id="575"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576" w:author="Ирина Коржова" w:date="2026-03-30T12:58:00Z">
            <w:rPr>
              <w:rFonts w:ascii="Times New Roman" w:hAnsi="Times New Roman"/>
              <w:sz w:val="28"/>
              <w:lang w:val="ru-RU"/>
            </w:rPr>
          </w:rPrChange>
        </w:rPr>
        <w:t xml:space="preserve">С другой стороны, аналоговая информация является ресурсом (источником информации) для цифровой информации.  </w:t>
      </w:r>
    </w:p>
    <w:p w14:paraId="505F49FF" w14:textId="562C7F03" w:rsidR="00F44969" w:rsidRPr="006600DF" w:rsidRDefault="00761F95">
      <w:pPr>
        <w:spacing w:after="0" w:line="360" w:lineRule="auto"/>
        <w:ind w:firstLine="709"/>
        <w:jc w:val="both"/>
        <w:rPr>
          <w:rFonts w:ascii="Times New Roman" w:hAnsi="Times New Roman"/>
          <w:sz w:val="28"/>
          <w:szCs w:val="28"/>
          <w:lang w:val="ru-RU"/>
          <w:rPrChange w:id="577"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578" w:author="Ирина Коржова" w:date="2026-03-30T12:58:00Z">
            <w:rPr>
              <w:rFonts w:ascii="Times New Roman" w:hAnsi="Times New Roman"/>
              <w:sz w:val="28"/>
              <w:lang w:val="ru-RU"/>
            </w:rPr>
          </w:rPrChange>
        </w:rPr>
        <w:t xml:space="preserve">В законодательстве Российской Федерации цифровая информация не определена как правовая категория. </w:t>
      </w:r>
      <w:r w:rsidR="006B5C25" w:rsidRPr="006600DF">
        <w:rPr>
          <w:rFonts w:ascii="Times New Roman" w:hAnsi="Times New Roman"/>
          <w:sz w:val="28"/>
          <w:szCs w:val="28"/>
          <w:lang w:val="ru-RU"/>
          <w:rPrChange w:id="579" w:author="Ирина Коржова" w:date="2026-03-30T12:58:00Z">
            <w:rPr>
              <w:rFonts w:ascii="Times New Roman" w:hAnsi="Times New Roman"/>
              <w:sz w:val="28"/>
              <w:lang w:val="ru-RU"/>
            </w:rPr>
          </w:rPrChange>
        </w:rPr>
        <w:t>Пунктом 1 статьи</w:t>
      </w:r>
      <w:r w:rsidRPr="006600DF">
        <w:rPr>
          <w:rFonts w:ascii="Times New Roman" w:hAnsi="Times New Roman"/>
          <w:sz w:val="28"/>
          <w:szCs w:val="28"/>
          <w:lang w:val="ru-RU"/>
          <w:rPrChange w:id="580" w:author="Ирина Коржова" w:date="2026-03-30T12:58:00Z">
            <w:rPr>
              <w:rFonts w:ascii="Times New Roman" w:hAnsi="Times New Roman"/>
              <w:sz w:val="28"/>
              <w:lang w:val="ru-RU"/>
            </w:rPr>
          </w:rPrChange>
        </w:rPr>
        <w:t xml:space="preserve"> 2 Феде</w:t>
      </w:r>
      <w:r w:rsidR="006B5C25" w:rsidRPr="006600DF">
        <w:rPr>
          <w:rFonts w:ascii="Times New Roman" w:hAnsi="Times New Roman"/>
          <w:sz w:val="28"/>
          <w:szCs w:val="28"/>
          <w:lang w:val="ru-RU"/>
          <w:rPrChange w:id="581" w:author="Ирина Коржова" w:date="2026-03-30T12:58:00Z">
            <w:rPr>
              <w:rFonts w:ascii="Times New Roman" w:hAnsi="Times New Roman"/>
              <w:sz w:val="28"/>
              <w:lang w:val="ru-RU"/>
            </w:rPr>
          </w:rPrChange>
        </w:rPr>
        <w:t xml:space="preserve">рального закона </w:t>
      </w:r>
      <w:r w:rsidR="006B5C25" w:rsidRPr="006600DF">
        <w:rPr>
          <w:rFonts w:ascii="Times New Roman" w:hAnsi="Times New Roman"/>
          <w:sz w:val="28"/>
          <w:szCs w:val="28"/>
          <w:lang w:val="ru-RU"/>
          <w:rPrChange w:id="582" w:author="Ирина Коржова" w:date="2026-03-30T12:58:00Z">
            <w:rPr>
              <w:rFonts w:ascii="Times New Roman" w:hAnsi="Times New Roman"/>
              <w:sz w:val="28"/>
              <w:lang w:val="ru-RU"/>
            </w:rPr>
          </w:rPrChange>
        </w:rPr>
        <w:lastRenderedPageBreak/>
        <w:t>от 27.07.2006 № </w:t>
      </w:r>
      <w:r w:rsidRPr="006600DF">
        <w:rPr>
          <w:rFonts w:ascii="Times New Roman" w:hAnsi="Times New Roman"/>
          <w:sz w:val="28"/>
          <w:szCs w:val="28"/>
          <w:lang w:val="ru-RU"/>
          <w:rPrChange w:id="583" w:author="Ирина Коржова" w:date="2026-03-30T12:58:00Z">
            <w:rPr>
              <w:rFonts w:ascii="Times New Roman" w:hAnsi="Times New Roman"/>
              <w:sz w:val="28"/>
              <w:lang w:val="ru-RU"/>
            </w:rPr>
          </w:rPrChange>
        </w:rPr>
        <w:t xml:space="preserve">149-ФЗ </w:t>
      </w:r>
      <w:r w:rsidR="006B5C25" w:rsidRPr="006600DF">
        <w:rPr>
          <w:rFonts w:ascii="Times New Roman" w:hAnsi="Times New Roman"/>
          <w:sz w:val="28"/>
          <w:szCs w:val="28"/>
          <w:lang w:val="ru-RU"/>
          <w:rPrChange w:id="584" w:author="Ирина Коржова" w:date="2026-03-30T12:58:00Z">
            <w:rPr>
              <w:rFonts w:ascii="Times New Roman" w:hAnsi="Times New Roman"/>
              <w:sz w:val="28"/>
              <w:lang w:val="ru-RU"/>
            </w:rPr>
          </w:rPrChange>
        </w:rPr>
        <w:t>предусматривает</w:t>
      </w:r>
      <w:r w:rsidRPr="006600DF">
        <w:rPr>
          <w:rFonts w:ascii="Times New Roman" w:hAnsi="Times New Roman"/>
          <w:sz w:val="28"/>
          <w:szCs w:val="28"/>
          <w:lang w:val="ru-RU"/>
          <w:rPrChange w:id="585" w:author="Ирина Коржова" w:date="2026-03-30T12:58:00Z">
            <w:rPr>
              <w:rFonts w:ascii="Times New Roman" w:hAnsi="Times New Roman"/>
              <w:sz w:val="28"/>
              <w:lang w:val="ru-RU"/>
            </w:rPr>
          </w:rPrChange>
        </w:rPr>
        <w:t xml:space="preserve"> общее понятие информации </w:t>
      </w:r>
      <w:r w:rsidR="006B5C25" w:rsidRPr="006600DF">
        <w:rPr>
          <w:rFonts w:ascii="Times New Roman" w:hAnsi="Times New Roman"/>
          <w:sz w:val="28"/>
          <w:szCs w:val="28"/>
          <w:lang w:val="ru-RU"/>
          <w:rPrChange w:id="586" w:author="Ирина Коржова" w:date="2026-03-30T12:58:00Z">
            <w:rPr>
              <w:rFonts w:ascii="Times New Roman" w:hAnsi="Times New Roman"/>
              <w:sz w:val="28"/>
              <w:lang w:val="ru-RU"/>
            </w:rPr>
          </w:rPrChange>
        </w:rPr>
        <w:t>безотносительно</w:t>
      </w:r>
      <w:r w:rsidRPr="006600DF">
        <w:rPr>
          <w:rFonts w:ascii="Times New Roman" w:hAnsi="Times New Roman"/>
          <w:sz w:val="28"/>
          <w:szCs w:val="28"/>
          <w:lang w:val="ru-RU"/>
          <w:rPrChange w:id="587" w:author="Ирина Коржова" w:date="2026-03-30T12:58:00Z">
            <w:rPr>
              <w:rFonts w:ascii="Times New Roman" w:hAnsi="Times New Roman"/>
              <w:sz w:val="28"/>
              <w:lang w:val="ru-RU"/>
            </w:rPr>
          </w:rPrChange>
        </w:rPr>
        <w:t xml:space="preserve"> его формы. </w:t>
      </w:r>
      <w:r w:rsidR="006B5C25" w:rsidRPr="006600DF">
        <w:rPr>
          <w:rFonts w:ascii="Times New Roman" w:hAnsi="Times New Roman"/>
          <w:sz w:val="28"/>
          <w:szCs w:val="28"/>
          <w:lang w:val="ru-RU"/>
          <w:rPrChange w:id="588" w:author="Ирина Коржова" w:date="2026-03-30T12:58:00Z">
            <w:rPr>
              <w:rFonts w:ascii="Times New Roman" w:hAnsi="Times New Roman"/>
              <w:sz w:val="28"/>
              <w:lang w:val="ru-RU"/>
            </w:rPr>
          </w:rPrChange>
        </w:rPr>
        <w:t>Информация рассматривается как</w:t>
      </w:r>
      <w:r w:rsidRPr="006600DF">
        <w:rPr>
          <w:rFonts w:ascii="Times New Roman" w:hAnsi="Times New Roman"/>
          <w:sz w:val="28"/>
          <w:szCs w:val="28"/>
          <w:lang w:val="ru-RU"/>
          <w:rPrChange w:id="589" w:author="Ирина Коржова" w:date="2026-03-30T12:58:00Z">
            <w:rPr>
              <w:rFonts w:ascii="Times New Roman" w:hAnsi="Times New Roman"/>
              <w:sz w:val="28"/>
              <w:lang w:val="ru-RU"/>
            </w:rPr>
          </w:rPrChange>
        </w:rPr>
        <w:t xml:space="preserve"> сведения (сообщения, данные) </w:t>
      </w:r>
      <w:commentRangeStart w:id="590"/>
      <w:r w:rsidRPr="006600DF">
        <w:rPr>
          <w:rFonts w:ascii="Times New Roman" w:hAnsi="Times New Roman"/>
          <w:sz w:val="28"/>
          <w:szCs w:val="28"/>
          <w:lang w:val="ru-RU"/>
          <w:rPrChange w:id="591" w:author="Ирина Коржова" w:date="2026-03-30T12:58:00Z">
            <w:rPr>
              <w:rFonts w:ascii="Times New Roman" w:hAnsi="Times New Roman"/>
              <w:sz w:val="28"/>
              <w:lang w:val="ru-RU"/>
            </w:rPr>
          </w:rPrChange>
        </w:rPr>
        <w:t>независимо от формы их представления</w:t>
      </w:r>
      <w:commentRangeEnd w:id="590"/>
      <w:r w:rsidR="00B25F85" w:rsidRPr="006600DF">
        <w:rPr>
          <w:rStyle w:val="a8"/>
          <w:rFonts w:ascii="Times New Roman" w:hAnsi="Times New Roman"/>
          <w:sz w:val="28"/>
          <w:szCs w:val="28"/>
          <w:rPrChange w:id="592" w:author="Ирина Коржова" w:date="2026-03-30T12:58:00Z">
            <w:rPr>
              <w:rStyle w:val="a8"/>
            </w:rPr>
          </w:rPrChange>
        </w:rPr>
        <w:commentReference w:id="590"/>
      </w:r>
      <w:r w:rsidRPr="006600DF">
        <w:rPr>
          <w:rFonts w:ascii="Times New Roman" w:hAnsi="Times New Roman"/>
          <w:sz w:val="28"/>
          <w:szCs w:val="28"/>
          <w:lang w:val="ru-RU"/>
          <w:rPrChange w:id="593" w:author="Ирина Коржова" w:date="2026-03-30T12:58:00Z">
            <w:rPr>
              <w:rFonts w:ascii="Times New Roman" w:hAnsi="Times New Roman"/>
              <w:sz w:val="28"/>
              <w:lang w:val="ru-RU"/>
            </w:rPr>
          </w:rPrChange>
        </w:rPr>
        <w:t xml:space="preserve">. </w:t>
      </w:r>
    </w:p>
    <w:p w14:paraId="0ABC91DE" w14:textId="77777777" w:rsidR="00BB60B6" w:rsidRPr="006600DF" w:rsidRDefault="00BB60B6">
      <w:pPr>
        <w:spacing w:after="0" w:line="360" w:lineRule="auto"/>
        <w:ind w:firstLine="709"/>
        <w:jc w:val="both"/>
        <w:rPr>
          <w:rFonts w:ascii="Times New Roman" w:hAnsi="Times New Roman"/>
          <w:sz w:val="28"/>
          <w:szCs w:val="28"/>
          <w:lang w:val="ru-RU"/>
          <w:rPrChange w:id="594" w:author="Ирина Коржова" w:date="2026-03-30T12:58:00Z">
            <w:rPr>
              <w:rFonts w:ascii="Times New Roman" w:hAnsi="Times New Roman"/>
              <w:sz w:val="28"/>
              <w:lang w:val="ru-RU"/>
            </w:rPr>
          </w:rPrChange>
        </w:rPr>
      </w:pPr>
    </w:p>
    <w:p w14:paraId="231C9DE0" w14:textId="6CA6719A" w:rsidR="00BB60B6" w:rsidRPr="006600DF" w:rsidRDefault="00EE7904">
      <w:pPr>
        <w:spacing w:after="0" w:line="360" w:lineRule="auto"/>
        <w:ind w:firstLine="709"/>
        <w:jc w:val="both"/>
        <w:rPr>
          <w:rFonts w:ascii="Times New Roman" w:hAnsi="Times New Roman"/>
          <w:b/>
          <w:color w:val="FF0000"/>
          <w:sz w:val="28"/>
          <w:szCs w:val="28"/>
          <w:lang w:val="ru-RU"/>
          <w:rPrChange w:id="595" w:author="Ирина Коржова" w:date="2026-03-30T12:58:00Z">
            <w:rPr>
              <w:rFonts w:ascii="Times New Roman" w:hAnsi="Times New Roman"/>
              <w:sz w:val="28"/>
              <w:lang w:val="ru-RU"/>
            </w:rPr>
          </w:rPrChange>
        </w:rPr>
      </w:pPr>
      <w:ins w:id="596" w:author="Ирина Коржова" w:date="2026-03-30T12:25:00Z">
        <w:r w:rsidRPr="006600DF">
          <w:rPr>
            <w:rFonts w:ascii="Times New Roman" w:hAnsi="Times New Roman"/>
            <w:b/>
            <w:color w:val="FF0000"/>
            <w:sz w:val="28"/>
            <w:szCs w:val="28"/>
            <w:lang w:val="ru-RU"/>
            <w:rPrChange w:id="597" w:author="Ирина Коржова" w:date="2026-03-30T12:58:00Z">
              <w:rPr>
                <w:rFonts w:ascii="Times New Roman" w:hAnsi="Times New Roman"/>
                <w:sz w:val="28"/>
                <w:lang w:val="en-US"/>
              </w:rPr>
            </w:rPrChange>
          </w:rPr>
          <w:t xml:space="preserve"># </w:t>
        </w:r>
      </w:ins>
      <w:r w:rsidR="00BB60B6" w:rsidRPr="006600DF">
        <w:rPr>
          <w:rFonts w:ascii="Times New Roman" w:hAnsi="Times New Roman"/>
          <w:b/>
          <w:color w:val="FF0000"/>
          <w:sz w:val="28"/>
          <w:szCs w:val="28"/>
          <w:lang w:val="ru-RU"/>
          <w:rPrChange w:id="598" w:author="Ирина Коржова" w:date="2026-03-30T12:58:00Z">
            <w:rPr>
              <w:rFonts w:ascii="Times New Roman" w:hAnsi="Times New Roman"/>
              <w:sz w:val="28"/>
              <w:lang w:val="ru-RU"/>
            </w:rPr>
          </w:rPrChange>
        </w:rPr>
        <w:t xml:space="preserve">Цифровые данные </w:t>
      </w:r>
    </w:p>
    <w:p w14:paraId="3B4B85EE" w14:textId="40AE4813" w:rsidR="00BB60B6" w:rsidRPr="006600DF" w:rsidRDefault="00BB60B6">
      <w:pPr>
        <w:spacing w:after="0" w:line="360" w:lineRule="auto"/>
        <w:ind w:firstLine="709"/>
        <w:jc w:val="both"/>
        <w:rPr>
          <w:rFonts w:ascii="Times New Roman" w:hAnsi="Times New Roman"/>
          <w:sz w:val="28"/>
          <w:szCs w:val="28"/>
          <w:lang w:val="ru-RU"/>
          <w:rPrChange w:id="599"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00" w:author="Ирина Коржова" w:date="2026-03-30T12:58:00Z">
            <w:rPr>
              <w:rFonts w:ascii="Times New Roman" w:hAnsi="Times New Roman"/>
              <w:sz w:val="28"/>
              <w:lang w:val="ru-RU"/>
            </w:rPr>
          </w:rPrChange>
        </w:rPr>
        <w:t>О них упоминается в Конституции РФ</w:t>
      </w:r>
      <w:proofErr w:type="gramStart"/>
      <w:r w:rsidRPr="006600DF">
        <w:rPr>
          <w:rFonts w:ascii="Times New Roman" w:hAnsi="Times New Roman"/>
          <w:sz w:val="28"/>
          <w:szCs w:val="28"/>
          <w:lang w:val="ru-RU"/>
          <w:rPrChange w:id="601" w:author="Ирина Коржова" w:date="2026-03-30T12:58:00Z">
            <w:rPr>
              <w:rFonts w:ascii="Times New Roman" w:hAnsi="Times New Roman"/>
              <w:sz w:val="28"/>
              <w:lang w:val="ru-RU"/>
            </w:rPr>
          </w:rPrChange>
        </w:rPr>
        <w:t xml:space="preserve"> ….</w:t>
      </w:r>
      <w:proofErr w:type="gramEnd"/>
      <w:r w:rsidRPr="006600DF">
        <w:rPr>
          <w:rFonts w:ascii="Times New Roman" w:hAnsi="Times New Roman"/>
          <w:sz w:val="28"/>
          <w:szCs w:val="28"/>
          <w:lang w:val="ru-RU"/>
          <w:rPrChange w:id="602" w:author="Ирина Коржова" w:date="2026-03-30T12:58:00Z">
            <w:rPr>
              <w:rFonts w:ascii="Times New Roman" w:hAnsi="Times New Roman"/>
              <w:sz w:val="28"/>
              <w:lang w:val="ru-RU"/>
            </w:rPr>
          </w:rPrChange>
        </w:rPr>
        <w:t xml:space="preserve"> в 149-ФЗ данные также упоминаются ... однако их квалификации не приводится…</w:t>
      </w:r>
    </w:p>
    <w:p w14:paraId="08AD43EE" w14:textId="44850546" w:rsidR="00BB60B6" w:rsidRPr="006600DF" w:rsidRDefault="00BB60B6">
      <w:pPr>
        <w:spacing w:after="0" w:line="360" w:lineRule="auto"/>
        <w:ind w:firstLine="709"/>
        <w:jc w:val="both"/>
        <w:rPr>
          <w:rFonts w:ascii="Times New Roman" w:hAnsi="Times New Roman"/>
          <w:sz w:val="28"/>
          <w:szCs w:val="28"/>
          <w:lang w:val="ru-RU"/>
          <w:rPrChange w:id="603"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04" w:author="Ирина Коржова" w:date="2026-03-30T12:58:00Z">
            <w:rPr>
              <w:rFonts w:ascii="Times New Roman" w:hAnsi="Times New Roman"/>
              <w:sz w:val="28"/>
              <w:lang w:val="ru-RU"/>
            </w:rPr>
          </w:rPrChange>
        </w:rPr>
        <w:t xml:space="preserve">В качестве синонимичных, но с определенным акцентом могут использоваться термины «компьютерная информация» (УК РФ) и т.д. В зависимости от отрасли права своя специфика, свой угол зрения исследования данного предмета. </w:t>
      </w:r>
    </w:p>
    <w:p w14:paraId="671D215B" w14:textId="3E281D1B" w:rsidR="00BB60B6" w:rsidRPr="006600DF" w:rsidRDefault="00BB60B6">
      <w:pPr>
        <w:spacing w:after="0" w:line="360" w:lineRule="auto"/>
        <w:ind w:firstLine="709"/>
        <w:jc w:val="both"/>
        <w:rPr>
          <w:rFonts w:ascii="Times New Roman" w:hAnsi="Times New Roman"/>
          <w:sz w:val="28"/>
          <w:szCs w:val="28"/>
          <w:lang w:val="ru-RU"/>
          <w:rPrChange w:id="605"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06" w:author="Ирина Коржова" w:date="2026-03-30T12:58:00Z">
            <w:rPr>
              <w:rFonts w:ascii="Times New Roman" w:hAnsi="Times New Roman"/>
              <w:sz w:val="28"/>
              <w:lang w:val="ru-RU"/>
            </w:rPr>
          </w:rPrChange>
        </w:rPr>
        <w:t>Однако в целом независимо от отрасли подходы к определению похожи…</w:t>
      </w:r>
    </w:p>
    <w:p w14:paraId="23F16403" w14:textId="6EC4789A" w:rsidR="00BB60B6" w:rsidRPr="006600DF" w:rsidRDefault="00BB60B6">
      <w:pPr>
        <w:spacing w:after="0" w:line="360" w:lineRule="auto"/>
        <w:ind w:firstLine="709"/>
        <w:jc w:val="both"/>
        <w:rPr>
          <w:rFonts w:ascii="Times New Roman" w:hAnsi="Times New Roman"/>
          <w:sz w:val="28"/>
          <w:szCs w:val="28"/>
          <w:lang w:val="ru-RU"/>
          <w:rPrChange w:id="607"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08" w:author="Ирина Коржова" w:date="2026-03-30T12:58:00Z">
            <w:rPr>
              <w:rFonts w:ascii="Times New Roman" w:hAnsi="Times New Roman"/>
              <w:sz w:val="28"/>
              <w:lang w:val="ru-RU"/>
            </w:rPr>
          </w:rPrChange>
        </w:rPr>
        <w:t>В законодательстве государств постсоветского пространства картина несколько иная</w:t>
      </w:r>
      <w:proofErr w:type="gramStart"/>
      <w:r w:rsidRPr="006600DF">
        <w:rPr>
          <w:rFonts w:ascii="Times New Roman" w:hAnsi="Times New Roman"/>
          <w:sz w:val="28"/>
          <w:szCs w:val="28"/>
          <w:lang w:val="ru-RU"/>
          <w:rPrChange w:id="609" w:author="Ирина Коржова" w:date="2026-03-30T12:58:00Z">
            <w:rPr>
              <w:rFonts w:ascii="Times New Roman" w:hAnsi="Times New Roman"/>
              <w:sz w:val="28"/>
              <w:lang w:val="ru-RU"/>
            </w:rPr>
          </w:rPrChange>
        </w:rPr>
        <w:t>.</w:t>
      </w:r>
      <w:proofErr w:type="gramEnd"/>
      <w:r w:rsidRPr="006600DF">
        <w:rPr>
          <w:rFonts w:ascii="Times New Roman" w:hAnsi="Times New Roman"/>
          <w:sz w:val="28"/>
          <w:szCs w:val="28"/>
          <w:lang w:val="ru-RU"/>
          <w:rPrChange w:id="610" w:author="Ирина Коржова" w:date="2026-03-30T12:58:00Z">
            <w:rPr>
              <w:rFonts w:ascii="Times New Roman" w:hAnsi="Times New Roman"/>
              <w:sz w:val="28"/>
              <w:lang w:val="ru-RU"/>
            </w:rPr>
          </w:rPrChange>
        </w:rPr>
        <w:t xml:space="preserve"> связано в том числе с принятием цифровых кодексов (их проектов).</w:t>
      </w:r>
    </w:p>
    <w:p w14:paraId="5CDA4256" w14:textId="77777777" w:rsidR="00BB60B6" w:rsidRPr="006600DF" w:rsidRDefault="00BB60B6">
      <w:pPr>
        <w:spacing w:after="0" w:line="360" w:lineRule="auto"/>
        <w:ind w:firstLine="709"/>
        <w:jc w:val="both"/>
        <w:rPr>
          <w:rFonts w:ascii="Times New Roman" w:hAnsi="Times New Roman"/>
          <w:color w:val="000000" w:themeColor="text1"/>
          <w:sz w:val="28"/>
          <w:szCs w:val="28"/>
          <w:lang w:val="ru-RU"/>
          <w:rPrChange w:id="611" w:author="Ирина Коржова" w:date="2026-03-30T12:58:00Z">
            <w:rPr>
              <w:rFonts w:ascii="Times New Roman" w:hAnsi="Times New Roman"/>
              <w:color w:val="000000" w:themeColor="text1"/>
              <w:sz w:val="28"/>
              <w:lang w:val="ru-RU"/>
            </w:rPr>
          </w:rPrChange>
        </w:rPr>
      </w:pPr>
      <w:r w:rsidRPr="006600DF">
        <w:rPr>
          <w:rFonts w:ascii="Times New Roman" w:hAnsi="Times New Roman"/>
          <w:color w:val="000000" w:themeColor="text1"/>
          <w:sz w:val="28"/>
          <w:szCs w:val="28"/>
          <w:lang w:val="ru-RU"/>
          <w:rPrChange w:id="612" w:author="Ирина Коржова" w:date="2026-03-30T12:58:00Z">
            <w:rPr>
              <w:rFonts w:ascii="Times New Roman" w:hAnsi="Times New Roman"/>
              <w:color w:val="000000" w:themeColor="text1"/>
              <w:sz w:val="28"/>
              <w:lang w:val="ru-RU"/>
            </w:rPr>
          </w:rPrChange>
        </w:rPr>
        <w:t>Также в законодательстве некоторых стран СНГ уже предприняты попытки дать юридическое определение этому понятию.</w:t>
      </w:r>
    </w:p>
    <w:p w14:paraId="3C2FBEA6" w14:textId="77777777" w:rsidR="00BB60B6" w:rsidRPr="006600DF" w:rsidRDefault="00BB60B6">
      <w:pPr>
        <w:spacing w:after="0" w:line="360" w:lineRule="auto"/>
        <w:ind w:firstLine="851"/>
        <w:jc w:val="both"/>
        <w:rPr>
          <w:rFonts w:ascii="Times New Roman" w:hAnsi="Times New Roman"/>
          <w:sz w:val="28"/>
          <w:szCs w:val="28"/>
          <w:lang w:val="ru-RU"/>
        </w:rPr>
      </w:pPr>
      <w:r w:rsidRPr="006600DF">
        <w:rPr>
          <w:rFonts w:ascii="Times New Roman" w:hAnsi="Times New Roman"/>
          <w:sz w:val="28"/>
          <w:szCs w:val="28"/>
          <w:lang w:val="ru-RU"/>
        </w:rPr>
        <w:t xml:space="preserve">В пункте 98 статье 1 КОДЕКС КЫРГЫЗСКОЙ РЕСПУБЛИКИ от 31 июля 2025 года № 178. цифровые данные определены как </w:t>
      </w:r>
      <w:commentRangeStart w:id="613"/>
      <w:r w:rsidRPr="006600DF">
        <w:rPr>
          <w:rFonts w:ascii="Times New Roman" w:hAnsi="Times New Roman"/>
          <w:sz w:val="28"/>
          <w:szCs w:val="28"/>
          <w:lang w:val="ru-RU"/>
        </w:rPr>
        <w:t>пригодные для обработки с использованием цифровых устройств данные независимо от формы и способа их хранения и передачи</w:t>
      </w:r>
      <w:commentRangeEnd w:id="613"/>
      <w:r w:rsidRPr="006600DF">
        <w:rPr>
          <w:rStyle w:val="a8"/>
          <w:rFonts w:ascii="Times New Roman" w:hAnsi="Times New Roman"/>
          <w:sz w:val="28"/>
          <w:szCs w:val="28"/>
          <w:rPrChange w:id="614" w:author="Ирина Коржова" w:date="2026-03-30T12:58:00Z">
            <w:rPr>
              <w:rStyle w:val="a8"/>
            </w:rPr>
          </w:rPrChange>
        </w:rPr>
        <w:commentReference w:id="613"/>
      </w:r>
      <w:r w:rsidRPr="006600DF">
        <w:rPr>
          <w:rFonts w:ascii="Times New Roman" w:hAnsi="Times New Roman"/>
          <w:sz w:val="28"/>
          <w:szCs w:val="28"/>
          <w:lang w:val="ru-RU"/>
        </w:rPr>
        <w:t xml:space="preserve">; (статья 1) </w:t>
      </w:r>
    </w:p>
    <w:p w14:paraId="0EB1C53E" w14:textId="77777777" w:rsidR="00BB60B6" w:rsidRPr="006600DF" w:rsidRDefault="00BB60B6">
      <w:pPr>
        <w:spacing w:after="0" w:line="360" w:lineRule="auto"/>
        <w:ind w:firstLine="851"/>
        <w:jc w:val="both"/>
        <w:rPr>
          <w:rFonts w:ascii="Times New Roman" w:hAnsi="Times New Roman"/>
          <w:sz w:val="28"/>
          <w:szCs w:val="28"/>
          <w:lang w:val="ru-RU"/>
        </w:rPr>
      </w:pPr>
      <w:r w:rsidRPr="006600DF">
        <w:rPr>
          <w:rFonts w:ascii="Times New Roman" w:hAnsi="Times New Roman"/>
          <w:sz w:val="28"/>
          <w:szCs w:val="28"/>
          <w:lang w:val="ru-RU"/>
        </w:rPr>
        <w:t xml:space="preserve">В статье 10 проекта Цифрового кодекса Республики Казахстан (сентябрь 2025 года) под цифровыми данными понимается </w:t>
      </w:r>
      <w:commentRangeStart w:id="615"/>
      <w:r w:rsidRPr="006600DF">
        <w:rPr>
          <w:rFonts w:ascii="Times New Roman" w:hAnsi="Times New Roman"/>
          <w:sz w:val="28"/>
          <w:szCs w:val="28"/>
          <w:lang w:val="ru-RU"/>
        </w:rPr>
        <w:t>любая информация в формализованном виде, пригодном для обработки, хранения и передачи, фиксированные в цифровой форме</w:t>
      </w:r>
      <w:commentRangeEnd w:id="615"/>
      <w:r w:rsidRPr="006600DF">
        <w:rPr>
          <w:rStyle w:val="a8"/>
          <w:rFonts w:ascii="Times New Roman" w:hAnsi="Times New Roman"/>
          <w:sz w:val="28"/>
          <w:szCs w:val="28"/>
          <w:rPrChange w:id="616" w:author="Ирина Коржова" w:date="2026-03-30T12:58:00Z">
            <w:rPr>
              <w:rStyle w:val="a8"/>
            </w:rPr>
          </w:rPrChange>
        </w:rPr>
        <w:commentReference w:id="615"/>
      </w:r>
      <w:r w:rsidRPr="006600DF">
        <w:rPr>
          <w:rFonts w:ascii="Times New Roman" w:hAnsi="Times New Roman"/>
          <w:sz w:val="28"/>
          <w:szCs w:val="28"/>
          <w:lang w:val="ru-RU"/>
        </w:rPr>
        <w:t>. Цифровые данные не являются объектами гражданских прав и могут свободно создаваться, собираться, обрабатываться и передаваться, за исключением случаев, установленных законами Республики Казахстан.</w:t>
      </w:r>
    </w:p>
    <w:p w14:paraId="63C87781" w14:textId="7F34AEA3" w:rsidR="00E01B78" w:rsidRPr="006600DF" w:rsidRDefault="00E01B78">
      <w:pPr>
        <w:spacing w:after="0" w:line="360" w:lineRule="auto"/>
        <w:ind w:firstLine="709"/>
        <w:jc w:val="both"/>
        <w:rPr>
          <w:rFonts w:ascii="Times New Roman" w:hAnsi="Times New Roman"/>
          <w:sz w:val="28"/>
          <w:szCs w:val="28"/>
          <w:lang w:val="ru-RU"/>
          <w:rPrChange w:id="617"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18" w:author="Ирина Коржова" w:date="2026-03-30T12:58:00Z">
            <w:rPr>
              <w:rFonts w:ascii="Times New Roman" w:hAnsi="Times New Roman"/>
              <w:sz w:val="28"/>
              <w:lang w:val="ru-RU"/>
            </w:rPr>
          </w:rPrChange>
        </w:rPr>
        <w:lastRenderedPageBreak/>
        <w:t>В юридической литературе используются различные подходы к определению цифровой информации (цифровых данных) и ее классификации.</w:t>
      </w:r>
    </w:p>
    <w:p w14:paraId="5A3E9CB2" w14:textId="544A1DC0" w:rsidR="008B4445" w:rsidRPr="006600DF" w:rsidRDefault="00E01B78">
      <w:pPr>
        <w:spacing w:after="0" w:line="360" w:lineRule="auto"/>
        <w:ind w:firstLine="709"/>
        <w:jc w:val="both"/>
        <w:rPr>
          <w:rFonts w:ascii="Times New Roman" w:hAnsi="Times New Roman"/>
          <w:color w:val="000000" w:themeColor="text1"/>
          <w:sz w:val="28"/>
          <w:szCs w:val="28"/>
          <w:lang w:val="ru-RU"/>
          <w:rPrChange w:id="619" w:author="Ирина Коржова" w:date="2026-03-30T12:58:00Z">
            <w:rPr>
              <w:rFonts w:ascii="Times New Roman" w:hAnsi="Times New Roman"/>
              <w:color w:val="000000" w:themeColor="text1"/>
              <w:sz w:val="28"/>
              <w:lang w:val="ru-RU"/>
            </w:rPr>
          </w:rPrChange>
        </w:rPr>
      </w:pPr>
      <w:r w:rsidRPr="006600DF">
        <w:rPr>
          <w:rFonts w:ascii="Times New Roman" w:hAnsi="Times New Roman"/>
          <w:sz w:val="28"/>
          <w:szCs w:val="28"/>
          <w:lang w:val="ru-RU"/>
          <w:rPrChange w:id="620" w:author="Ирина Коржова" w:date="2026-03-30T12:58:00Z">
            <w:rPr>
              <w:rFonts w:ascii="Times New Roman" w:hAnsi="Times New Roman"/>
              <w:sz w:val="28"/>
              <w:lang w:val="ru-RU"/>
            </w:rPr>
          </w:rPrChange>
        </w:rPr>
        <w:t>Так, Волков В. Э. и др. под цифровыми данными понимают информацию, представленную в виде дискретных символов, каждый из которых может принимать одно из конечного числа значений некоторого алфавита, например, буквы или цифры</w:t>
      </w:r>
      <w:r w:rsidRPr="006600DF">
        <w:rPr>
          <w:rStyle w:val="a3"/>
          <w:rFonts w:ascii="Times New Roman" w:hAnsi="Times New Roman"/>
          <w:sz w:val="28"/>
          <w:szCs w:val="28"/>
          <w:rPrChange w:id="621" w:author="Ирина Коржова" w:date="2026-03-30T12:58:00Z">
            <w:rPr>
              <w:rStyle w:val="a3"/>
              <w:rFonts w:ascii="Times New Roman" w:hAnsi="Times New Roman"/>
              <w:sz w:val="28"/>
            </w:rPr>
          </w:rPrChange>
        </w:rPr>
        <w:footnoteReference w:id="15"/>
      </w:r>
      <w:r w:rsidRPr="006600DF">
        <w:rPr>
          <w:rFonts w:ascii="Times New Roman" w:hAnsi="Times New Roman"/>
          <w:sz w:val="28"/>
          <w:szCs w:val="28"/>
          <w:lang w:val="ru-RU"/>
          <w:rPrChange w:id="622" w:author="Ирина Коржова" w:date="2026-03-30T12:58:00Z">
            <w:rPr>
              <w:rFonts w:ascii="Times New Roman" w:hAnsi="Times New Roman"/>
              <w:sz w:val="28"/>
              <w:lang w:val="ru-RU"/>
            </w:rPr>
          </w:rPrChange>
        </w:rPr>
        <w:t>.</w:t>
      </w:r>
      <w:r w:rsidR="008B4445" w:rsidRPr="006600DF">
        <w:rPr>
          <w:rFonts w:ascii="Times New Roman" w:hAnsi="Times New Roman"/>
          <w:sz w:val="28"/>
          <w:szCs w:val="28"/>
          <w:lang w:val="ru-RU"/>
          <w:rPrChange w:id="623" w:author="Ирина Коржова" w:date="2026-03-30T12:58:00Z">
            <w:rPr>
              <w:rFonts w:ascii="Times New Roman" w:hAnsi="Times New Roman"/>
              <w:sz w:val="28"/>
              <w:lang w:val="ru-RU"/>
            </w:rPr>
          </w:rPrChange>
        </w:rPr>
        <w:t xml:space="preserve"> По мнению </w:t>
      </w:r>
      <w:r w:rsidR="008B4445" w:rsidRPr="006600DF">
        <w:rPr>
          <w:rFonts w:ascii="Times New Roman" w:hAnsi="Times New Roman"/>
          <w:color w:val="000000" w:themeColor="text1"/>
          <w:sz w:val="28"/>
          <w:szCs w:val="28"/>
          <w:lang w:val="ru-RU"/>
          <w:rPrChange w:id="624" w:author="Ирина Коржова" w:date="2026-03-30T12:58:00Z">
            <w:rPr>
              <w:rFonts w:ascii="Times New Roman" w:hAnsi="Times New Roman"/>
              <w:color w:val="000000" w:themeColor="text1"/>
              <w:sz w:val="28"/>
              <w:lang w:val="ru-RU"/>
            </w:rPr>
          </w:rPrChange>
        </w:rPr>
        <w:t>исследователя юридически значимыми цифровой информации являются идеальность, неисчерпаемость и субъективность восприятия</w:t>
      </w:r>
      <w:r w:rsidR="008B4445" w:rsidRPr="006600DF">
        <w:rPr>
          <w:rStyle w:val="a3"/>
          <w:rFonts w:ascii="Times New Roman" w:hAnsi="Times New Roman"/>
          <w:color w:val="000000" w:themeColor="text1"/>
          <w:sz w:val="28"/>
          <w:szCs w:val="28"/>
          <w:rPrChange w:id="625" w:author="Ирина Коржова" w:date="2026-03-30T12:58:00Z">
            <w:rPr>
              <w:rStyle w:val="a3"/>
              <w:rFonts w:ascii="Times New Roman" w:hAnsi="Times New Roman"/>
              <w:color w:val="000000" w:themeColor="text1"/>
              <w:sz w:val="28"/>
            </w:rPr>
          </w:rPrChange>
        </w:rPr>
        <w:footnoteReference w:id="16"/>
      </w:r>
      <w:r w:rsidR="008B4445" w:rsidRPr="006600DF">
        <w:rPr>
          <w:rFonts w:ascii="Times New Roman" w:hAnsi="Times New Roman"/>
          <w:color w:val="000000" w:themeColor="text1"/>
          <w:sz w:val="28"/>
          <w:szCs w:val="28"/>
          <w:lang w:val="ru-RU"/>
          <w:rPrChange w:id="626" w:author="Ирина Коржова" w:date="2026-03-30T12:58:00Z">
            <w:rPr>
              <w:rFonts w:ascii="Times New Roman" w:hAnsi="Times New Roman"/>
              <w:color w:val="000000" w:themeColor="text1"/>
              <w:sz w:val="28"/>
              <w:lang w:val="ru-RU"/>
            </w:rPr>
          </w:rPrChange>
        </w:rPr>
        <w:t>.</w:t>
      </w:r>
    </w:p>
    <w:p w14:paraId="4797A9D2" w14:textId="2B92940C" w:rsidR="00F44969" w:rsidRPr="006600DF" w:rsidRDefault="00E01B78">
      <w:pPr>
        <w:spacing w:after="0" w:line="360" w:lineRule="auto"/>
        <w:ind w:firstLine="709"/>
        <w:jc w:val="both"/>
        <w:rPr>
          <w:rFonts w:ascii="Times New Roman" w:hAnsi="Times New Roman"/>
          <w:color w:val="000000" w:themeColor="text1"/>
          <w:sz w:val="28"/>
          <w:szCs w:val="28"/>
          <w:lang w:val="ru-RU"/>
          <w:rPrChange w:id="627" w:author="Ирина Коржова" w:date="2026-03-30T12:58:00Z">
            <w:rPr>
              <w:rFonts w:ascii="Times New Roman" w:hAnsi="Times New Roman"/>
              <w:color w:val="000000" w:themeColor="text1"/>
              <w:sz w:val="28"/>
              <w:lang w:val="ru-RU"/>
            </w:rPr>
          </w:rPrChange>
        </w:rPr>
      </w:pPr>
      <w:r w:rsidRPr="006600DF">
        <w:rPr>
          <w:rFonts w:ascii="Times New Roman" w:hAnsi="Times New Roman"/>
          <w:color w:val="000000" w:themeColor="text1"/>
          <w:sz w:val="28"/>
          <w:szCs w:val="28"/>
          <w:lang w:val="ru-RU"/>
          <w:rPrChange w:id="628" w:author="Ирина Коржова" w:date="2026-03-30T12:58:00Z">
            <w:rPr>
              <w:rFonts w:ascii="Times New Roman" w:hAnsi="Times New Roman"/>
              <w:color w:val="000000" w:themeColor="text1"/>
              <w:sz w:val="28"/>
              <w:lang w:val="ru-RU"/>
            </w:rPr>
          </w:rPrChange>
        </w:rPr>
        <w:t>По мнению А.П. Вершинина особенностями цифровой информации являются ее фиксация и доступность посредством компьютерных технических средств</w:t>
      </w:r>
      <w:r w:rsidRPr="006600DF">
        <w:rPr>
          <w:rStyle w:val="a3"/>
          <w:rFonts w:ascii="Times New Roman" w:hAnsi="Times New Roman"/>
          <w:color w:val="000000" w:themeColor="text1"/>
          <w:sz w:val="28"/>
          <w:szCs w:val="28"/>
          <w:lang w:val="ru-RU"/>
          <w:rPrChange w:id="629" w:author="Ирина Коржова" w:date="2026-03-30T12:58:00Z">
            <w:rPr>
              <w:rStyle w:val="a3"/>
              <w:rFonts w:ascii="Times New Roman" w:hAnsi="Times New Roman"/>
              <w:color w:val="000000" w:themeColor="text1"/>
              <w:sz w:val="28"/>
              <w:lang w:val="ru-RU"/>
            </w:rPr>
          </w:rPrChange>
        </w:rPr>
        <w:footnoteReference w:id="17"/>
      </w:r>
      <w:r w:rsidRPr="006600DF">
        <w:rPr>
          <w:rFonts w:ascii="Times New Roman" w:hAnsi="Times New Roman"/>
          <w:color w:val="000000" w:themeColor="text1"/>
          <w:sz w:val="28"/>
          <w:szCs w:val="28"/>
          <w:lang w:val="ru-RU"/>
          <w:rPrChange w:id="630" w:author="Ирина Коржова" w:date="2026-03-30T12:58:00Z">
            <w:rPr>
              <w:rFonts w:ascii="Times New Roman" w:hAnsi="Times New Roman"/>
              <w:color w:val="000000" w:themeColor="text1"/>
              <w:sz w:val="28"/>
              <w:lang w:val="ru-RU"/>
            </w:rPr>
          </w:rPrChange>
        </w:rPr>
        <w:t>.</w:t>
      </w:r>
    </w:p>
    <w:p w14:paraId="32B64BE2" w14:textId="77777777" w:rsidR="000B39B9" w:rsidRPr="006600DF" w:rsidRDefault="00547F5D">
      <w:pPr>
        <w:spacing w:after="0" w:line="360" w:lineRule="auto"/>
        <w:ind w:firstLine="709"/>
        <w:jc w:val="both"/>
        <w:rPr>
          <w:rFonts w:ascii="Times New Roman" w:hAnsi="Times New Roman"/>
          <w:b/>
          <w:i/>
          <w:sz w:val="28"/>
          <w:szCs w:val="28"/>
          <w:lang w:val="ru-RU"/>
          <w:rPrChange w:id="631" w:author="Ирина Коржова" w:date="2026-03-30T12:58:00Z">
            <w:rPr>
              <w:rFonts w:ascii="Times New Roman" w:hAnsi="Times New Roman"/>
              <w:b/>
              <w:i/>
              <w:sz w:val="28"/>
              <w:lang w:val="ru-RU"/>
            </w:rPr>
          </w:rPrChange>
        </w:rPr>
      </w:pPr>
      <w:r w:rsidRPr="006600DF">
        <w:rPr>
          <w:rFonts w:ascii="Times New Roman" w:hAnsi="Times New Roman"/>
          <w:b/>
          <w:i/>
          <w:sz w:val="28"/>
          <w:szCs w:val="28"/>
          <w:lang w:val="ru-RU"/>
          <w:rPrChange w:id="632" w:author="Ирина Коржова" w:date="2026-03-30T12:58:00Z">
            <w:rPr>
              <w:rFonts w:ascii="Times New Roman" w:hAnsi="Times New Roman"/>
              <w:b/>
              <w:i/>
              <w:sz w:val="28"/>
              <w:lang w:val="ru-RU"/>
            </w:rPr>
          </w:rPrChange>
        </w:rPr>
        <w:t>Понятие и</w:t>
      </w:r>
      <w:r w:rsidR="00C04030" w:rsidRPr="006600DF">
        <w:rPr>
          <w:rFonts w:ascii="Times New Roman" w:hAnsi="Times New Roman"/>
          <w:b/>
          <w:i/>
          <w:sz w:val="28"/>
          <w:szCs w:val="28"/>
          <w:lang w:val="ru-RU"/>
          <w:rPrChange w:id="633" w:author="Ирина Коржова" w:date="2026-03-30T12:58:00Z">
            <w:rPr>
              <w:rFonts w:ascii="Times New Roman" w:hAnsi="Times New Roman"/>
              <w:b/>
              <w:i/>
              <w:sz w:val="28"/>
              <w:lang w:val="ru-RU"/>
            </w:rPr>
          </w:rPrChange>
        </w:rPr>
        <w:t xml:space="preserve"> классификация </w:t>
      </w:r>
      <w:r w:rsidR="000B39B9" w:rsidRPr="006600DF">
        <w:rPr>
          <w:rFonts w:ascii="Times New Roman" w:hAnsi="Times New Roman"/>
          <w:b/>
          <w:i/>
          <w:sz w:val="28"/>
          <w:szCs w:val="28"/>
          <w:lang w:val="ru-RU"/>
          <w:rPrChange w:id="634" w:author="Ирина Коржова" w:date="2026-03-30T12:58:00Z">
            <w:rPr>
              <w:rFonts w:ascii="Times New Roman" w:hAnsi="Times New Roman"/>
              <w:b/>
              <w:i/>
              <w:sz w:val="28"/>
              <w:lang w:val="ru-RU"/>
            </w:rPr>
          </w:rPrChange>
        </w:rPr>
        <w:t>цифровой информац</w:t>
      </w:r>
      <w:commentRangeStart w:id="635"/>
      <w:r w:rsidR="000B39B9" w:rsidRPr="006600DF">
        <w:rPr>
          <w:rFonts w:ascii="Times New Roman" w:hAnsi="Times New Roman"/>
          <w:b/>
          <w:i/>
          <w:sz w:val="28"/>
          <w:szCs w:val="28"/>
          <w:lang w:val="ru-RU"/>
          <w:rPrChange w:id="636" w:author="Ирина Коржова" w:date="2026-03-30T12:58:00Z">
            <w:rPr>
              <w:rFonts w:ascii="Times New Roman" w:hAnsi="Times New Roman"/>
              <w:b/>
              <w:i/>
              <w:sz w:val="28"/>
              <w:lang w:val="ru-RU"/>
            </w:rPr>
          </w:rPrChange>
        </w:rPr>
        <w:t>ии</w:t>
      </w:r>
      <w:commentRangeEnd w:id="635"/>
      <w:r w:rsidR="002A1728" w:rsidRPr="006600DF">
        <w:rPr>
          <w:rStyle w:val="a8"/>
          <w:rFonts w:ascii="Times New Roman" w:hAnsi="Times New Roman"/>
          <w:sz w:val="28"/>
          <w:szCs w:val="28"/>
          <w:rPrChange w:id="637" w:author="Ирина Коржова" w:date="2026-03-30T12:58:00Z">
            <w:rPr>
              <w:rStyle w:val="a8"/>
            </w:rPr>
          </w:rPrChange>
        </w:rPr>
        <w:commentReference w:id="635"/>
      </w:r>
      <w:r w:rsidR="000B39B9" w:rsidRPr="006600DF">
        <w:rPr>
          <w:rFonts w:ascii="Times New Roman" w:hAnsi="Times New Roman"/>
          <w:b/>
          <w:i/>
          <w:sz w:val="28"/>
          <w:szCs w:val="28"/>
          <w:lang w:val="ru-RU"/>
          <w:rPrChange w:id="638" w:author="Ирина Коржова" w:date="2026-03-30T12:58:00Z">
            <w:rPr>
              <w:rFonts w:ascii="Times New Roman" w:hAnsi="Times New Roman"/>
              <w:b/>
              <w:i/>
              <w:sz w:val="28"/>
              <w:lang w:val="ru-RU"/>
            </w:rPr>
          </w:rPrChange>
        </w:rPr>
        <w:t xml:space="preserve"> </w:t>
      </w:r>
    </w:p>
    <w:p w14:paraId="77771954" w14:textId="77777777" w:rsidR="00C237D7" w:rsidRPr="006600DF" w:rsidRDefault="00C237D7">
      <w:pPr>
        <w:spacing w:after="0" w:line="360" w:lineRule="auto"/>
        <w:ind w:firstLine="709"/>
        <w:jc w:val="both"/>
        <w:rPr>
          <w:rFonts w:ascii="Times New Roman" w:hAnsi="Times New Roman"/>
          <w:iCs/>
          <w:sz w:val="28"/>
          <w:szCs w:val="28"/>
          <w:lang w:val="ru-RU"/>
          <w:rPrChange w:id="639" w:author="Ирина Коржова" w:date="2026-03-30T12:58:00Z">
            <w:rPr>
              <w:rFonts w:ascii="Times New Roman" w:hAnsi="Times New Roman"/>
              <w:iCs/>
              <w:sz w:val="28"/>
              <w:lang w:val="ru-RU"/>
            </w:rPr>
          </w:rPrChange>
        </w:rPr>
      </w:pPr>
      <w:r w:rsidRPr="006600DF">
        <w:rPr>
          <w:rFonts w:ascii="Times New Roman" w:hAnsi="Times New Roman"/>
          <w:iCs/>
          <w:sz w:val="28"/>
          <w:szCs w:val="28"/>
          <w:lang w:val="ru-RU"/>
          <w:rPrChange w:id="640" w:author="Ирина Коржова" w:date="2026-03-30T12:58:00Z">
            <w:rPr>
              <w:rFonts w:ascii="Times New Roman" w:hAnsi="Times New Roman"/>
              <w:iCs/>
              <w:sz w:val="28"/>
              <w:lang w:val="ru-RU"/>
            </w:rPr>
          </w:rPrChange>
        </w:rPr>
        <w:t xml:space="preserve">На теоретическом уровне указанный вопрос недостаточно разработан. </w:t>
      </w:r>
    </w:p>
    <w:p w14:paraId="5A02178D" w14:textId="7DB5E4DF" w:rsidR="008B4445" w:rsidRPr="006600DF" w:rsidRDefault="00C237D7">
      <w:pPr>
        <w:spacing w:after="0" w:line="360" w:lineRule="auto"/>
        <w:jc w:val="both"/>
        <w:rPr>
          <w:rFonts w:ascii="Times New Roman" w:hAnsi="Times New Roman"/>
          <w:iCs/>
          <w:sz w:val="28"/>
          <w:szCs w:val="28"/>
          <w:lang w:val="ru-RU"/>
          <w:rPrChange w:id="641" w:author="Ирина Коржова" w:date="2026-03-30T12:58:00Z">
            <w:rPr>
              <w:rFonts w:ascii="Times New Roman" w:hAnsi="Times New Roman"/>
              <w:iCs/>
              <w:sz w:val="28"/>
              <w:lang w:val="ru-RU"/>
            </w:rPr>
          </w:rPrChange>
        </w:rPr>
      </w:pPr>
      <w:r w:rsidRPr="006600DF">
        <w:rPr>
          <w:rFonts w:ascii="Times New Roman" w:hAnsi="Times New Roman"/>
          <w:iCs/>
          <w:sz w:val="28"/>
          <w:szCs w:val="28"/>
          <w:lang w:val="ru-RU"/>
          <w:rPrChange w:id="642" w:author="Ирина Коржова" w:date="2026-03-30T12:58:00Z">
            <w:rPr>
              <w:rFonts w:ascii="Times New Roman" w:hAnsi="Times New Roman"/>
              <w:iCs/>
              <w:sz w:val="28"/>
              <w:lang w:val="ru-RU"/>
            </w:rPr>
          </w:rPrChange>
        </w:rPr>
        <w:t>В качестве примеров таких классификаций (выделения отдельных видов цифровой информации)</w:t>
      </w:r>
      <w:r w:rsidR="008B4445" w:rsidRPr="006600DF">
        <w:rPr>
          <w:rFonts w:ascii="Times New Roman" w:hAnsi="Times New Roman"/>
          <w:iCs/>
          <w:sz w:val="28"/>
          <w:szCs w:val="28"/>
          <w:lang w:val="ru-RU"/>
          <w:rPrChange w:id="643" w:author="Ирина Коржова" w:date="2026-03-30T12:58:00Z">
            <w:rPr>
              <w:rFonts w:ascii="Times New Roman" w:hAnsi="Times New Roman"/>
              <w:iCs/>
              <w:sz w:val="28"/>
              <w:lang w:val="ru-RU"/>
            </w:rPr>
          </w:rPrChange>
        </w:rPr>
        <w:t xml:space="preserve"> (часто в рамках определенной отрасли права)</w:t>
      </w:r>
      <w:r w:rsidRPr="006600DF">
        <w:rPr>
          <w:rFonts w:ascii="Times New Roman" w:hAnsi="Times New Roman"/>
          <w:iCs/>
          <w:sz w:val="28"/>
          <w:szCs w:val="28"/>
          <w:lang w:val="ru-RU"/>
          <w:rPrChange w:id="644" w:author="Ирина Коржова" w:date="2026-03-30T12:58:00Z">
            <w:rPr>
              <w:rFonts w:ascii="Times New Roman" w:hAnsi="Times New Roman"/>
              <w:iCs/>
              <w:sz w:val="28"/>
              <w:lang w:val="ru-RU"/>
            </w:rPr>
          </w:rPrChange>
        </w:rPr>
        <w:t xml:space="preserve"> можно привести следующие. </w:t>
      </w:r>
    </w:p>
    <w:p w14:paraId="615F7473" w14:textId="7D5C710A" w:rsidR="008B4445" w:rsidRPr="006600DF" w:rsidRDefault="008B4445">
      <w:pPr>
        <w:spacing w:after="0" w:line="360" w:lineRule="auto"/>
        <w:jc w:val="both"/>
        <w:rPr>
          <w:rFonts w:ascii="Times New Roman" w:hAnsi="Times New Roman"/>
          <w:iCs/>
          <w:sz w:val="28"/>
          <w:szCs w:val="28"/>
          <w:lang w:val="ru-RU"/>
          <w:rPrChange w:id="645" w:author="Ирина Коржова" w:date="2026-03-30T12:58:00Z">
            <w:rPr>
              <w:rFonts w:ascii="Times New Roman" w:hAnsi="Times New Roman"/>
              <w:iCs/>
              <w:sz w:val="28"/>
              <w:lang w:val="ru-RU"/>
            </w:rPr>
          </w:rPrChange>
        </w:rPr>
      </w:pPr>
      <w:r w:rsidRPr="006600DF">
        <w:rPr>
          <w:rFonts w:ascii="Times New Roman" w:hAnsi="Times New Roman"/>
          <w:iCs/>
          <w:sz w:val="28"/>
          <w:szCs w:val="28"/>
          <w:lang w:val="ru-RU"/>
          <w:rPrChange w:id="646" w:author="Ирина Коржова" w:date="2026-03-30T12:58:00Z">
            <w:rPr>
              <w:rFonts w:ascii="Times New Roman" w:hAnsi="Times New Roman"/>
              <w:iCs/>
              <w:sz w:val="28"/>
              <w:lang w:val="ru-RU"/>
            </w:rPr>
          </w:rPrChange>
        </w:rPr>
        <w:t>…</w:t>
      </w:r>
    </w:p>
    <w:p w14:paraId="2F13946B" w14:textId="52EB72AD" w:rsidR="00C237D7" w:rsidRPr="006600DF" w:rsidRDefault="002A1728">
      <w:pPr>
        <w:spacing w:after="0" w:line="360" w:lineRule="auto"/>
        <w:ind w:firstLine="709"/>
        <w:jc w:val="both"/>
        <w:rPr>
          <w:rFonts w:ascii="Times New Roman" w:hAnsi="Times New Roman"/>
          <w:iCs/>
          <w:sz w:val="28"/>
          <w:szCs w:val="28"/>
          <w:lang w:val="ru-RU"/>
          <w:rPrChange w:id="647" w:author="Ирина Коржова" w:date="2026-03-30T12:58:00Z">
            <w:rPr>
              <w:rFonts w:ascii="Times New Roman" w:hAnsi="Times New Roman"/>
              <w:iCs/>
              <w:sz w:val="28"/>
              <w:lang w:val="ru-RU"/>
            </w:rPr>
          </w:rPrChange>
        </w:rPr>
      </w:pPr>
      <w:r w:rsidRPr="006600DF">
        <w:rPr>
          <w:rFonts w:ascii="Times New Roman" w:hAnsi="Times New Roman"/>
          <w:sz w:val="28"/>
          <w:szCs w:val="28"/>
          <w:lang w:val="ru-RU"/>
          <w:rPrChange w:id="648" w:author="Ирина Коржова" w:date="2026-03-30T12:58:00Z">
            <w:rPr>
              <w:rFonts w:ascii="Times New Roman" w:hAnsi="Times New Roman"/>
              <w:sz w:val="28"/>
              <w:lang w:val="ru-RU"/>
            </w:rPr>
          </w:rPrChange>
        </w:rPr>
        <w:t>Также</w:t>
      </w:r>
      <w:r w:rsidR="00C237D7" w:rsidRPr="006600DF">
        <w:rPr>
          <w:rFonts w:ascii="Times New Roman" w:hAnsi="Times New Roman"/>
          <w:sz w:val="28"/>
          <w:szCs w:val="28"/>
          <w:lang w:val="ru-RU"/>
          <w:rPrChange w:id="649" w:author="Ирина Коржова" w:date="2026-03-30T12:58:00Z">
            <w:rPr>
              <w:rFonts w:ascii="Times New Roman" w:hAnsi="Times New Roman"/>
              <w:sz w:val="28"/>
              <w:lang w:val="ru-RU"/>
            </w:rPr>
          </w:rPrChange>
        </w:rPr>
        <w:t xml:space="preserve"> проекты цифровых кодексов</w:t>
      </w:r>
      <w:r w:rsidR="0005413C" w:rsidRPr="006600DF">
        <w:rPr>
          <w:rFonts w:ascii="Times New Roman" w:hAnsi="Times New Roman"/>
          <w:sz w:val="28"/>
          <w:szCs w:val="28"/>
          <w:lang w:val="ru-RU"/>
          <w:rPrChange w:id="650" w:author="Ирина Коржова" w:date="2026-03-30T12:58:00Z">
            <w:rPr>
              <w:rFonts w:ascii="Times New Roman" w:hAnsi="Times New Roman"/>
              <w:sz w:val="28"/>
              <w:lang w:val="ru-RU"/>
            </w:rPr>
          </w:rPrChange>
        </w:rPr>
        <w:t xml:space="preserve"> </w:t>
      </w:r>
      <w:r w:rsidR="0005413C" w:rsidRPr="006600DF">
        <w:rPr>
          <w:rFonts w:ascii="Times New Roman" w:hAnsi="Times New Roman"/>
          <w:color w:val="000000" w:themeColor="text1"/>
          <w:sz w:val="28"/>
          <w:szCs w:val="28"/>
          <w:lang w:val="ru-RU"/>
          <w:rPrChange w:id="651" w:author="Ирина Коржова" w:date="2026-03-30T12:58:00Z">
            <w:rPr>
              <w:rFonts w:ascii="Times New Roman" w:hAnsi="Times New Roman"/>
              <w:color w:val="000000" w:themeColor="text1"/>
              <w:sz w:val="28"/>
              <w:lang w:val="ru-RU"/>
            </w:rPr>
          </w:rPrChange>
        </w:rPr>
        <w:t>некоторых стран СНГ</w:t>
      </w:r>
      <w:r w:rsidR="00C237D7" w:rsidRPr="006600DF">
        <w:rPr>
          <w:rFonts w:ascii="Times New Roman" w:hAnsi="Times New Roman"/>
          <w:sz w:val="28"/>
          <w:szCs w:val="28"/>
          <w:lang w:val="ru-RU"/>
          <w:rPrChange w:id="652" w:author="Ирина Коржова" w:date="2026-03-30T12:58:00Z">
            <w:rPr>
              <w:rFonts w:ascii="Times New Roman" w:hAnsi="Times New Roman"/>
              <w:sz w:val="28"/>
              <w:lang w:val="ru-RU"/>
            </w:rPr>
          </w:rPrChange>
        </w:rPr>
        <w:t>, содержатся некоторые классификации.</w:t>
      </w:r>
    </w:p>
    <w:p w14:paraId="699E2882" w14:textId="77777777" w:rsidR="00C237D7" w:rsidRPr="006600DF" w:rsidRDefault="00C237D7">
      <w:pPr>
        <w:spacing w:after="0" w:line="360" w:lineRule="auto"/>
        <w:ind w:firstLine="709"/>
        <w:jc w:val="both"/>
        <w:rPr>
          <w:rFonts w:ascii="Times New Roman" w:hAnsi="Times New Roman"/>
          <w:sz w:val="28"/>
          <w:szCs w:val="28"/>
          <w:lang w:val="ru-RU"/>
          <w:rPrChange w:id="653"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54" w:author="Ирина Коржова" w:date="2026-03-30T12:58:00Z">
            <w:rPr>
              <w:rFonts w:ascii="Times New Roman" w:hAnsi="Times New Roman"/>
              <w:sz w:val="28"/>
              <w:lang w:val="ru-RU"/>
            </w:rPr>
          </w:rPrChange>
        </w:rPr>
        <w:t xml:space="preserve">В статье 33 проекте Цифрового кодекса Республики Казахстан (в редакции 2024 г) цифровые данные классифицированы основаниям:  </w:t>
      </w:r>
    </w:p>
    <w:p w14:paraId="7384F0FE" w14:textId="77777777" w:rsidR="00C237D7" w:rsidRPr="006600DF" w:rsidRDefault="00C237D7">
      <w:pPr>
        <w:pStyle w:val="af"/>
        <w:numPr>
          <w:ilvl w:val="0"/>
          <w:numId w:val="4"/>
        </w:numPr>
        <w:spacing w:after="0" w:line="360" w:lineRule="auto"/>
        <w:ind w:left="0" w:firstLine="709"/>
        <w:jc w:val="both"/>
        <w:rPr>
          <w:rFonts w:ascii="Times New Roman" w:hAnsi="Times New Roman"/>
          <w:sz w:val="28"/>
          <w:szCs w:val="28"/>
          <w:lang w:val="ru-RU"/>
          <w:rPrChange w:id="655"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56" w:author="Ирина Коржова" w:date="2026-03-30T12:58:00Z">
            <w:rPr>
              <w:rFonts w:ascii="Times New Roman" w:hAnsi="Times New Roman"/>
              <w:sz w:val="28"/>
              <w:lang w:val="ru-RU"/>
            </w:rPr>
          </w:rPrChange>
        </w:rPr>
        <w:t>по форме собственности: государственными и негосударственными.</w:t>
      </w:r>
    </w:p>
    <w:p w14:paraId="4E1E4472" w14:textId="1317A8B4" w:rsidR="00C237D7" w:rsidRPr="006600DF" w:rsidRDefault="00C237D7">
      <w:pPr>
        <w:pStyle w:val="af"/>
        <w:numPr>
          <w:ilvl w:val="0"/>
          <w:numId w:val="4"/>
        </w:numPr>
        <w:spacing w:after="0" w:line="360" w:lineRule="auto"/>
        <w:ind w:left="993"/>
        <w:jc w:val="both"/>
        <w:rPr>
          <w:rFonts w:ascii="Times New Roman" w:hAnsi="Times New Roman"/>
          <w:sz w:val="28"/>
          <w:szCs w:val="28"/>
          <w:lang w:val="ru-RU"/>
          <w:rPrChange w:id="657"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658" w:author="Ирина Коржова" w:date="2026-03-30T12:58:00Z">
            <w:rPr>
              <w:rFonts w:ascii="Times New Roman" w:hAnsi="Times New Roman"/>
              <w:sz w:val="28"/>
              <w:lang w:val="ru-RU"/>
            </w:rPr>
          </w:rPrChange>
        </w:rPr>
        <w:t>по степени доступа - общедоступными и ограниченного доступа.</w:t>
      </w:r>
    </w:p>
    <w:p w14:paraId="497262BD" w14:textId="47EB37B9" w:rsidR="002A1728" w:rsidRPr="006600DF" w:rsidRDefault="002A1728">
      <w:pPr>
        <w:spacing w:after="0" w:line="360" w:lineRule="auto"/>
        <w:ind w:firstLine="851"/>
        <w:jc w:val="both"/>
        <w:rPr>
          <w:rFonts w:ascii="Times New Roman" w:hAnsi="Times New Roman"/>
          <w:sz w:val="28"/>
          <w:szCs w:val="28"/>
          <w:lang w:val="ru-RU"/>
        </w:rPr>
      </w:pPr>
      <w:proofErr w:type="spellStart"/>
      <w:r w:rsidRPr="006600DF">
        <w:rPr>
          <w:rFonts w:ascii="Times New Roman" w:hAnsi="Times New Roman"/>
          <w:sz w:val="28"/>
          <w:szCs w:val="28"/>
          <w:lang w:val="ru-RU"/>
        </w:rPr>
        <w:t>КОДЕКСа</w:t>
      </w:r>
      <w:proofErr w:type="spellEnd"/>
      <w:r w:rsidRPr="006600DF">
        <w:rPr>
          <w:rFonts w:ascii="Times New Roman" w:hAnsi="Times New Roman"/>
          <w:sz w:val="28"/>
          <w:szCs w:val="28"/>
          <w:lang w:val="ru-RU"/>
        </w:rPr>
        <w:t xml:space="preserve"> КЫРГЫЗСКОЙ РЕСПУБЛИКИ от 31 июля 2025 года № 178 </w:t>
      </w:r>
      <w:r w:rsidR="007300E8" w:rsidRPr="006600DF">
        <w:rPr>
          <w:rFonts w:ascii="Times New Roman" w:hAnsi="Times New Roman"/>
          <w:sz w:val="28"/>
          <w:szCs w:val="28"/>
          <w:lang w:val="ru-RU"/>
        </w:rPr>
        <w:t>не использует классификации, при этом в различных статьях</w:t>
      </w:r>
      <w:r w:rsidRPr="006600DF">
        <w:rPr>
          <w:rFonts w:ascii="Times New Roman" w:hAnsi="Times New Roman"/>
          <w:sz w:val="28"/>
          <w:szCs w:val="28"/>
          <w:lang w:val="ru-RU"/>
        </w:rPr>
        <w:t xml:space="preserve"> выделяются категории цифровых данных: </w:t>
      </w:r>
    </w:p>
    <w:p w14:paraId="4442D9AE" w14:textId="77777777" w:rsidR="002A1728" w:rsidRPr="006600DF" w:rsidRDefault="002A1728">
      <w:pPr>
        <w:spacing w:after="0" w:line="360" w:lineRule="auto"/>
        <w:ind w:firstLine="851"/>
        <w:jc w:val="both"/>
        <w:rPr>
          <w:rFonts w:ascii="Times New Roman" w:hAnsi="Times New Roman"/>
          <w:sz w:val="28"/>
          <w:szCs w:val="28"/>
          <w:lang w:val="ru-RU"/>
        </w:rPr>
      </w:pPr>
      <w:r w:rsidRPr="006600DF">
        <w:rPr>
          <w:rFonts w:ascii="Times New Roman" w:hAnsi="Times New Roman"/>
          <w:sz w:val="28"/>
          <w:szCs w:val="28"/>
          <w:lang w:val="ru-RU"/>
        </w:rPr>
        <w:lastRenderedPageBreak/>
        <w:t>- метаданные - структурированные цифровые данные, характеризующие любые цифровые объекты правоотношений в цифровой среде для их идентификации, поиска и управления ими (пункт 32 статьи 1);</w:t>
      </w:r>
    </w:p>
    <w:p w14:paraId="53A5CD10" w14:textId="77777777" w:rsidR="002A1728" w:rsidRPr="006600DF" w:rsidRDefault="002A1728">
      <w:pPr>
        <w:spacing w:after="0" w:line="360" w:lineRule="auto"/>
        <w:ind w:firstLine="851"/>
        <w:jc w:val="both"/>
        <w:rPr>
          <w:rFonts w:ascii="Times New Roman" w:hAnsi="Times New Roman"/>
          <w:sz w:val="28"/>
          <w:szCs w:val="28"/>
          <w:lang w:val="ru-RU"/>
        </w:rPr>
      </w:pPr>
      <w:r w:rsidRPr="006600DF">
        <w:rPr>
          <w:rFonts w:ascii="Times New Roman" w:hAnsi="Times New Roman"/>
          <w:sz w:val="28"/>
          <w:szCs w:val="28"/>
          <w:lang w:val="ru-RU"/>
        </w:rPr>
        <w:t>- открытые данные - цифровые данные, доступные в машиночитаемом формате без ограничений на их повторное использование (пункт 39 статьи 1);</w:t>
      </w:r>
    </w:p>
    <w:p w14:paraId="1AB8CB63" w14:textId="77777777" w:rsidR="002A1728" w:rsidRPr="006600DF" w:rsidRDefault="002A1728">
      <w:pPr>
        <w:spacing w:after="0" w:line="360" w:lineRule="auto"/>
        <w:ind w:firstLine="851"/>
        <w:jc w:val="both"/>
        <w:rPr>
          <w:rFonts w:ascii="Times New Roman" w:hAnsi="Times New Roman"/>
          <w:sz w:val="28"/>
          <w:szCs w:val="28"/>
          <w:lang w:val="ru-RU"/>
        </w:rPr>
      </w:pPr>
      <w:r w:rsidRPr="006600DF">
        <w:rPr>
          <w:rFonts w:ascii="Times New Roman" w:hAnsi="Times New Roman"/>
          <w:sz w:val="28"/>
          <w:szCs w:val="28"/>
          <w:lang w:val="ru-RU"/>
        </w:rPr>
        <w:t>- персональные данные - цифровые данные, содержащие информацию персонального характера (пункт 42 статьи 1);</w:t>
      </w:r>
    </w:p>
    <w:p w14:paraId="3E5F5002" w14:textId="77777777" w:rsidR="002A1728" w:rsidRPr="006600DF" w:rsidRDefault="002A1728">
      <w:pPr>
        <w:spacing w:after="0" w:line="360" w:lineRule="auto"/>
        <w:ind w:firstLine="851"/>
        <w:jc w:val="both"/>
        <w:rPr>
          <w:rFonts w:ascii="Times New Roman" w:hAnsi="Times New Roman"/>
          <w:sz w:val="28"/>
          <w:szCs w:val="28"/>
          <w:lang w:val="ru-RU"/>
        </w:rPr>
      </w:pPr>
      <w:r w:rsidRPr="006600DF">
        <w:rPr>
          <w:rFonts w:ascii="Times New Roman" w:hAnsi="Times New Roman"/>
          <w:sz w:val="28"/>
          <w:szCs w:val="28"/>
          <w:lang w:val="ru-RU"/>
        </w:rPr>
        <w:t>- персональные записи - цифровые записи, содержащие информацию персонального характера (пункт 43 статьи 1);</w:t>
      </w:r>
    </w:p>
    <w:p w14:paraId="716EB79D" w14:textId="0786EB65" w:rsidR="00B57DC8" w:rsidRPr="006600DF" w:rsidRDefault="007300E8">
      <w:pPr>
        <w:spacing w:after="0" w:line="360" w:lineRule="auto"/>
        <w:ind w:firstLine="851"/>
        <w:jc w:val="both"/>
        <w:rPr>
          <w:rFonts w:ascii="Times New Roman" w:hAnsi="Times New Roman"/>
          <w:sz w:val="28"/>
          <w:szCs w:val="28"/>
          <w:lang w:val="ru-RU"/>
        </w:rPr>
      </w:pPr>
      <w:r w:rsidRPr="006600DF">
        <w:rPr>
          <w:rFonts w:ascii="Times New Roman" w:hAnsi="Times New Roman"/>
          <w:sz w:val="28"/>
          <w:szCs w:val="28"/>
          <w:lang w:val="ru-RU"/>
        </w:rPr>
        <w:t xml:space="preserve">Отдельные </w:t>
      </w:r>
      <w:proofErr w:type="spellStart"/>
      <w:r w:rsidRPr="006600DF">
        <w:rPr>
          <w:rFonts w:ascii="Times New Roman" w:hAnsi="Times New Roman"/>
          <w:sz w:val="28"/>
          <w:szCs w:val="28"/>
          <w:lang w:val="ru-RU"/>
        </w:rPr>
        <w:t>опрд</w:t>
      </w:r>
      <w:proofErr w:type="spellEnd"/>
      <w:r w:rsidR="00BF71A6" w:rsidRPr="006600DF">
        <w:rPr>
          <w:rFonts w:ascii="Times New Roman" w:hAnsi="Times New Roman"/>
          <w:sz w:val="28"/>
          <w:szCs w:val="28"/>
          <w:lang w:val="ru-RU"/>
        </w:rPr>
        <w:t xml:space="preserve">. </w:t>
      </w:r>
    </w:p>
    <w:p w14:paraId="1689EB08" w14:textId="19880B41" w:rsidR="0078498F" w:rsidRPr="006600DF" w:rsidDel="00C102DE" w:rsidRDefault="0078498F">
      <w:pPr>
        <w:spacing w:after="0" w:line="360" w:lineRule="auto"/>
        <w:ind w:firstLine="709"/>
        <w:jc w:val="both"/>
        <w:rPr>
          <w:del w:id="659" w:author="Ирина Коржова" w:date="2026-03-30T12:36:00Z"/>
          <w:rFonts w:ascii="Times New Roman" w:hAnsi="Times New Roman"/>
          <w:b/>
          <w:i/>
          <w:sz w:val="28"/>
          <w:szCs w:val="28"/>
          <w:lang w:val="ru-RU"/>
          <w:rPrChange w:id="660" w:author="Ирина Коржова" w:date="2026-03-30T12:58:00Z">
            <w:rPr>
              <w:del w:id="661" w:author="Ирина Коржова" w:date="2026-03-30T12:36:00Z"/>
              <w:rFonts w:ascii="Times New Roman" w:hAnsi="Times New Roman"/>
              <w:b/>
              <w:i/>
              <w:sz w:val="28"/>
              <w:lang w:val="ru-RU"/>
            </w:rPr>
          </w:rPrChange>
        </w:rPr>
      </w:pPr>
      <w:r w:rsidRPr="006600DF">
        <w:rPr>
          <w:rFonts w:ascii="Times New Roman" w:hAnsi="Times New Roman"/>
          <w:i/>
          <w:sz w:val="28"/>
          <w:szCs w:val="28"/>
          <w:lang w:val="ru-RU"/>
          <w:rPrChange w:id="662" w:author="Ирина Коржова" w:date="2026-03-30T12:58:00Z">
            <w:rPr>
              <w:rFonts w:ascii="Times New Roman" w:hAnsi="Times New Roman"/>
              <w:i/>
              <w:sz w:val="28"/>
              <w:lang w:val="ru-RU"/>
            </w:rPr>
          </w:rPrChange>
        </w:rPr>
        <w:t>Наиболее значимой представляется</w:t>
      </w:r>
      <w:r w:rsidRPr="006600DF">
        <w:rPr>
          <w:rFonts w:ascii="Times New Roman" w:hAnsi="Times New Roman"/>
          <w:b/>
          <w:i/>
          <w:sz w:val="28"/>
          <w:szCs w:val="28"/>
          <w:lang w:val="ru-RU"/>
          <w:rPrChange w:id="663" w:author="Ирина Коржова" w:date="2026-03-30T12:58:00Z">
            <w:rPr>
              <w:rFonts w:ascii="Times New Roman" w:hAnsi="Times New Roman"/>
              <w:b/>
              <w:i/>
              <w:sz w:val="28"/>
              <w:lang w:val="ru-RU"/>
            </w:rPr>
          </w:rPrChange>
        </w:rPr>
        <w:t xml:space="preserve"> классификация цифровой информации по </w:t>
      </w:r>
      <w:r w:rsidR="00C03260" w:rsidRPr="006600DF">
        <w:rPr>
          <w:rFonts w:ascii="Times New Roman" w:hAnsi="Times New Roman"/>
          <w:b/>
          <w:i/>
          <w:sz w:val="28"/>
          <w:szCs w:val="28"/>
          <w:lang w:val="ru-RU"/>
          <w:rPrChange w:id="664" w:author="Ирина Коржова" w:date="2026-03-30T12:58:00Z">
            <w:rPr>
              <w:rFonts w:ascii="Times New Roman" w:hAnsi="Times New Roman"/>
              <w:b/>
              <w:i/>
              <w:sz w:val="28"/>
              <w:lang w:val="ru-RU"/>
            </w:rPr>
          </w:rPrChange>
        </w:rPr>
        <w:t xml:space="preserve">следующим </w:t>
      </w:r>
      <w:r w:rsidR="00BC0F7F" w:rsidRPr="006600DF">
        <w:rPr>
          <w:rFonts w:ascii="Times New Roman" w:hAnsi="Times New Roman"/>
          <w:b/>
          <w:i/>
          <w:sz w:val="28"/>
          <w:szCs w:val="28"/>
          <w:lang w:val="ru-RU"/>
          <w:rPrChange w:id="665" w:author="Ирина Коржова" w:date="2026-03-30T12:58:00Z">
            <w:rPr>
              <w:rFonts w:ascii="Times New Roman" w:hAnsi="Times New Roman"/>
              <w:b/>
              <w:i/>
              <w:sz w:val="28"/>
              <w:lang w:val="ru-RU"/>
            </w:rPr>
          </w:rPrChange>
        </w:rPr>
        <w:t>основаниям</w:t>
      </w:r>
      <w:r w:rsidR="00C03260" w:rsidRPr="006600DF">
        <w:rPr>
          <w:rFonts w:ascii="Times New Roman" w:hAnsi="Times New Roman"/>
          <w:b/>
          <w:i/>
          <w:sz w:val="28"/>
          <w:szCs w:val="28"/>
          <w:lang w:val="ru-RU"/>
          <w:rPrChange w:id="666" w:author="Ирина Коржова" w:date="2026-03-30T12:58:00Z">
            <w:rPr>
              <w:rFonts w:ascii="Times New Roman" w:hAnsi="Times New Roman"/>
              <w:b/>
              <w:i/>
              <w:sz w:val="28"/>
              <w:lang w:val="ru-RU"/>
            </w:rPr>
          </w:rPrChange>
        </w:rPr>
        <w:t>:</w:t>
      </w:r>
      <w:r w:rsidRPr="006600DF">
        <w:rPr>
          <w:rFonts w:ascii="Times New Roman" w:hAnsi="Times New Roman"/>
          <w:b/>
          <w:i/>
          <w:sz w:val="28"/>
          <w:szCs w:val="28"/>
          <w:lang w:val="ru-RU"/>
          <w:rPrChange w:id="667" w:author="Ирина Коржова" w:date="2026-03-30T12:58:00Z">
            <w:rPr>
              <w:rFonts w:ascii="Times New Roman" w:hAnsi="Times New Roman"/>
              <w:b/>
              <w:i/>
              <w:sz w:val="28"/>
              <w:lang w:val="ru-RU"/>
            </w:rPr>
          </w:rPrChange>
        </w:rPr>
        <w:t xml:space="preserve"> </w:t>
      </w:r>
    </w:p>
    <w:p w14:paraId="17EAE92E" w14:textId="10492AE6" w:rsidR="008B4445" w:rsidRPr="006600DF" w:rsidDel="00160B0C" w:rsidRDefault="008B4445">
      <w:pPr>
        <w:spacing w:after="0" w:line="360" w:lineRule="auto"/>
        <w:jc w:val="both"/>
        <w:rPr>
          <w:del w:id="668" w:author="Ирина Коржова" w:date="2026-01-12T15:21:00Z"/>
          <w:rFonts w:ascii="Times New Roman" w:hAnsi="Times New Roman"/>
          <w:b/>
          <w:i/>
          <w:sz w:val="28"/>
          <w:szCs w:val="28"/>
          <w:lang w:val="ru-RU"/>
          <w:rPrChange w:id="669" w:author="Ирина Коржова" w:date="2026-03-30T12:58:00Z">
            <w:rPr>
              <w:del w:id="670" w:author="Ирина Коржова" w:date="2026-01-12T15:21:00Z"/>
              <w:rFonts w:ascii="Times New Roman" w:hAnsi="Times New Roman"/>
              <w:b/>
              <w:i/>
              <w:sz w:val="28"/>
              <w:lang w:val="ru-RU"/>
            </w:rPr>
          </w:rPrChange>
        </w:rPr>
        <w:pPrChange w:id="671" w:author="Ирина Коржова" w:date="2026-03-30T12:58:00Z">
          <w:pPr>
            <w:spacing w:after="0" w:line="360" w:lineRule="auto"/>
            <w:ind w:firstLine="709"/>
            <w:jc w:val="both"/>
          </w:pPr>
        </w:pPrChange>
      </w:pPr>
      <w:del w:id="672" w:author="Ирина Коржова" w:date="2026-03-30T12:36:00Z">
        <w:r w:rsidRPr="006600DF" w:rsidDel="00C102DE">
          <w:rPr>
            <w:rFonts w:ascii="Times New Roman" w:hAnsi="Times New Roman"/>
            <w:b/>
            <w:i/>
            <w:sz w:val="28"/>
            <w:szCs w:val="28"/>
            <w:lang w:val="ru-RU"/>
            <w:rPrChange w:id="673" w:author="Ирина Коржова" w:date="2026-03-30T12:58:00Z">
              <w:rPr>
                <w:rFonts w:ascii="Times New Roman" w:hAnsi="Times New Roman"/>
                <w:b/>
                <w:i/>
                <w:sz w:val="28"/>
                <w:lang w:val="ru-RU"/>
              </w:rPr>
            </w:rPrChange>
          </w:rPr>
          <w:delText>1</w:delText>
        </w:r>
      </w:del>
      <w:del w:id="674" w:author="Ирина Коржова" w:date="2026-03-30T12:35:00Z">
        <w:r w:rsidRPr="006600DF" w:rsidDel="00C102DE">
          <w:rPr>
            <w:rFonts w:ascii="Times New Roman" w:hAnsi="Times New Roman"/>
            <w:b/>
            <w:i/>
            <w:sz w:val="28"/>
            <w:szCs w:val="28"/>
            <w:lang w:val="ru-RU"/>
            <w:rPrChange w:id="675" w:author="Ирина Коржова" w:date="2026-03-30T12:58:00Z">
              <w:rPr>
                <w:rFonts w:ascii="Times New Roman" w:hAnsi="Times New Roman"/>
                <w:b/>
                <w:i/>
                <w:sz w:val="28"/>
                <w:lang w:val="ru-RU"/>
              </w:rPr>
            </w:rPrChange>
          </w:rPr>
          <w:delText xml:space="preserve">. </w:delText>
        </w:r>
      </w:del>
      <w:del w:id="676" w:author="Ирина Коржова" w:date="2026-01-12T15:21:00Z">
        <w:r w:rsidRPr="006600DF" w:rsidDel="00160B0C">
          <w:rPr>
            <w:rFonts w:ascii="Times New Roman" w:hAnsi="Times New Roman"/>
            <w:b/>
            <w:i/>
            <w:sz w:val="28"/>
            <w:szCs w:val="28"/>
            <w:lang w:val="ru-RU"/>
            <w:rPrChange w:id="677" w:author="Ирина Коржова" w:date="2026-03-30T12:58:00Z">
              <w:rPr>
                <w:rFonts w:ascii="Times New Roman" w:hAnsi="Times New Roman"/>
                <w:b/>
                <w:i/>
                <w:sz w:val="28"/>
                <w:lang w:val="ru-RU"/>
              </w:rPr>
            </w:rPrChange>
          </w:rPr>
          <w:delText xml:space="preserve">по предмету, который отражает цифровая информация </w:delText>
        </w:r>
      </w:del>
    </w:p>
    <w:p w14:paraId="2A00467B" w14:textId="06E6CCA2" w:rsidR="008B4445" w:rsidRPr="006600DF" w:rsidDel="00160B0C" w:rsidRDefault="008B4445">
      <w:pPr>
        <w:spacing w:after="0" w:line="360" w:lineRule="auto"/>
        <w:jc w:val="both"/>
        <w:rPr>
          <w:del w:id="678" w:author="Ирина Коржова" w:date="2026-01-12T15:21:00Z"/>
          <w:rFonts w:ascii="Times New Roman" w:hAnsi="Times New Roman"/>
          <w:bCs/>
          <w:iCs/>
          <w:sz w:val="28"/>
          <w:szCs w:val="28"/>
          <w:lang w:val="ru-RU"/>
          <w:rPrChange w:id="679" w:author="Ирина Коржова" w:date="2026-03-30T12:58:00Z">
            <w:rPr>
              <w:del w:id="680" w:author="Ирина Коржова" w:date="2026-01-12T15:21:00Z"/>
              <w:rFonts w:ascii="Times New Roman" w:hAnsi="Times New Roman"/>
              <w:bCs/>
              <w:iCs/>
              <w:sz w:val="28"/>
              <w:lang w:val="ru-RU"/>
            </w:rPr>
          </w:rPrChange>
        </w:rPr>
        <w:pPrChange w:id="681" w:author="Ирина Коржова" w:date="2026-03-30T12:58:00Z">
          <w:pPr>
            <w:spacing w:after="0" w:line="360" w:lineRule="auto"/>
            <w:ind w:firstLine="709"/>
            <w:jc w:val="both"/>
          </w:pPr>
        </w:pPrChange>
      </w:pPr>
      <w:del w:id="682" w:author="Ирина Коржова" w:date="2026-01-12T15:21:00Z">
        <w:r w:rsidRPr="006600DF" w:rsidDel="00160B0C">
          <w:rPr>
            <w:rFonts w:ascii="Times New Roman" w:hAnsi="Times New Roman"/>
            <w:bCs/>
            <w:iCs/>
            <w:sz w:val="28"/>
            <w:szCs w:val="28"/>
            <w:lang w:val="ru-RU"/>
            <w:rPrChange w:id="683" w:author="Ирина Коржова" w:date="2026-03-30T12:58:00Z">
              <w:rPr>
                <w:rFonts w:ascii="Times New Roman" w:hAnsi="Times New Roman"/>
                <w:bCs/>
                <w:iCs/>
                <w:sz w:val="28"/>
                <w:lang w:val="ru-RU"/>
              </w:rPr>
            </w:rPrChange>
          </w:rPr>
          <w:delText>Информация может существовать в различных формах: устной, письменной, вещественной или электронной. Одним из ключевых подходов к классификации цифровой информации является критерий предмета отражения. Под этим понимается объект, процесс или явление реального мира, данные о которых эта информация содержит.</w:delText>
        </w:r>
      </w:del>
    </w:p>
    <w:p w14:paraId="679C9C12" w14:textId="023F8F04" w:rsidR="008B4445" w:rsidRPr="006600DF" w:rsidDel="00160B0C" w:rsidRDefault="002A1728">
      <w:pPr>
        <w:spacing w:after="0" w:line="360" w:lineRule="auto"/>
        <w:jc w:val="both"/>
        <w:rPr>
          <w:del w:id="684" w:author="Ирина Коржова" w:date="2026-01-12T15:21:00Z"/>
          <w:rFonts w:ascii="Times New Roman" w:hAnsi="Times New Roman"/>
          <w:bCs/>
          <w:iCs/>
          <w:sz w:val="28"/>
          <w:szCs w:val="28"/>
          <w:lang w:val="ru-RU"/>
          <w:rPrChange w:id="685" w:author="Ирина Коржова" w:date="2026-03-30T12:58:00Z">
            <w:rPr>
              <w:del w:id="686" w:author="Ирина Коржова" w:date="2026-01-12T15:21:00Z"/>
              <w:rFonts w:ascii="Times New Roman" w:hAnsi="Times New Roman"/>
              <w:bCs/>
              <w:iCs/>
              <w:sz w:val="28"/>
              <w:lang w:val="ru-RU"/>
            </w:rPr>
          </w:rPrChange>
        </w:rPr>
        <w:pPrChange w:id="687" w:author="Ирина Коржова" w:date="2026-03-30T12:58:00Z">
          <w:pPr>
            <w:spacing w:after="0" w:line="360" w:lineRule="auto"/>
            <w:ind w:firstLine="709"/>
            <w:jc w:val="both"/>
          </w:pPr>
        </w:pPrChange>
      </w:pPr>
      <w:del w:id="688" w:author="Ирина Коржова" w:date="2026-01-12T15:21:00Z">
        <w:r w:rsidRPr="006600DF" w:rsidDel="00160B0C">
          <w:rPr>
            <w:rFonts w:ascii="Times New Roman" w:hAnsi="Times New Roman"/>
            <w:bCs/>
            <w:iCs/>
            <w:sz w:val="28"/>
            <w:szCs w:val="28"/>
            <w:lang w:val="ru-RU"/>
            <w:rPrChange w:id="689" w:author="Ирина Коржова" w:date="2026-03-30T12:58:00Z">
              <w:rPr>
                <w:rFonts w:ascii="Times New Roman" w:hAnsi="Times New Roman"/>
                <w:bCs/>
                <w:iCs/>
                <w:sz w:val="28"/>
                <w:lang w:val="ru-RU"/>
              </w:rPr>
            </w:rPrChange>
          </w:rPr>
          <w:delText>Ц</w:delText>
        </w:r>
        <w:r w:rsidR="008B4445" w:rsidRPr="006600DF" w:rsidDel="00160B0C">
          <w:rPr>
            <w:rFonts w:ascii="Times New Roman" w:hAnsi="Times New Roman"/>
            <w:bCs/>
            <w:iCs/>
            <w:sz w:val="28"/>
            <w:szCs w:val="28"/>
            <w:lang w:val="ru-RU"/>
            <w:rPrChange w:id="690" w:author="Ирина Коржова" w:date="2026-03-30T12:58:00Z">
              <w:rPr>
                <w:rFonts w:ascii="Times New Roman" w:hAnsi="Times New Roman"/>
                <w:bCs/>
                <w:iCs/>
                <w:sz w:val="28"/>
                <w:lang w:val="ru-RU"/>
              </w:rPr>
            </w:rPrChange>
          </w:rPr>
          <w:delText>ифровой формат</w:delText>
        </w:r>
        <w:r w:rsidRPr="006600DF" w:rsidDel="00160B0C">
          <w:rPr>
            <w:rFonts w:ascii="Times New Roman" w:hAnsi="Times New Roman"/>
            <w:bCs/>
            <w:iCs/>
            <w:sz w:val="28"/>
            <w:szCs w:val="28"/>
            <w:lang w:val="ru-RU"/>
            <w:rPrChange w:id="691" w:author="Ирина Коржова" w:date="2026-03-30T12:58:00Z">
              <w:rPr>
                <w:rFonts w:ascii="Times New Roman" w:hAnsi="Times New Roman"/>
                <w:bCs/>
                <w:iCs/>
                <w:sz w:val="28"/>
                <w:lang w:val="ru-RU"/>
              </w:rPr>
            </w:rPrChange>
          </w:rPr>
          <w:delText xml:space="preserve"> отражения информации в</w:delText>
        </w:r>
        <w:r w:rsidR="008B4445" w:rsidRPr="006600DF" w:rsidDel="00160B0C">
          <w:rPr>
            <w:rFonts w:ascii="Times New Roman" w:hAnsi="Times New Roman"/>
            <w:bCs/>
            <w:iCs/>
            <w:sz w:val="28"/>
            <w:szCs w:val="28"/>
            <w:lang w:val="ru-RU"/>
            <w:rPrChange w:id="692" w:author="Ирина Коржова" w:date="2026-03-30T12:58:00Z">
              <w:rPr>
                <w:rFonts w:ascii="Times New Roman" w:hAnsi="Times New Roman"/>
                <w:bCs/>
                <w:iCs/>
                <w:sz w:val="28"/>
                <w:lang w:val="ru-RU"/>
              </w:rPr>
            </w:rPrChange>
          </w:rPr>
          <w:delText xml:space="preserve"> данном случае </w:delText>
        </w:r>
        <w:r w:rsidRPr="006600DF" w:rsidDel="00160B0C">
          <w:rPr>
            <w:rFonts w:ascii="Times New Roman" w:hAnsi="Times New Roman"/>
            <w:bCs/>
            <w:iCs/>
            <w:sz w:val="28"/>
            <w:szCs w:val="28"/>
            <w:lang w:val="ru-RU"/>
            <w:rPrChange w:id="693" w:author="Ирина Коржова" w:date="2026-03-30T12:58:00Z">
              <w:rPr>
                <w:rFonts w:ascii="Times New Roman" w:hAnsi="Times New Roman"/>
                <w:bCs/>
                <w:iCs/>
                <w:sz w:val="28"/>
                <w:lang w:val="ru-RU"/>
              </w:rPr>
            </w:rPrChange>
          </w:rPr>
          <w:delText xml:space="preserve">является </w:delText>
        </w:r>
        <w:r w:rsidR="008B4445" w:rsidRPr="006600DF" w:rsidDel="00160B0C">
          <w:rPr>
            <w:rFonts w:ascii="Times New Roman" w:hAnsi="Times New Roman"/>
            <w:bCs/>
            <w:iCs/>
            <w:sz w:val="28"/>
            <w:szCs w:val="28"/>
            <w:lang w:val="ru-RU"/>
            <w:rPrChange w:id="694" w:author="Ирина Коржова" w:date="2026-03-30T12:58:00Z">
              <w:rPr>
                <w:rFonts w:ascii="Times New Roman" w:hAnsi="Times New Roman"/>
                <w:bCs/>
                <w:iCs/>
                <w:sz w:val="28"/>
                <w:lang w:val="ru-RU"/>
              </w:rPr>
            </w:rPrChange>
          </w:rPr>
          <w:delText>лишь способом фиксации и передачи сведений, в то время как ее тематическое содержание практически неограниченно. Цифровая информации абстрактна и независима от носителя. Она существует как последовательность битов (0 и 1), которую можно бесконечно преобразовывать и переносить на разные физические носители без потерь.</w:delText>
        </w:r>
      </w:del>
    </w:p>
    <w:p w14:paraId="7E1C5200" w14:textId="207D2A0D" w:rsidR="008B4445" w:rsidRPr="006600DF" w:rsidDel="00160B0C" w:rsidRDefault="008B4445">
      <w:pPr>
        <w:spacing w:after="0" w:line="360" w:lineRule="auto"/>
        <w:jc w:val="both"/>
        <w:rPr>
          <w:del w:id="695" w:author="Ирина Коржова" w:date="2026-01-12T15:21:00Z"/>
          <w:rFonts w:ascii="Times New Roman" w:hAnsi="Times New Roman"/>
          <w:bCs/>
          <w:iCs/>
          <w:sz w:val="28"/>
          <w:szCs w:val="28"/>
          <w:lang w:val="ru-RU"/>
          <w:rPrChange w:id="696" w:author="Ирина Коржова" w:date="2026-03-30T12:58:00Z">
            <w:rPr>
              <w:del w:id="697" w:author="Ирина Коржова" w:date="2026-01-12T15:21:00Z"/>
              <w:rFonts w:ascii="Times New Roman" w:hAnsi="Times New Roman"/>
              <w:bCs/>
              <w:iCs/>
              <w:sz w:val="28"/>
              <w:lang w:val="ru-RU"/>
            </w:rPr>
          </w:rPrChange>
        </w:rPr>
        <w:pPrChange w:id="698" w:author="Ирина Коржова" w:date="2026-03-30T12:58:00Z">
          <w:pPr>
            <w:spacing w:after="0" w:line="360" w:lineRule="auto"/>
            <w:ind w:firstLine="709"/>
            <w:jc w:val="both"/>
          </w:pPr>
        </w:pPrChange>
      </w:pPr>
      <w:del w:id="699" w:author="Ирина Коржова" w:date="2026-01-12T15:21:00Z">
        <w:r w:rsidRPr="006600DF" w:rsidDel="00160B0C">
          <w:rPr>
            <w:rFonts w:ascii="Times New Roman" w:hAnsi="Times New Roman"/>
            <w:bCs/>
            <w:iCs/>
            <w:sz w:val="28"/>
            <w:szCs w:val="28"/>
            <w:lang w:val="ru-RU"/>
            <w:rPrChange w:id="700" w:author="Ирина Коржова" w:date="2026-03-30T12:58:00Z">
              <w:rPr>
                <w:rFonts w:ascii="Times New Roman" w:hAnsi="Times New Roman"/>
                <w:bCs/>
                <w:iCs/>
                <w:sz w:val="28"/>
                <w:lang w:val="ru-RU"/>
              </w:rPr>
            </w:rPrChange>
          </w:rPr>
          <w:delText>К терминам, синонимичным понятию «цифровая информация» и отражающим её форму, относятся: «цифровые данные», «электронные данные», «машинная информация».</w:delText>
        </w:r>
      </w:del>
    </w:p>
    <w:p w14:paraId="21D1F3DD" w14:textId="4F5AC9D3" w:rsidR="008B4445" w:rsidRPr="006600DF" w:rsidDel="00160B0C" w:rsidRDefault="003400EE">
      <w:pPr>
        <w:spacing w:after="0" w:line="360" w:lineRule="auto"/>
        <w:jc w:val="both"/>
        <w:rPr>
          <w:del w:id="701" w:author="Ирина Коржова" w:date="2026-01-12T15:21:00Z"/>
          <w:rFonts w:ascii="Times New Roman" w:hAnsi="Times New Roman"/>
          <w:bCs/>
          <w:iCs/>
          <w:sz w:val="28"/>
          <w:szCs w:val="28"/>
          <w:lang w:val="ru-RU"/>
          <w:rPrChange w:id="702" w:author="Ирина Коржова" w:date="2026-03-30T12:58:00Z">
            <w:rPr>
              <w:del w:id="703" w:author="Ирина Коржова" w:date="2026-01-12T15:21:00Z"/>
              <w:rFonts w:ascii="Times New Roman" w:hAnsi="Times New Roman"/>
              <w:bCs/>
              <w:iCs/>
              <w:sz w:val="28"/>
              <w:lang w:val="ru-RU"/>
            </w:rPr>
          </w:rPrChange>
        </w:rPr>
        <w:pPrChange w:id="704" w:author="Ирина Коржова" w:date="2026-03-30T12:58:00Z">
          <w:pPr>
            <w:spacing w:after="0" w:line="360" w:lineRule="auto"/>
            <w:ind w:firstLine="709"/>
            <w:jc w:val="both"/>
          </w:pPr>
        </w:pPrChange>
      </w:pPr>
      <w:del w:id="705" w:author="Ирина Коржова" w:date="2026-01-12T15:21:00Z">
        <w:r w:rsidRPr="006600DF" w:rsidDel="00160B0C">
          <w:rPr>
            <w:rFonts w:ascii="Times New Roman" w:hAnsi="Times New Roman"/>
            <w:bCs/>
            <w:iCs/>
            <w:sz w:val="28"/>
            <w:szCs w:val="28"/>
            <w:lang w:val="ru-RU"/>
            <w:rPrChange w:id="706" w:author="Ирина Коржова" w:date="2026-03-30T12:58:00Z">
              <w:rPr>
                <w:rFonts w:ascii="Times New Roman" w:hAnsi="Times New Roman"/>
                <w:bCs/>
                <w:iCs/>
                <w:sz w:val="28"/>
                <w:lang w:val="ru-RU"/>
              </w:rPr>
            </w:rPrChange>
          </w:rPr>
          <w:delText xml:space="preserve">В числе иных </w:delText>
        </w:r>
        <w:r w:rsidR="008B4445" w:rsidRPr="006600DF" w:rsidDel="00160B0C">
          <w:rPr>
            <w:rFonts w:ascii="Times New Roman" w:hAnsi="Times New Roman"/>
            <w:bCs/>
            <w:iCs/>
            <w:sz w:val="28"/>
            <w:szCs w:val="28"/>
            <w:lang w:val="ru-RU"/>
            <w:rPrChange w:id="707" w:author="Ирина Коржова" w:date="2026-03-30T12:58:00Z">
              <w:rPr>
                <w:rFonts w:ascii="Times New Roman" w:hAnsi="Times New Roman"/>
                <w:bCs/>
                <w:iCs/>
                <w:sz w:val="28"/>
                <w:lang w:val="ru-RU"/>
              </w:rPr>
            </w:rPrChange>
          </w:rPr>
          <w:delText>форм записи цифровой информации выделяют аналоговую и квантовую информацию.</w:delText>
        </w:r>
      </w:del>
    </w:p>
    <w:p w14:paraId="48DFF789" w14:textId="6EB9F908" w:rsidR="002A1728" w:rsidRPr="006600DF" w:rsidDel="00160B0C" w:rsidRDefault="002A1728">
      <w:pPr>
        <w:spacing w:after="0" w:line="360" w:lineRule="auto"/>
        <w:jc w:val="both"/>
        <w:rPr>
          <w:del w:id="708" w:author="Ирина Коржова" w:date="2026-01-12T15:21:00Z"/>
          <w:rFonts w:ascii="Times New Roman" w:hAnsi="Times New Roman"/>
          <w:bCs/>
          <w:iCs/>
          <w:sz w:val="28"/>
          <w:szCs w:val="28"/>
          <w:lang w:val="ru-RU"/>
          <w:rPrChange w:id="709" w:author="Ирина Коржова" w:date="2026-03-30T12:58:00Z">
            <w:rPr>
              <w:del w:id="710" w:author="Ирина Коржова" w:date="2026-01-12T15:21:00Z"/>
              <w:rFonts w:ascii="Times New Roman" w:hAnsi="Times New Roman"/>
              <w:bCs/>
              <w:iCs/>
              <w:sz w:val="28"/>
              <w:lang w:val="ru-RU"/>
            </w:rPr>
          </w:rPrChange>
        </w:rPr>
        <w:pPrChange w:id="711" w:author="Ирина Коржова" w:date="2026-03-30T12:58:00Z">
          <w:pPr>
            <w:spacing w:after="0" w:line="360" w:lineRule="auto"/>
            <w:ind w:firstLine="709"/>
            <w:jc w:val="both"/>
          </w:pPr>
        </w:pPrChange>
      </w:pPr>
      <w:del w:id="712" w:author="Ирина Коржова" w:date="2026-01-12T15:21:00Z">
        <w:r w:rsidRPr="006600DF" w:rsidDel="00160B0C">
          <w:rPr>
            <w:rFonts w:ascii="Times New Roman" w:hAnsi="Times New Roman"/>
            <w:bCs/>
            <w:iCs/>
            <w:sz w:val="28"/>
            <w:szCs w:val="28"/>
            <w:lang w:val="ru-RU"/>
            <w:rPrChange w:id="713" w:author="Ирина Коржова" w:date="2026-03-30T12:58:00Z">
              <w:rPr>
                <w:rFonts w:ascii="Times New Roman" w:hAnsi="Times New Roman"/>
                <w:bCs/>
                <w:iCs/>
                <w:sz w:val="28"/>
                <w:lang w:val="ru-RU"/>
              </w:rPr>
            </w:rPrChange>
          </w:rPr>
          <w:delText xml:space="preserve">Аналоговая информация противопоставляется цифровой по критерию непрерывности. Цифровая информация существует в дискретной форме, оперируя конечным набором четко определенных состояний (бинарные значения 0 и 1). В отличие от неё, аналоговая информация представляет собой непрерывную запись данных посредством изменения физических свойств носителя (глубина бороздки на виниловой пластинке, уровень намагниченности ленты, сила электрического сигнала). </w:delText>
        </w:r>
      </w:del>
    </w:p>
    <w:p w14:paraId="10F65BCD" w14:textId="1499D78E" w:rsidR="002A1728" w:rsidRPr="006600DF" w:rsidRDefault="002A1728">
      <w:pPr>
        <w:spacing w:after="0" w:line="360" w:lineRule="auto"/>
        <w:ind w:firstLine="709"/>
        <w:jc w:val="both"/>
        <w:rPr>
          <w:rFonts w:ascii="Times New Roman" w:hAnsi="Times New Roman"/>
          <w:bCs/>
          <w:iCs/>
          <w:sz w:val="28"/>
          <w:szCs w:val="28"/>
          <w:lang w:val="ru-RU"/>
          <w:rPrChange w:id="714" w:author="Ирина Коржова" w:date="2026-03-30T12:58:00Z">
            <w:rPr>
              <w:rFonts w:ascii="Times New Roman" w:hAnsi="Times New Roman"/>
              <w:bCs/>
              <w:iCs/>
              <w:sz w:val="28"/>
              <w:lang w:val="ru-RU"/>
            </w:rPr>
          </w:rPrChange>
        </w:rPr>
      </w:pPr>
      <w:del w:id="715" w:author="Ирина Коржова" w:date="2026-01-12T15:21:00Z">
        <w:r w:rsidRPr="006600DF" w:rsidDel="00160B0C">
          <w:rPr>
            <w:rFonts w:ascii="Times New Roman" w:hAnsi="Times New Roman"/>
            <w:bCs/>
            <w:iCs/>
            <w:sz w:val="28"/>
            <w:szCs w:val="28"/>
            <w:lang w:val="ru-RU"/>
            <w:rPrChange w:id="716" w:author="Ирина Коржова" w:date="2026-03-30T12:58:00Z">
              <w:rPr>
                <w:rFonts w:ascii="Times New Roman" w:hAnsi="Times New Roman"/>
                <w:bCs/>
                <w:iCs/>
                <w:sz w:val="28"/>
                <w:lang w:val="ru-RU"/>
              </w:rPr>
            </w:rPrChange>
          </w:rPr>
          <w:delText>Квантовая информация представляет собой не альтернативный формат записи, а принципиально иную вычислительную парадигму, основанную на законах квантовой механики. Её элементарной единицей является кубит, который, в отличие от классического бита, может находиться в состоянии суперпозиции, одновременно принимая значения 0 и 1. Это свойство создаёт потенциальные возможности для решения вычислительных задач, недоступных классическим цифровым системам. Однако с практической точки зрения квантовая информация характеризуется крайней нестабильностью – она подвержена декогеренции, то есть разрушению квантового состояния под воздействием внешней среды. В настоящее время её применение носит экспериментальный характер, однако потенциальное развитие квантовых технологий может потребовать формирования специальных правовых режимов, учитывающих её специфические свойства.</w:delText>
        </w:r>
      </w:del>
    </w:p>
    <w:p w14:paraId="440A41C9" w14:textId="0E9D68B1" w:rsidR="00093A82" w:rsidRPr="006600DF" w:rsidRDefault="008B4445">
      <w:pPr>
        <w:spacing w:after="0" w:line="360" w:lineRule="auto"/>
        <w:ind w:firstLine="709"/>
        <w:jc w:val="both"/>
        <w:rPr>
          <w:rFonts w:ascii="Times New Roman" w:hAnsi="Times New Roman"/>
          <w:sz w:val="28"/>
          <w:szCs w:val="28"/>
          <w:lang w:val="ru-RU"/>
          <w:rPrChange w:id="717" w:author="Ирина Коржова" w:date="2026-03-30T12:58:00Z">
            <w:rPr>
              <w:rFonts w:ascii="Times New Roman" w:hAnsi="Times New Roman"/>
              <w:sz w:val="28"/>
              <w:lang w:val="ru-RU"/>
            </w:rPr>
          </w:rPrChange>
        </w:rPr>
      </w:pPr>
      <w:del w:id="718" w:author="Ирина Коржова" w:date="2026-03-30T12:36:00Z">
        <w:r w:rsidRPr="006600DF" w:rsidDel="00C102DE">
          <w:rPr>
            <w:rFonts w:ascii="Times New Roman" w:hAnsi="Times New Roman"/>
            <w:b/>
            <w:i/>
            <w:sz w:val="28"/>
            <w:szCs w:val="28"/>
            <w:lang w:val="ru-RU"/>
            <w:rPrChange w:id="719" w:author="Ирина Коржова" w:date="2026-03-30T12:58:00Z">
              <w:rPr>
                <w:rFonts w:ascii="Times New Roman" w:hAnsi="Times New Roman"/>
                <w:b/>
                <w:i/>
                <w:sz w:val="28"/>
                <w:lang w:val="ru-RU"/>
              </w:rPr>
            </w:rPrChange>
          </w:rPr>
          <w:delText>2</w:delText>
        </w:r>
      </w:del>
      <w:ins w:id="720" w:author="Ирина Коржова" w:date="2026-03-30T12:36:00Z">
        <w:r w:rsidR="00C102DE" w:rsidRPr="006600DF">
          <w:rPr>
            <w:rFonts w:ascii="Times New Roman" w:hAnsi="Times New Roman"/>
            <w:b/>
            <w:i/>
            <w:sz w:val="28"/>
            <w:szCs w:val="28"/>
            <w:lang w:val="ru-RU"/>
            <w:rPrChange w:id="721" w:author="Ирина Коржова" w:date="2026-03-30T12:58:00Z">
              <w:rPr>
                <w:rFonts w:ascii="Times New Roman" w:hAnsi="Times New Roman"/>
                <w:b/>
                <w:i/>
                <w:sz w:val="28"/>
                <w:lang w:val="ru-RU"/>
              </w:rPr>
            </w:rPrChange>
          </w:rPr>
          <w:t>1</w:t>
        </w:r>
      </w:ins>
      <w:r w:rsidR="00093A82" w:rsidRPr="006600DF">
        <w:rPr>
          <w:rFonts w:ascii="Times New Roman" w:hAnsi="Times New Roman"/>
          <w:b/>
          <w:i/>
          <w:sz w:val="28"/>
          <w:szCs w:val="28"/>
          <w:lang w:val="ru-RU"/>
          <w:rPrChange w:id="722" w:author="Ирина Коржова" w:date="2026-03-30T12:58:00Z">
            <w:rPr>
              <w:rFonts w:ascii="Times New Roman" w:hAnsi="Times New Roman"/>
              <w:b/>
              <w:i/>
              <w:sz w:val="28"/>
              <w:lang w:val="ru-RU"/>
            </w:rPr>
          </w:rPrChange>
        </w:rPr>
        <w:t xml:space="preserve"> </w:t>
      </w:r>
      <w:r w:rsidR="00093A82" w:rsidRPr="006600DF">
        <w:rPr>
          <w:rFonts w:ascii="Times New Roman" w:hAnsi="Times New Roman"/>
          <w:b/>
          <w:i/>
          <w:sz w:val="28"/>
          <w:szCs w:val="28"/>
          <w:highlight w:val="cyan"/>
          <w:lang w:val="ru-RU"/>
          <w:rPrChange w:id="723" w:author="Ирина Коржова" w:date="2026-03-30T12:58:00Z">
            <w:rPr>
              <w:rFonts w:ascii="Times New Roman" w:hAnsi="Times New Roman"/>
              <w:b/>
              <w:i/>
              <w:sz w:val="28"/>
              <w:lang w:val="ru-RU"/>
            </w:rPr>
          </w:rPrChange>
        </w:rPr>
        <w:t>-</w:t>
      </w:r>
      <w:r w:rsidR="00093A82" w:rsidRPr="006600DF">
        <w:rPr>
          <w:rFonts w:ascii="Times New Roman" w:hAnsi="Times New Roman"/>
          <w:b/>
          <w:sz w:val="28"/>
          <w:szCs w:val="28"/>
          <w:highlight w:val="cyan"/>
          <w:lang w:val="ru-RU"/>
          <w:rPrChange w:id="724" w:author="Ирина Коржова" w:date="2026-03-30T12:58:00Z">
            <w:rPr>
              <w:rFonts w:ascii="Times New Roman" w:hAnsi="Times New Roman"/>
              <w:b/>
              <w:sz w:val="28"/>
              <w:lang w:val="ru-RU"/>
            </w:rPr>
          </w:rPrChange>
        </w:rPr>
        <w:t xml:space="preserve"> </w:t>
      </w:r>
      <w:r w:rsidR="00093A82" w:rsidRPr="006600DF">
        <w:rPr>
          <w:rFonts w:ascii="Times New Roman" w:hAnsi="Times New Roman"/>
          <w:b/>
          <w:i/>
          <w:sz w:val="28"/>
          <w:szCs w:val="28"/>
          <w:highlight w:val="cyan"/>
          <w:lang w:val="ru-RU"/>
          <w:rPrChange w:id="725" w:author="Ирина Коржова" w:date="2026-03-30T12:58:00Z">
            <w:rPr>
              <w:rFonts w:ascii="Times New Roman" w:hAnsi="Times New Roman"/>
              <w:b/>
              <w:i/>
              <w:sz w:val="28"/>
              <w:lang w:val="ru-RU"/>
            </w:rPr>
          </w:rPrChange>
        </w:rPr>
        <w:t>по правовым режимам</w:t>
      </w:r>
      <w:r w:rsidR="00093A82" w:rsidRPr="006600DF">
        <w:rPr>
          <w:rFonts w:ascii="Times New Roman" w:hAnsi="Times New Roman"/>
          <w:b/>
          <w:sz w:val="28"/>
          <w:szCs w:val="28"/>
          <w:highlight w:val="cyan"/>
          <w:lang w:val="ru-RU"/>
          <w:rPrChange w:id="726" w:author="Ирина Коржова" w:date="2026-03-30T12:58:00Z">
            <w:rPr>
              <w:rFonts w:ascii="Times New Roman" w:hAnsi="Times New Roman"/>
              <w:b/>
              <w:sz w:val="28"/>
              <w:lang w:val="ru-RU"/>
            </w:rPr>
          </w:rPrChange>
        </w:rPr>
        <w:t xml:space="preserve"> цифровой информации</w:t>
      </w:r>
      <w:r w:rsidR="00093A82" w:rsidRPr="006600DF">
        <w:rPr>
          <w:rFonts w:ascii="Times New Roman" w:hAnsi="Times New Roman"/>
          <w:b/>
          <w:sz w:val="28"/>
          <w:szCs w:val="28"/>
          <w:lang w:val="ru-RU"/>
          <w:rPrChange w:id="727" w:author="Ирина Коржова" w:date="2026-03-30T12:58:00Z">
            <w:rPr>
              <w:rFonts w:ascii="Times New Roman" w:hAnsi="Times New Roman"/>
              <w:b/>
              <w:sz w:val="28"/>
              <w:lang w:val="ru-RU"/>
            </w:rPr>
          </w:rPrChange>
        </w:rPr>
        <w:t>:</w:t>
      </w:r>
      <w:r w:rsidR="00093A82" w:rsidRPr="006600DF">
        <w:rPr>
          <w:rFonts w:ascii="Times New Roman" w:hAnsi="Times New Roman"/>
          <w:sz w:val="28"/>
          <w:szCs w:val="28"/>
          <w:lang w:val="ru-RU"/>
          <w:rPrChange w:id="728" w:author="Ирина Коржова" w:date="2026-03-30T12:58:00Z">
            <w:rPr>
              <w:rFonts w:ascii="Times New Roman" w:hAnsi="Times New Roman"/>
              <w:sz w:val="28"/>
              <w:lang w:val="ru-RU"/>
            </w:rPr>
          </w:rPrChange>
        </w:rPr>
        <w:t xml:space="preserve"> электронный документ, ЭЦП, др.</w:t>
      </w:r>
    </w:p>
    <w:p w14:paraId="588A987B"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Правовой режим цифровой информации определяется двумя ключевыми факторами: содержанием самой информации и цифровой формой ее фиксации и обращения. Эти факторы создают </w:t>
      </w:r>
      <w:r w:rsidR="00E01B78" w:rsidRPr="006600DF">
        <w:rPr>
          <w:rFonts w:ascii="Times New Roman" w:hAnsi="Times New Roman"/>
          <w:color w:val="0F1115"/>
          <w:sz w:val="28"/>
          <w:szCs w:val="28"/>
          <w:lang w:val="ru-RU"/>
        </w:rPr>
        <w:t xml:space="preserve">три вида </w:t>
      </w:r>
      <w:r w:rsidRPr="006600DF">
        <w:rPr>
          <w:rFonts w:ascii="Times New Roman" w:hAnsi="Times New Roman"/>
          <w:color w:val="0F1115"/>
          <w:sz w:val="28"/>
          <w:szCs w:val="28"/>
          <w:lang w:val="ru-RU"/>
        </w:rPr>
        <w:t>цифровой информации</w:t>
      </w:r>
      <w:r w:rsidR="00E01B78" w:rsidRPr="006600DF">
        <w:rPr>
          <w:rFonts w:ascii="Times New Roman" w:hAnsi="Times New Roman"/>
          <w:color w:val="0F1115"/>
          <w:sz w:val="28"/>
          <w:szCs w:val="28"/>
          <w:lang w:val="ru-RU"/>
        </w:rPr>
        <w:t xml:space="preserve"> в зависимости от обусловленности ее правовым режимом формы или </w:t>
      </w:r>
      <w:proofErr w:type="spellStart"/>
      <w:r w:rsidR="00E01B78" w:rsidRPr="006600DF">
        <w:rPr>
          <w:rFonts w:ascii="Times New Roman" w:hAnsi="Times New Roman"/>
          <w:color w:val="0F1115"/>
          <w:sz w:val="28"/>
          <w:szCs w:val="28"/>
          <w:lang w:val="ru-RU"/>
        </w:rPr>
        <w:t>содердания</w:t>
      </w:r>
      <w:proofErr w:type="spellEnd"/>
      <w:r w:rsidRPr="006600DF">
        <w:rPr>
          <w:rFonts w:ascii="Times New Roman" w:hAnsi="Times New Roman"/>
          <w:color w:val="0F1115"/>
          <w:sz w:val="28"/>
          <w:szCs w:val="28"/>
          <w:lang w:val="ru-RU"/>
        </w:rPr>
        <w:t>.</w:t>
      </w:r>
    </w:p>
    <w:p w14:paraId="58088611" w14:textId="77777777" w:rsidR="00221132" w:rsidRPr="006600DF" w:rsidRDefault="00221132">
      <w:pPr>
        <w:spacing w:after="0" w:line="360" w:lineRule="auto"/>
        <w:ind w:firstLine="709"/>
        <w:jc w:val="both"/>
        <w:rPr>
          <w:rFonts w:ascii="Times New Roman" w:hAnsi="Times New Roman"/>
          <w:i/>
          <w:color w:val="0F1115"/>
          <w:sz w:val="28"/>
          <w:szCs w:val="28"/>
          <w:lang w:val="ru-RU"/>
        </w:rPr>
      </w:pPr>
      <w:r w:rsidRPr="006600DF">
        <w:rPr>
          <w:rFonts w:ascii="Times New Roman" w:hAnsi="Times New Roman"/>
          <w:i/>
          <w:color w:val="0F1115"/>
          <w:sz w:val="28"/>
          <w:szCs w:val="28"/>
          <w:lang w:val="ru-RU"/>
        </w:rPr>
        <w:t xml:space="preserve">1. Правовые режимы, определяемые </w:t>
      </w:r>
      <w:r w:rsidRPr="006600DF">
        <w:rPr>
          <w:rFonts w:ascii="Times New Roman" w:hAnsi="Times New Roman"/>
          <w:b/>
          <w:i/>
          <w:color w:val="0F1115"/>
          <w:sz w:val="28"/>
          <w:szCs w:val="28"/>
          <w:lang w:val="ru-RU"/>
        </w:rPr>
        <w:t>содержанием</w:t>
      </w:r>
      <w:r w:rsidRPr="006600DF">
        <w:rPr>
          <w:rFonts w:ascii="Times New Roman" w:hAnsi="Times New Roman"/>
          <w:i/>
          <w:color w:val="0F1115"/>
          <w:sz w:val="28"/>
          <w:szCs w:val="28"/>
          <w:lang w:val="ru-RU"/>
        </w:rPr>
        <w:t xml:space="preserve"> информации</w:t>
      </w:r>
    </w:p>
    <w:p w14:paraId="5A0C1CC8"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Данные режимы устанавливаются в зависимости от характера сведений, независимо от их формы. Однако нахождение такой информации в цифровой среде накладывает отпечаток на практику реализации ее режима.</w:t>
      </w:r>
    </w:p>
    <w:p w14:paraId="1DB8FFFF"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 Персональные данные: режим направлен на защиту прав субъекта данных. Цифровая форма обуславливает специфические риски (масштабируемость утечек) и инструменты защиты (право на забвение в интернете, право на </w:t>
      </w:r>
      <w:proofErr w:type="spellStart"/>
      <w:r w:rsidRPr="006600DF">
        <w:rPr>
          <w:rFonts w:ascii="Times New Roman" w:hAnsi="Times New Roman"/>
          <w:color w:val="0F1115"/>
          <w:sz w:val="28"/>
          <w:szCs w:val="28"/>
          <w:lang w:val="ru-RU"/>
        </w:rPr>
        <w:t>портабельность</w:t>
      </w:r>
      <w:proofErr w:type="spellEnd"/>
      <w:r w:rsidRPr="006600DF">
        <w:rPr>
          <w:rFonts w:ascii="Times New Roman" w:hAnsi="Times New Roman"/>
          <w:color w:val="0F1115"/>
          <w:sz w:val="28"/>
          <w:szCs w:val="28"/>
          <w:lang w:val="ru-RU"/>
        </w:rPr>
        <w:t xml:space="preserve"> данных).</w:t>
      </w:r>
    </w:p>
    <w:p w14:paraId="5D419D38"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Информация, составляющая коммерческую тайну (Ноу-хау): Цифровая форма информации требует особых мер криптографической и технической защиты от несанкционированного доступа.</w:t>
      </w:r>
    </w:p>
    <w:p w14:paraId="39396767"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lastRenderedPageBreak/>
        <w:t>- Общедоступная информация: Режим свободного распространения. Цифровая форма делает распространение практически мгновенным и глобальным.</w:t>
      </w:r>
    </w:p>
    <w:p w14:paraId="6A40B022" w14:textId="77777777" w:rsidR="00221132" w:rsidRPr="006600DF" w:rsidRDefault="00221132">
      <w:pPr>
        <w:spacing w:after="0" w:line="360" w:lineRule="auto"/>
        <w:ind w:firstLine="709"/>
        <w:jc w:val="both"/>
        <w:rPr>
          <w:rFonts w:ascii="Times New Roman" w:hAnsi="Times New Roman"/>
          <w:i/>
          <w:color w:val="0F1115"/>
          <w:sz w:val="28"/>
          <w:szCs w:val="28"/>
          <w:lang w:val="ru-RU"/>
        </w:rPr>
      </w:pPr>
      <w:r w:rsidRPr="006600DF">
        <w:rPr>
          <w:rFonts w:ascii="Times New Roman" w:hAnsi="Times New Roman"/>
          <w:i/>
          <w:color w:val="0F1115"/>
          <w:sz w:val="28"/>
          <w:szCs w:val="28"/>
          <w:lang w:val="ru-RU"/>
        </w:rPr>
        <w:t xml:space="preserve">2. Правовые режимы, определяемые </w:t>
      </w:r>
      <w:r w:rsidR="00E01B78" w:rsidRPr="006600DF">
        <w:rPr>
          <w:rFonts w:ascii="Times New Roman" w:hAnsi="Times New Roman"/>
          <w:i/>
          <w:color w:val="0F1115"/>
          <w:sz w:val="28"/>
          <w:szCs w:val="28"/>
          <w:lang w:val="ru-RU"/>
        </w:rPr>
        <w:t xml:space="preserve">преимущественно </w:t>
      </w:r>
      <w:r w:rsidRPr="006600DF">
        <w:rPr>
          <w:rFonts w:ascii="Times New Roman" w:hAnsi="Times New Roman"/>
          <w:i/>
          <w:color w:val="0F1115"/>
          <w:sz w:val="28"/>
          <w:szCs w:val="28"/>
          <w:lang w:val="ru-RU"/>
        </w:rPr>
        <w:t xml:space="preserve">цифровой </w:t>
      </w:r>
      <w:r w:rsidRPr="006600DF">
        <w:rPr>
          <w:rFonts w:ascii="Times New Roman" w:hAnsi="Times New Roman"/>
          <w:b/>
          <w:i/>
          <w:color w:val="0F1115"/>
          <w:sz w:val="28"/>
          <w:szCs w:val="28"/>
          <w:lang w:val="ru-RU"/>
        </w:rPr>
        <w:t xml:space="preserve">формой </w:t>
      </w:r>
    </w:p>
    <w:p w14:paraId="4EB200C3"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Это уникальные объекты цифрового права, которые не имеют прямых аналогов в материальном мире. Их правовая природа и режим обусловлен воздействием на информацию цифровых технологией.</w:t>
      </w:r>
    </w:p>
    <w:p w14:paraId="1DD40EB6"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Электронный документ: Информация, представленная в форме, пригодной для восприятия человеком и имеющая юридическую силу при соблюдении определенных условий (напр., наличия квалифицированной электронной подписи).</w:t>
      </w:r>
    </w:p>
    <w:p w14:paraId="6B4515BC"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Электронная подпись (ЭП): Самостоятельный правовой инструмент, который является аналогом собственноручной подписи и обеспечивает целостность и аутентичность документа.</w:t>
      </w:r>
    </w:p>
    <w:p w14:paraId="1211F9CD" w14:textId="77777777" w:rsidR="00BF71A6"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 </w:t>
      </w:r>
    </w:p>
    <w:p w14:paraId="2757A120" w14:textId="77777777" w:rsidR="00BF71A6" w:rsidRPr="006600DF" w:rsidRDefault="00BF71A6">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 </w:t>
      </w:r>
    </w:p>
    <w:p w14:paraId="3F93F03C" w14:textId="201769CD" w:rsidR="00BF71A6" w:rsidRPr="006600DF" w:rsidRDefault="00BF71A6">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Средства адресации в Сети интернет (в локальной информационной системе)</w:t>
      </w:r>
    </w:p>
    <w:p w14:paraId="545FC149" w14:textId="29741354"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highlight w:val="yellow"/>
          <w:lang w:val="ru-RU"/>
        </w:rPr>
        <w:t>Доменное имя</w:t>
      </w:r>
      <w:r w:rsidRPr="006600DF">
        <w:rPr>
          <w:rFonts w:ascii="Times New Roman" w:hAnsi="Times New Roman"/>
          <w:color w:val="0F1115"/>
          <w:sz w:val="28"/>
          <w:szCs w:val="28"/>
          <w:lang w:val="ru-RU"/>
        </w:rPr>
        <w:t>: Адрес в сети Интернет, правовой режим которого регулируется нормами о правах на средства индивидуализации и правилами доменных регистраторов.</w:t>
      </w:r>
    </w:p>
    <w:p w14:paraId="7886EE40" w14:textId="77777777" w:rsidR="00221132" w:rsidRPr="006600DF" w:rsidRDefault="00221132">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 Цифровые </w:t>
      </w:r>
      <w:r w:rsidR="00F76124" w:rsidRPr="006600DF">
        <w:rPr>
          <w:rFonts w:ascii="Times New Roman" w:hAnsi="Times New Roman"/>
          <w:color w:val="0F1115"/>
          <w:sz w:val="28"/>
          <w:szCs w:val="28"/>
          <w:lang w:val="ru-RU"/>
        </w:rPr>
        <w:t>активы (включая криптоактивы): и</w:t>
      </w:r>
      <w:r w:rsidRPr="006600DF">
        <w:rPr>
          <w:rFonts w:ascii="Times New Roman" w:hAnsi="Times New Roman"/>
          <w:color w:val="0F1115"/>
          <w:sz w:val="28"/>
          <w:szCs w:val="28"/>
          <w:lang w:val="ru-RU"/>
        </w:rPr>
        <w:t xml:space="preserve">мущество в цифровой форме, право на которое удостоверяется цифровым кодом. Их режим связан с вопросами </w:t>
      </w:r>
      <w:proofErr w:type="spellStart"/>
      <w:r w:rsidRPr="006600DF">
        <w:rPr>
          <w:rFonts w:ascii="Times New Roman" w:hAnsi="Times New Roman"/>
          <w:color w:val="0F1115"/>
          <w:sz w:val="28"/>
          <w:szCs w:val="28"/>
          <w:lang w:val="ru-RU"/>
        </w:rPr>
        <w:t>оборотоспособности</w:t>
      </w:r>
      <w:proofErr w:type="spellEnd"/>
      <w:r w:rsidRPr="006600DF">
        <w:rPr>
          <w:rFonts w:ascii="Times New Roman" w:hAnsi="Times New Roman"/>
          <w:color w:val="0F1115"/>
          <w:sz w:val="28"/>
          <w:szCs w:val="28"/>
          <w:lang w:val="ru-RU"/>
        </w:rPr>
        <w:t>, права собственности и налогообложения.</w:t>
      </w:r>
    </w:p>
    <w:p w14:paraId="6B6EFA32" w14:textId="1D67EDE2" w:rsidR="006B5C25" w:rsidRPr="006600DF" w:rsidRDefault="006B5C25">
      <w:pPr>
        <w:spacing w:after="0" w:line="360" w:lineRule="auto"/>
        <w:ind w:firstLine="709"/>
        <w:jc w:val="both"/>
        <w:rPr>
          <w:rFonts w:ascii="Times New Roman" w:hAnsi="Times New Roman"/>
          <w:i/>
          <w:color w:val="0F1115"/>
          <w:sz w:val="28"/>
          <w:szCs w:val="28"/>
          <w:lang w:val="ru-RU"/>
        </w:rPr>
      </w:pPr>
      <w:r w:rsidRPr="006600DF">
        <w:rPr>
          <w:rFonts w:ascii="Times New Roman" w:hAnsi="Times New Roman"/>
          <w:i/>
          <w:color w:val="0F1115"/>
          <w:sz w:val="28"/>
          <w:szCs w:val="28"/>
          <w:lang w:val="ru-RU"/>
        </w:rPr>
        <w:t xml:space="preserve">3. Правовые режимы, определяемые </w:t>
      </w:r>
      <w:r w:rsidR="00233C89" w:rsidRPr="006600DF">
        <w:rPr>
          <w:rFonts w:ascii="Times New Roman" w:hAnsi="Times New Roman"/>
          <w:b/>
          <w:i/>
          <w:color w:val="0F1115"/>
          <w:sz w:val="28"/>
          <w:szCs w:val="28"/>
          <w:lang w:val="ru-RU"/>
        </w:rPr>
        <w:t>в равной степени</w:t>
      </w:r>
      <w:r w:rsidRPr="006600DF">
        <w:rPr>
          <w:rFonts w:ascii="Times New Roman" w:hAnsi="Times New Roman"/>
          <w:b/>
          <w:i/>
          <w:color w:val="0F1115"/>
          <w:sz w:val="28"/>
          <w:szCs w:val="28"/>
          <w:lang w:val="ru-RU"/>
        </w:rPr>
        <w:t xml:space="preserve"> содержание и формой</w:t>
      </w:r>
      <w:r w:rsidR="00C237D7" w:rsidRPr="006600DF">
        <w:rPr>
          <w:rFonts w:ascii="Times New Roman" w:hAnsi="Times New Roman"/>
          <w:b/>
          <w:i/>
          <w:color w:val="0F1115"/>
          <w:sz w:val="28"/>
          <w:szCs w:val="28"/>
          <w:lang w:val="ru-RU"/>
        </w:rPr>
        <w:t xml:space="preserve"> цифровой</w:t>
      </w:r>
      <w:r w:rsidRPr="006600DF">
        <w:rPr>
          <w:rFonts w:ascii="Times New Roman" w:hAnsi="Times New Roman"/>
          <w:b/>
          <w:i/>
          <w:color w:val="0F1115"/>
          <w:sz w:val="28"/>
          <w:szCs w:val="28"/>
          <w:lang w:val="ru-RU"/>
        </w:rPr>
        <w:t xml:space="preserve"> информации </w:t>
      </w:r>
    </w:p>
    <w:p w14:paraId="1B812E34" w14:textId="5E2E96D2" w:rsidR="006B5C25" w:rsidRPr="006600DF" w:rsidRDefault="006B5C25">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 </w:t>
      </w:r>
      <w:proofErr w:type="spellStart"/>
      <w:r w:rsidRPr="006600DF">
        <w:rPr>
          <w:rFonts w:ascii="Times New Roman" w:hAnsi="Times New Roman"/>
          <w:color w:val="0F1115"/>
          <w:sz w:val="28"/>
          <w:szCs w:val="28"/>
          <w:lang w:val="ru-RU"/>
        </w:rPr>
        <w:t>Дипфейки</w:t>
      </w:r>
      <w:proofErr w:type="spellEnd"/>
      <w:r w:rsidR="003F55A8" w:rsidRPr="006600DF">
        <w:rPr>
          <w:rFonts w:ascii="Times New Roman" w:hAnsi="Times New Roman"/>
          <w:color w:val="0F1115"/>
          <w:sz w:val="28"/>
          <w:szCs w:val="28"/>
          <w:lang w:val="ru-RU"/>
        </w:rPr>
        <w:t xml:space="preserve"> - специальный алгоритм или набор алгоритмов, который анализирует множество параметров разнообразного контента, а затем, </w:t>
      </w:r>
      <w:r w:rsidR="003F55A8" w:rsidRPr="006600DF">
        <w:rPr>
          <w:rFonts w:ascii="Times New Roman" w:hAnsi="Times New Roman"/>
          <w:color w:val="0F1115"/>
          <w:sz w:val="28"/>
          <w:szCs w:val="28"/>
          <w:lang w:val="ru-RU"/>
        </w:rPr>
        <w:lastRenderedPageBreak/>
        <w:t>используя полученные данные, подменяет его в зависимости от поставленной изготовителем задачи</w:t>
      </w:r>
      <w:r w:rsidR="003F55A8" w:rsidRPr="006600DF">
        <w:rPr>
          <w:rStyle w:val="a3"/>
          <w:rFonts w:ascii="Times New Roman" w:hAnsi="Times New Roman"/>
          <w:sz w:val="28"/>
          <w:szCs w:val="28"/>
          <w:rPrChange w:id="729" w:author="Ирина Коржова" w:date="2026-03-30T12:58:00Z">
            <w:rPr>
              <w:rStyle w:val="a3"/>
              <w:rFonts w:ascii="Times New Roman" w:hAnsi="Times New Roman"/>
              <w:sz w:val="28"/>
            </w:rPr>
          </w:rPrChange>
        </w:rPr>
        <w:footnoteReference w:id="18"/>
      </w:r>
      <w:r w:rsidR="003F55A8" w:rsidRPr="006600DF">
        <w:rPr>
          <w:rFonts w:ascii="Times New Roman" w:hAnsi="Times New Roman"/>
          <w:color w:val="0F1115"/>
          <w:sz w:val="28"/>
          <w:szCs w:val="28"/>
          <w:lang w:val="ru-RU"/>
        </w:rPr>
        <w:t>.</w:t>
      </w:r>
    </w:p>
    <w:p w14:paraId="3C5CDB11" w14:textId="18FBA1E4" w:rsidR="00233C89" w:rsidRPr="006600DF" w:rsidRDefault="00233C89">
      <w:pPr>
        <w:spacing w:after="0" w:line="360" w:lineRule="auto"/>
        <w:ind w:firstLine="709"/>
        <w:jc w:val="both"/>
        <w:rPr>
          <w:rFonts w:ascii="Times New Roman" w:hAnsi="Times New Roman"/>
          <w:color w:val="0F1115"/>
          <w:sz w:val="28"/>
          <w:szCs w:val="28"/>
          <w:lang w:val="ru-RU"/>
        </w:rPr>
      </w:pPr>
      <w:proofErr w:type="spellStart"/>
      <w:r w:rsidRPr="006600DF">
        <w:rPr>
          <w:rFonts w:ascii="Times New Roman" w:hAnsi="Times New Roman"/>
          <w:color w:val="0F1115"/>
          <w:sz w:val="28"/>
          <w:szCs w:val="28"/>
          <w:lang w:val="ru-RU"/>
        </w:rPr>
        <w:t>Дипфейки</w:t>
      </w:r>
      <w:proofErr w:type="spellEnd"/>
      <w:r w:rsidRPr="006600DF">
        <w:rPr>
          <w:rFonts w:ascii="Times New Roman" w:hAnsi="Times New Roman"/>
          <w:color w:val="0F1115"/>
          <w:sz w:val="28"/>
          <w:szCs w:val="28"/>
          <w:lang w:val="ru-RU"/>
        </w:rPr>
        <w:t xml:space="preserve"> используются в различных целях: от создания продуктов развлекательного характера до реализации противоправных действий, таких как распространение дезинформации, клеветы, мошенничества или нарушения неприкосновенности частной жизни. Обусловленность правового режима </w:t>
      </w:r>
      <w:proofErr w:type="spellStart"/>
      <w:r w:rsidRPr="006600DF">
        <w:rPr>
          <w:rFonts w:ascii="Times New Roman" w:hAnsi="Times New Roman"/>
          <w:color w:val="0F1115"/>
          <w:sz w:val="28"/>
          <w:szCs w:val="28"/>
          <w:lang w:val="ru-RU"/>
        </w:rPr>
        <w:t>дипфейков</w:t>
      </w:r>
      <w:proofErr w:type="spellEnd"/>
      <w:r w:rsidRPr="006600DF">
        <w:rPr>
          <w:rFonts w:ascii="Times New Roman" w:hAnsi="Times New Roman"/>
          <w:color w:val="0F1115"/>
          <w:sz w:val="28"/>
          <w:szCs w:val="28"/>
          <w:lang w:val="ru-RU"/>
        </w:rPr>
        <w:t xml:space="preserve"> содержанием и формой связана с особенностью их восприятия человеком: с одной стороны, человек воспринимает информацию через ее смысловое содержание, с другой — форма ее представления.  Реалистичная аудиовизуальная имитация способна кардинально искажать восприятие и препятствовать корректной оценке достоверности. Таким образом, форма становится не просто носителем, но и инструментом манипуляции.</w:t>
      </w:r>
    </w:p>
    <w:p w14:paraId="7F8CBC6B" w14:textId="6AC507E6" w:rsidR="00C237D7" w:rsidRPr="006600DF" w:rsidRDefault="00C237D7">
      <w:pPr>
        <w:spacing w:after="0" w:line="360" w:lineRule="auto"/>
        <w:ind w:firstLine="709"/>
        <w:jc w:val="both"/>
        <w:rPr>
          <w:rFonts w:ascii="Times New Roman" w:hAnsi="Times New Roman"/>
          <w:color w:val="FF0000"/>
          <w:sz w:val="28"/>
          <w:szCs w:val="28"/>
          <w:lang w:val="ru-RU"/>
        </w:rPr>
      </w:pPr>
      <w:r w:rsidRPr="006600DF">
        <w:rPr>
          <w:rFonts w:ascii="Times New Roman" w:hAnsi="Times New Roman"/>
          <w:color w:val="FF0000"/>
          <w:sz w:val="28"/>
          <w:szCs w:val="28"/>
          <w:lang w:val="ru-RU"/>
        </w:rPr>
        <w:t xml:space="preserve">для чего используются </w:t>
      </w:r>
      <w:proofErr w:type="spellStart"/>
      <w:r w:rsidRPr="006600DF">
        <w:rPr>
          <w:rFonts w:ascii="Times New Roman" w:hAnsi="Times New Roman"/>
          <w:color w:val="FF0000"/>
          <w:sz w:val="28"/>
          <w:szCs w:val="28"/>
          <w:lang w:val="ru-RU"/>
        </w:rPr>
        <w:t>дипфеки</w:t>
      </w:r>
      <w:proofErr w:type="spellEnd"/>
      <w:r w:rsidRPr="006600DF">
        <w:rPr>
          <w:rFonts w:ascii="Times New Roman" w:hAnsi="Times New Roman"/>
          <w:color w:val="FF0000"/>
          <w:sz w:val="28"/>
          <w:szCs w:val="28"/>
          <w:lang w:val="ru-RU"/>
        </w:rPr>
        <w:t xml:space="preserve">? почему имеют </w:t>
      </w:r>
      <w:r w:rsidR="003400EE" w:rsidRPr="006600DF">
        <w:rPr>
          <w:rFonts w:ascii="Times New Roman" w:hAnsi="Times New Roman"/>
          <w:color w:val="FF0000"/>
          <w:sz w:val="28"/>
          <w:szCs w:val="28"/>
          <w:lang w:val="ru-RU"/>
        </w:rPr>
        <w:t>значение и содержание,</w:t>
      </w:r>
      <w:r w:rsidRPr="006600DF">
        <w:rPr>
          <w:rFonts w:ascii="Times New Roman" w:hAnsi="Times New Roman"/>
          <w:color w:val="FF0000"/>
          <w:sz w:val="28"/>
          <w:szCs w:val="28"/>
          <w:lang w:val="ru-RU"/>
        </w:rPr>
        <w:t xml:space="preserve"> и форма? потому что с одной стороны человек воспринимает информацию, с другой стороны форма отражения информация может препятствовать </w:t>
      </w:r>
      <w:r w:rsidR="00233C89" w:rsidRPr="006600DF">
        <w:rPr>
          <w:rFonts w:ascii="Times New Roman" w:hAnsi="Times New Roman"/>
          <w:color w:val="FF0000"/>
          <w:sz w:val="28"/>
          <w:szCs w:val="28"/>
          <w:lang w:val="ru-RU"/>
        </w:rPr>
        <w:t>корректному восприятию.</w:t>
      </w:r>
    </w:p>
    <w:p w14:paraId="45D632DE" w14:textId="77777777" w:rsidR="00C03260" w:rsidRPr="006600DF" w:rsidRDefault="00C03260">
      <w:pPr>
        <w:spacing w:after="0" w:line="360" w:lineRule="auto"/>
        <w:ind w:firstLine="709"/>
        <w:jc w:val="both"/>
        <w:rPr>
          <w:rFonts w:ascii="Times New Roman" w:hAnsi="Times New Roman"/>
          <w:sz w:val="28"/>
          <w:szCs w:val="28"/>
          <w:highlight w:val="yellow"/>
          <w:lang w:val="ru-RU"/>
          <w:rPrChange w:id="730" w:author="Ирина Коржова" w:date="2026-03-30T12:58:00Z">
            <w:rPr>
              <w:rFonts w:ascii="Times New Roman" w:hAnsi="Times New Roman"/>
              <w:sz w:val="28"/>
              <w:highlight w:val="yellow"/>
              <w:lang w:val="ru-RU"/>
            </w:rPr>
          </w:rPrChange>
        </w:rPr>
      </w:pPr>
      <w:r w:rsidRPr="006600DF">
        <w:rPr>
          <w:rFonts w:ascii="Times New Roman" w:hAnsi="Times New Roman"/>
          <w:b/>
          <w:bCs/>
          <w:i/>
          <w:sz w:val="28"/>
          <w:szCs w:val="28"/>
          <w:lang w:val="ru-RU"/>
          <w:rPrChange w:id="731" w:author="Ирина Коржова" w:date="2026-03-30T12:58:00Z">
            <w:rPr>
              <w:rFonts w:ascii="Times New Roman" w:hAnsi="Times New Roman"/>
              <w:b/>
              <w:bCs/>
              <w:i/>
              <w:sz w:val="28"/>
              <w:lang w:val="ru-RU"/>
            </w:rPr>
          </w:rPrChange>
        </w:rPr>
        <w:t xml:space="preserve">2) </w:t>
      </w:r>
      <w:r w:rsidRPr="006600DF">
        <w:rPr>
          <w:rFonts w:ascii="Times New Roman" w:hAnsi="Times New Roman"/>
          <w:b/>
          <w:bCs/>
          <w:i/>
          <w:sz w:val="28"/>
          <w:szCs w:val="28"/>
          <w:highlight w:val="cyan"/>
          <w:lang w:val="ru-RU"/>
          <w:rPrChange w:id="732" w:author="Ирина Коржова" w:date="2026-03-30T12:58:00Z">
            <w:rPr>
              <w:rFonts w:ascii="Times New Roman" w:hAnsi="Times New Roman"/>
              <w:b/>
              <w:bCs/>
              <w:i/>
              <w:sz w:val="28"/>
              <w:lang w:val="ru-RU"/>
            </w:rPr>
          </w:rPrChange>
        </w:rPr>
        <w:t>От формы воздействия на цифровую информацию цифровой технологии</w:t>
      </w:r>
      <w:r w:rsidRPr="006600DF">
        <w:rPr>
          <w:rFonts w:ascii="Times New Roman" w:hAnsi="Times New Roman"/>
          <w:sz w:val="28"/>
          <w:szCs w:val="28"/>
          <w:lang w:val="ru-RU"/>
          <w:rPrChange w:id="733" w:author="Ирина Коржова" w:date="2026-03-30T12:58:00Z">
            <w:rPr>
              <w:rFonts w:ascii="Times New Roman" w:hAnsi="Times New Roman"/>
              <w:sz w:val="28"/>
              <w:lang w:val="ru-RU"/>
            </w:rPr>
          </w:rPrChange>
        </w:rPr>
        <w:t xml:space="preserve"> (технологий), которые на нее воздействуют. Влияние технологии или их сочетания особый характер информационной среды – </w:t>
      </w:r>
      <w:r w:rsidRPr="006600DF">
        <w:rPr>
          <w:rFonts w:ascii="Times New Roman" w:hAnsi="Times New Roman"/>
          <w:i/>
          <w:sz w:val="28"/>
          <w:szCs w:val="28"/>
          <w:lang w:val="ru-RU"/>
          <w:rPrChange w:id="734" w:author="Ирина Коржова" w:date="2026-03-30T12:58:00Z">
            <w:rPr>
              <w:rFonts w:ascii="Times New Roman" w:hAnsi="Times New Roman"/>
              <w:i/>
              <w:sz w:val="28"/>
              <w:lang w:val="ru-RU"/>
            </w:rPr>
          </w:rPrChange>
        </w:rPr>
        <w:t>особые правовые режима информации</w:t>
      </w:r>
      <w:r w:rsidRPr="006600DF">
        <w:rPr>
          <w:rFonts w:ascii="Times New Roman" w:hAnsi="Times New Roman"/>
          <w:sz w:val="28"/>
          <w:szCs w:val="28"/>
          <w:lang w:val="ru-RU"/>
          <w:rPrChange w:id="735" w:author="Ирина Коржова" w:date="2026-03-30T12:58:00Z">
            <w:rPr>
              <w:rFonts w:ascii="Times New Roman" w:hAnsi="Times New Roman"/>
              <w:sz w:val="28"/>
              <w:lang w:val="ru-RU"/>
            </w:rPr>
          </w:rPrChange>
        </w:rPr>
        <w:t xml:space="preserve">. </w:t>
      </w:r>
    </w:p>
    <w:p w14:paraId="456A4E68" w14:textId="77777777" w:rsidR="00C03260" w:rsidRPr="006600DF" w:rsidRDefault="00C03260">
      <w:pPr>
        <w:spacing w:after="0" w:line="360" w:lineRule="auto"/>
        <w:ind w:firstLine="709"/>
        <w:jc w:val="both"/>
        <w:rPr>
          <w:rFonts w:ascii="Times New Roman" w:hAnsi="Times New Roman"/>
          <w:sz w:val="28"/>
          <w:szCs w:val="28"/>
          <w:lang w:val="ru-RU"/>
          <w:rPrChange w:id="736"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737" w:author="Ирина Коржова" w:date="2026-03-30T12:58:00Z">
            <w:rPr>
              <w:rFonts w:ascii="Times New Roman" w:hAnsi="Times New Roman"/>
              <w:sz w:val="28"/>
              <w:lang w:val="ru-RU"/>
            </w:rPr>
          </w:rPrChange>
        </w:rPr>
        <w:t xml:space="preserve">Примерами особых правовых режимов информации, связанных </w:t>
      </w:r>
      <w:r w:rsidRPr="006600DF">
        <w:rPr>
          <w:rFonts w:ascii="Times New Roman" w:hAnsi="Times New Roman"/>
          <w:i/>
          <w:iCs/>
          <w:sz w:val="28"/>
          <w:szCs w:val="28"/>
          <w:lang w:val="ru-RU"/>
          <w:rPrChange w:id="738" w:author="Ирина Коржова" w:date="2026-03-30T12:58:00Z">
            <w:rPr>
              <w:rFonts w:ascii="Times New Roman" w:hAnsi="Times New Roman"/>
              <w:i/>
              <w:iCs/>
              <w:sz w:val="28"/>
              <w:lang w:val="ru-RU"/>
            </w:rPr>
          </w:rPrChange>
        </w:rPr>
        <w:t>с воздействием на нее технологиями обработкой</w:t>
      </w:r>
      <w:r w:rsidRPr="006600DF">
        <w:rPr>
          <w:rFonts w:ascii="Times New Roman" w:hAnsi="Times New Roman"/>
          <w:sz w:val="28"/>
          <w:szCs w:val="28"/>
          <w:lang w:val="ru-RU"/>
          <w:rPrChange w:id="739" w:author="Ирина Коржова" w:date="2026-03-30T12:58:00Z">
            <w:rPr>
              <w:rFonts w:ascii="Times New Roman" w:hAnsi="Times New Roman"/>
              <w:sz w:val="28"/>
              <w:lang w:val="ru-RU"/>
            </w:rPr>
          </w:rPrChange>
        </w:rPr>
        <w:t xml:space="preserve"> информации, служат произведения, созданные искусственным интеллектом. </w:t>
      </w:r>
    </w:p>
    <w:p w14:paraId="1A4ECADE" w14:textId="77777777" w:rsidR="00C03260" w:rsidRPr="006600DF" w:rsidRDefault="00C03260">
      <w:pPr>
        <w:spacing w:after="0" w:line="360" w:lineRule="auto"/>
        <w:ind w:firstLine="709"/>
        <w:jc w:val="both"/>
        <w:rPr>
          <w:rFonts w:ascii="Times New Roman" w:hAnsi="Times New Roman"/>
          <w:sz w:val="28"/>
          <w:szCs w:val="28"/>
          <w:lang w:val="ru-RU"/>
          <w:rPrChange w:id="740"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741" w:author="Ирина Коржова" w:date="2026-03-30T12:58:00Z">
            <w:rPr>
              <w:rFonts w:ascii="Times New Roman" w:hAnsi="Times New Roman"/>
              <w:sz w:val="28"/>
              <w:lang w:val="ru-RU"/>
            </w:rPr>
          </w:rPrChange>
        </w:rPr>
        <w:t xml:space="preserve">Другим примером новых объектов, связанных </w:t>
      </w:r>
      <w:r w:rsidRPr="006600DF">
        <w:rPr>
          <w:rFonts w:ascii="Times New Roman" w:hAnsi="Times New Roman"/>
          <w:i/>
          <w:sz w:val="28"/>
          <w:szCs w:val="28"/>
          <w:lang w:val="ru-RU"/>
          <w:rPrChange w:id="742" w:author="Ирина Коржова" w:date="2026-03-30T12:58:00Z">
            <w:rPr>
              <w:rFonts w:ascii="Times New Roman" w:hAnsi="Times New Roman"/>
              <w:i/>
              <w:sz w:val="28"/>
              <w:lang w:val="ru-RU"/>
            </w:rPr>
          </w:rPrChange>
        </w:rPr>
        <w:t>с обработкой</w:t>
      </w:r>
      <w:r w:rsidRPr="006600DF">
        <w:rPr>
          <w:rFonts w:ascii="Times New Roman" w:hAnsi="Times New Roman"/>
          <w:sz w:val="28"/>
          <w:szCs w:val="28"/>
          <w:lang w:val="ru-RU"/>
          <w:rPrChange w:id="743" w:author="Ирина Коржова" w:date="2026-03-30T12:58:00Z">
            <w:rPr>
              <w:rFonts w:ascii="Times New Roman" w:hAnsi="Times New Roman"/>
              <w:sz w:val="28"/>
              <w:lang w:val="ru-RU"/>
            </w:rPr>
          </w:rPrChange>
        </w:rPr>
        <w:t xml:space="preserve"> </w:t>
      </w:r>
      <w:r w:rsidRPr="006600DF">
        <w:rPr>
          <w:rFonts w:ascii="Times New Roman" w:hAnsi="Times New Roman"/>
          <w:i/>
          <w:sz w:val="28"/>
          <w:szCs w:val="28"/>
          <w:lang w:val="ru-RU"/>
          <w:rPrChange w:id="744" w:author="Ирина Коржова" w:date="2026-03-30T12:58:00Z">
            <w:rPr>
              <w:rFonts w:ascii="Times New Roman" w:hAnsi="Times New Roman"/>
              <w:i/>
              <w:sz w:val="28"/>
              <w:lang w:val="ru-RU"/>
            </w:rPr>
          </w:rPrChange>
        </w:rPr>
        <w:t>информации</w:t>
      </w:r>
      <w:r w:rsidRPr="006600DF">
        <w:rPr>
          <w:rFonts w:ascii="Times New Roman" w:hAnsi="Times New Roman"/>
          <w:sz w:val="28"/>
          <w:szCs w:val="28"/>
          <w:lang w:val="ru-RU"/>
          <w:rPrChange w:id="745" w:author="Ирина Коржова" w:date="2026-03-30T12:58:00Z">
            <w:rPr>
              <w:rFonts w:ascii="Times New Roman" w:hAnsi="Times New Roman"/>
              <w:sz w:val="28"/>
              <w:lang w:val="ru-RU"/>
            </w:rPr>
          </w:rPrChange>
        </w:rPr>
        <w:t xml:space="preserve">, являются информационные ресурсы, полученные в результате обработки большие данные указанной информации машинными и иными </w:t>
      </w:r>
      <w:r w:rsidRPr="006600DF">
        <w:rPr>
          <w:rFonts w:ascii="Times New Roman" w:hAnsi="Times New Roman"/>
          <w:sz w:val="28"/>
          <w:szCs w:val="28"/>
          <w:lang w:val="ru-RU"/>
          <w:rPrChange w:id="746" w:author="Ирина Коржова" w:date="2026-03-30T12:58:00Z">
            <w:rPr>
              <w:rFonts w:ascii="Times New Roman" w:hAnsi="Times New Roman"/>
              <w:sz w:val="28"/>
              <w:lang w:val="ru-RU"/>
            </w:rPr>
          </w:rPrChange>
        </w:rPr>
        <w:lastRenderedPageBreak/>
        <w:t>цифровыми средствами, являющийся самостоятельным объектом интеллектуальных прав</w:t>
      </w:r>
      <w:r w:rsidRPr="006600DF">
        <w:rPr>
          <w:rStyle w:val="a3"/>
          <w:rFonts w:ascii="Times New Roman" w:hAnsi="Times New Roman"/>
          <w:sz w:val="28"/>
          <w:szCs w:val="28"/>
          <w:lang w:val="ru-RU"/>
          <w:rPrChange w:id="747" w:author="Ирина Коржова" w:date="2026-03-30T12:58:00Z">
            <w:rPr>
              <w:rStyle w:val="a3"/>
              <w:rFonts w:ascii="Times New Roman" w:hAnsi="Times New Roman"/>
              <w:sz w:val="28"/>
              <w:lang w:val="ru-RU"/>
            </w:rPr>
          </w:rPrChange>
        </w:rPr>
        <w:footnoteReference w:id="19"/>
      </w:r>
      <w:r w:rsidRPr="006600DF">
        <w:rPr>
          <w:rFonts w:ascii="Times New Roman" w:hAnsi="Times New Roman"/>
          <w:sz w:val="28"/>
          <w:szCs w:val="28"/>
          <w:lang w:val="ru-RU"/>
          <w:rPrChange w:id="748" w:author="Ирина Коржова" w:date="2026-03-30T12:58:00Z">
            <w:rPr>
              <w:rFonts w:ascii="Times New Roman" w:hAnsi="Times New Roman"/>
              <w:sz w:val="28"/>
              <w:lang w:val="ru-RU"/>
            </w:rPr>
          </w:rPrChange>
        </w:rPr>
        <w:t>.</w:t>
      </w:r>
    </w:p>
    <w:p w14:paraId="5BC96D61" w14:textId="77777777" w:rsidR="00C03260" w:rsidRPr="006600DF" w:rsidRDefault="00C03260">
      <w:pPr>
        <w:spacing w:after="0" w:line="360" w:lineRule="auto"/>
        <w:ind w:firstLine="709"/>
        <w:jc w:val="both"/>
        <w:rPr>
          <w:rFonts w:ascii="Times New Roman" w:hAnsi="Times New Roman"/>
          <w:sz w:val="28"/>
          <w:szCs w:val="28"/>
          <w:lang w:val="ru-RU"/>
          <w:rPrChange w:id="749"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750" w:author="Ирина Коржова" w:date="2026-03-30T12:58:00Z">
            <w:rPr>
              <w:rFonts w:ascii="Times New Roman" w:hAnsi="Times New Roman"/>
              <w:sz w:val="28"/>
              <w:lang w:val="ru-RU"/>
            </w:rPr>
          </w:rPrChange>
        </w:rPr>
        <w:t xml:space="preserve">Показательным примером информации, связанными с влиянием </w:t>
      </w:r>
      <w:r w:rsidRPr="006600DF">
        <w:rPr>
          <w:rFonts w:ascii="Times New Roman" w:hAnsi="Times New Roman"/>
          <w:i/>
          <w:sz w:val="28"/>
          <w:szCs w:val="28"/>
          <w:lang w:val="ru-RU"/>
          <w:rPrChange w:id="751" w:author="Ирина Коржова" w:date="2026-03-30T12:58:00Z">
            <w:rPr>
              <w:rFonts w:ascii="Times New Roman" w:hAnsi="Times New Roman"/>
              <w:i/>
              <w:sz w:val="28"/>
              <w:lang w:val="ru-RU"/>
            </w:rPr>
          </w:rPrChange>
        </w:rPr>
        <w:t>технологий учета и передачи информации</w:t>
      </w:r>
      <w:r w:rsidRPr="006600DF">
        <w:rPr>
          <w:rFonts w:ascii="Times New Roman" w:hAnsi="Times New Roman"/>
          <w:sz w:val="28"/>
          <w:szCs w:val="28"/>
          <w:lang w:val="ru-RU"/>
          <w:rPrChange w:id="752" w:author="Ирина Коржова" w:date="2026-03-30T12:58:00Z">
            <w:rPr>
              <w:rFonts w:ascii="Times New Roman" w:hAnsi="Times New Roman"/>
              <w:sz w:val="28"/>
              <w:lang w:val="ru-RU"/>
            </w:rPr>
          </w:rPrChange>
        </w:rPr>
        <w:t xml:space="preserve"> (распределенных реестров и смарт-контрактов) являются объекты, охватываемые концепцией «категории третьей вещи» (выработанной в английском праве)</w:t>
      </w:r>
      <w:r w:rsidRPr="006600DF">
        <w:rPr>
          <w:rFonts w:ascii="Times New Roman" w:hAnsi="Times New Roman"/>
          <w:sz w:val="28"/>
          <w:szCs w:val="28"/>
          <w:rPrChange w:id="753" w:author="Ирина Коржова" w:date="2026-03-30T12:58:00Z">
            <w:rPr>
              <w:rFonts w:ascii="Times New Roman" w:hAnsi="Times New Roman"/>
              <w:sz w:val="28"/>
            </w:rPr>
          </w:rPrChange>
        </w:rPr>
        <w:footnoteReference w:id="20"/>
      </w:r>
      <w:r w:rsidRPr="006600DF">
        <w:rPr>
          <w:rFonts w:ascii="Times New Roman" w:hAnsi="Times New Roman"/>
          <w:sz w:val="28"/>
          <w:szCs w:val="28"/>
          <w:lang w:val="ru-RU"/>
          <w:rPrChange w:id="754" w:author="Ирина Коржова" w:date="2026-03-30T12:58:00Z">
            <w:rPr>
              <w:lang w:val="ru-RU"/>
            </w:rPr>
          </w:rPrChange>
        </w:rPr>
        <w:t>.</w:t>
      </w:r>
      <w:r w:rsidRPr="006600DF">
        <w:rPr>
          <w:rFonts w:ascii="Times New Roman" w:hAnsi="Times New Roman"/>
          <w:sz w:val="28"/>
          <w:szCs w:val="28"/>
          <w:lang w:val="ru-RU"/>
          <w:rPrChange w:id="755" w:author="Ирина Коржова" w:date="2026-03-30T12:58:00Z">
            <w:rPr>
              <w:rFonts w:ascii="Times New Roman" w:hAnsi="Times New Roman"/>
              <w:sz w:val="28"/>
              <w:lang w:val="ru-RU"/>
            </w:rPr>
          </w:rPrChange>
        </w:rPr>
        <w:t xml:space="preserve"> В отличие от классических вещей «третья вещь» основана на новых технологиях, таких как открытый исходный код, распределенные реестры и криптография, обуславливающих потребность в выработке правовых подходов к объектам, для которых цифровая форма является неотъемлемым элементом.</w:t>
      </w:r>
    </w:p>
    <w:p w14:paraId="59760E0F" w14:textId="6C902169" w:rsidR="00B103D9" w:rsidRPr="006600DF" w:rsidDel="00160B0C" w:rsidRDefault="00C03260">
      <w:pPr>
        <w:spacing w:after="240" w:line="360" w:lineRule="auto"/>
        <w:ind w:firstLine="709"/>
        <w:contextualSpacing/>
        <w:jc w:val="both"/>
        <w:rPr>
          <w:del w:id="756" w:author="Ирина Коржова" w:date="2026-01-12T15:26:00Z"/>
          <w:rFonts w:ascii="Times New Roman" w:hAnsi="Times New Roman"/>
          <w:b/>
          <w:i/>
          <w:iCs/>
          <w:sz w:val="28"/>
          <w:szCs w:val="28"/>
          <w:lang w:val="ru-RU"/>
          <w:rPrChange w:id="757" w:author="Ирина Коржова" w:date="2026-03-30T12:58:00Z">
            <w:rPr>
              <w:del w:id="758" w:author="Ирина Коржова" w:date="2026-01-12T15:26:00Z"/>
              <w:rFonts w:ascii="Times New Roman" w:hAnsi="Times New Roman"/>
              <w:b/>
              <w:i/>
              <w:iCs/>
              <w:sz w:val="28"/>
              <w:lang w:val="ru-RU"/>
            </w:rPr>
          </w:rPrChange>
        </w:rPr>
      </w:pPr>
      <w:del w:id="759" w:author="Ирина Коржова" w:date="2026-01-12T15:26:00Z">
        <w:r w:rsidRPr="006600DF" w:rsidDel="00160B0C">
          <w:rPr>
            <w:rFonts w:ascii="Times New Roman" w:hAnsi="Times New Roman"/>
            <w:b/>
            <w:i/>
            <w:iCs/>
            <w:sz w:val="28"/>
            <w:szCs w:val="28"/>
            <w:highlight w:val="green"/>
            <w:lang w:val="ru-RU"/>
            <w:rPrChange w:id="760" w:author="Ирина Коржова" w:date="2026-03-30T12:58:00Z">
              <w:rPr>
                <w:rFonts w:ascii="Times New Roman" w:hAnsi="Times New Roman"/>
                <w:b/>
                <w:i/>
                <w:iCs/>
                <w:sz w:val="28"/>
                <w:lang w:val="ru-RU"/>
              </w:rPr>
            </w:rPrChange>
          </w:rPr>
          <w:delText>3</w:delText>
        </w:r>
        <w:r w:rsidR="00B103D9" w:rsidRPr="006600DF" w:rsidDel="00160B0C">
          <w:rPr>
            <w:rFonts w:ascii="Times New Roman" w:hAnsi="Times New Roman"/>
            <w:b/>
            <w:i/>
            <w:iCs/>
            <w:sz w:val="28"/>
            <w:szCs w:val="28"/>
            <w:highlight w:val="green"/>
            <w:lang w:val="ru-RU"/>
            <w:rPrChange w:id="761" w:author="Ирина Коржова" w:date="2026-03-30T12:58:00Z">
              <w:rPr>
                <w:rFonts w:ascii="Times New Roman" w:hAnsi="Times New Roman"/>
                <w:b/>
                <w:i/>
                <w:iCs/>
                <w:sz w:val="28"/>
                <w:lang w:val="ru-RU"/>
              </w:rPr>
            </w:rPrChange>
          </w:rPr>
          <w:delText xml:space="preserve">. </w:delText>
        </w:r>
        <w:r w:rsidR="00F76124" w:rsidRPr="006600DF" w:rsidDel="00160B0C">
          <w:rPr>
            <w:rFonts w:ascii="Times New Roman" w:hAnsi="Times New Roman"/>
            <w:b/>
            <w:i/>
            <w:iCs/>
            <w:sz w:val="28"/>
            <w:szCs w:val="28"/>
            <w:highlight w:val="green"/>
            <w:lang w:val="ru-RU"/>
            <w:rPrChange w:id="762" w:author="Ирина Коржова" w:date="2026-03-30T12:58:00Z">
              <w:rPr>
                <w:rFonts w:ascii="Times New Roman" w:hAnsi="Times New Roman"/>
                <w:b/>
                <w:i/>
                <w:iCs/>
                <w:sz w:val="28"/>
                <w:lang w:val="ru-RU"/>
              </w:rPr>
            </w:rPrChange>
          </w:rPr>
          <w:delText>П</w:delText>
        </w:r>
        <w:r w:rsidR="00B103D9" w:rsidRPr="006600DF" w:rsidDel="00160B0C">
          <w:rPr>
            <w:rFonts w:ascii="Times New Roman" w:hAnsi="Times New Roman"/>
            <w:b/>
            <w:i/>
            <w:iCs/>
            <w:sz w:val="28"/>
            <w:szCs w:val="28"/>
            <w:highlight w:val="green"/>
            <w:lang w:val="ru-RU"/>
            <w:rPrChange w:id="763" w:author="Ирина Коржова" w:date="2026-03-30T12:58:00Z">
              <w:rPr>
                <w:rFonts w:ascii="Times New Roman" w:hAnsi="Times New Roman"/>
                <w:b/>
                <w:i/>
                <w:iCs/>
                <w:sz w:val="28"/>
                <w:lang w:val="ru-RU"/>
              </w:rPr>
            </w:rPrChange>
          </w:rPr>
          <w:delText>о отраслям права</w:delText>
        </w:r>
        <w:r w:rsidRPr="006600DF" w:rsidDel="00160B0C">
          <w:rPr>
            <w:rFonts w:ascii="Times New Roman" w:hAnsi="Times New Roman"/>
            <w:b/>
            <w:i/>
            <w:iCs/>
            <w:sz w:val="28"/>
            <w:szCs w:val="28"/>
            <w:highlight w:val="green"/>
            <w:lang w:val="ru-RU"/>
            <w:rPrChange w:id="764" w:author="Ирина Коржова" w:date="2026-03-30T12:58:00Z">
              <w:rPr>
                <w:rFonts w:ascii="Times New Roman" w:hAnsi="Times New Roman"/>
                <w:b/>
                <w:i/>
                <w:iCs/>
                <w:sz w:val="28"/>
                <w:lang w:val="ru-RU"/>
              </w:rPr>
            </w:rPrChange>
          </w:rPr>
          <w:delText>, предметом, объектом регулирования которой является цифровая информация</w:delText>
        </w:r>
      </w:del>
    </w:p>
    <w:p w14:paraId="21063DE7" w14:textId="5067037A" w:rsidR="00B103D9" w:rsidRPr="006600DF" w:rsidDel="00160B0C" w:rsidRDefault="00B103D9">
      <w:pPr>
        <w:spacing w:after="240" w:line="360" w:lineRule="auto"/>
        <w:ind w:firstLine="709"/>
        <w:contextualSpacing/>
        <w:jc w:val="both"/>
        <w:rPr>
          <w:del w:id="765" w:author="Ирина Коржова" w:date="2026-01-12T15:26:00Z"/>
          <w:rFonts w:ascii="Times New Roman" w:hAnsi="Times New Roman"/>
          <w:sz w:val="28"/>
          <w:szCs w:val="28"/>
          <w:lang w:val="ru-RU"/>
          <w:rPrChange w:id="766" w:author="Ирина Коржова" w:date="2026-03-30T12:58:00Z">
            <w:rPr>
              <w:del w:id="767" w:author="Ирина Коржова" w:date="2026-01-12T15:26:00Z"/>
              <w:rFonts w:ascii="Times New Roman" w:hAnsi="Times New Roman"/>
              <w:sz w:val="28"/>
              <w:lang w:val="ru-RU"/>
            </w:rPr>
          </w:rPrChange>
        </w:rPr>
      </w:pPr>
      <w:del w:id="768" w:author="Ирина Коржова" w:date="2026-01-12T15:26:00Z">
        <w:r w:rsidRPr="006600DF" w:rsidDel="00160B0C">
          <w:rPr>
            <w:rFonts w:ascii="Times New Roman" w:hAnsi="Times New Roman"/>
            <w:sz w:val="28"/>
            <w:szCs w:val="28"/>
            <w:lang w:val="ru-RU"/>
            <w:rPrChange w:id="769" w:author="Ирина Коржова" w:date="2026-03-30T12:58:00Z">
              <w:rPr>
                <w:rFonts w:ascii="Times New Roman" w:hAnsi="Times New Roman"/>
                <w:sz w:val="28"/>
                <w:lang w:val="ru-RU"/>
              </w:rPr>
            </w:rPrChange>
          </w:rPr>
          <w:delText>Цифровая информация как объект правового регулирования приобретает различные юридические качества в зависимости от отрасли права, в рамках которой она рассматривается. Её правовой режим, состав и защита определяются спецификой охраняемых общественных отношений.</w:delText>
        </w:r>
      </w:del>
    </w:p>
    <w:p w14:paraId="07818257" w14:textId="563552D7" w:rsidR="00B103D9" w:rsidRPr="006600DF" w:rsidDel="00160B0C" w:rsidRDefault="00B103D9">
      <w:pPr>
        <w:spacing w:after="240" w:line="360" w:lineRule="auto"/>
        <w:ind w:firstLine="709"/>
        <w:contextualSpacing/>
        <w:jc w:val="both"/>
        <w:rPr>
          <w:del w:id="770" w:author="Ирина Коржова" w:date="2026-01-12T15:26:00Z"/>
          <w:rFonts w:ascii="Times New Roman" w:hAnsi="Times New Roman"/>
          <w:sz w:val="28"/>
          <w:szCs w:val="28"/>
          <w:lang w:val="ru-RU"/>
          <w:rPrChange w:id="771" w:author="Ирина Коржова" w:date="2026-03-30T12:58:00Z">
            <w:rPr>
              <w:del w:id="772" w:author="Ирина Коржова" w:date="2026-01-12T15:26:00Z"/>
              <w:rFonts w:ascii="Times New Roman" w:hAnsi="Times New Roman"/>
              <w:sz w:val="28"/>
              <w:lang w:val="ru-RU"/>
            </w:rPr>
          </w:rPrChange>
        </w:rPr>
      </w:pPr>
      <w:del w:id="773" w:author="Ирина Коржова" w:date="2026-01-12T15:26:00Z">
        <w:r w:rsidRPr="006600DF" w:rsidDel="00160B0C">
          <w:rPr>
            <w:rFonts w:ascii="Times New Roman" w:hAnsi="Times New Roman"/>
            <w:sz w:val="28"/>
            <w:szCs w:val="28"/>
            <w:lang w:val="ru-RU"/>
            <w:rPrChange w:id="774" w:author="Ирина Коржова" w:date="2026-03-30T12:58:00Z">
              <w:rPr>
                <w:rFonts w:ascii="Times New Roman" w:hAnsi="Times New Roman"/>
                <w:sz w:val="28"/>
                <w:lang w:val="ru-RU"/>
              </w:rPr>
            </w:rPrChange>
          </w:rPr>
          <w:delText xml:space="preserve">1. Цифровая информация </w:delText>
        </w:r>
        <w:r w:rsidRPr="006600DF" w:rsidDel="00160B0C">
          <w:rPr>
            <w:rFonts w:ascii="Times New Roman" w:hAnsi="Times New Roman"/>
            <w:b/>
            <w:sz w:val="28"/>
            <w:szCs w:val="28"/>
            <w:lang w:val="ru-RU"/>
            <w:rPrChange w:id="775" w:author="Ирина Коржова" w:date="2026-03-30T12:58:00Z">
              <w:rPr>
                <w:rFonts w:ascii="Times New Roman" w:hAnsi="Times New Roman"/>
                <w:b/>
                <w:sz w:val="28"/>
                <w:lang w:val="ru-RU"/>
              </w:rPr>
            </w:rPrChange>
          </w:rPr>
          <w:delText>в гражданском праве</w:delText>
        </w:r>
      </w:del>
    </w:p>
    <w:p w14:paraId="0E71F8A8" w14:textId="4391862C" w:rsidR="00B103D9" w:rsidRPr="006600DF" w:rsidDel="00160B0C" w:rsidRDefault="00B103D9">
      <w:pPr>
        <w:spacing w:after="240" w:line="360" w:lineRule="auto"/>
        <w:ind w:firstLine="709"/>
        <w:contextualSpacing/>
        <w:jc w:val="both"/>
        <w:rPr>
          <w:del w:id="776" w:author="Ирина Коржова" w:date="2026-01-12T15:26:00Z"/>
          <w:rFonts w:ascii="Times New Roman" w:hAnsi="Times New Roman"/>
          <w:sz w:val="28"/>
          <w:szCs w:val="28"/>
          <w:lang w:val="ru-RU"/>
          <w:rPrChange w:id="777" w:author="Ирина Коржова" w:date="2026-03-30T12:58:00Z">
            <w:rPr>
              <w:del w:id="778" w:author="Ирина Коржова" w:date="2026-01-12T15:26:00Z"/>
              <w:rFonts w:ascii="Times New Roman" w:hAnsi="Times New Roman"/>
              <w:sz w:val="28"/>
              <w:lang w:val="ru-RU"/>
            </w:rPr>
          </w:rPrChange>
        </w:rPr>
      </w:pPr>
      <w:del w:id="779" w:author="Ирина Коржова" w:date="2026-01-12T15:26:00Z">
        <w:r w:rsidRPr="006600DF" w:rsidDel="00160B0C">
          <w:rPr>
            <w:rFonts w:ascii="Times New Roman" w:hAnsi="Times New Roman"/>
            <w:sz w:val="28"/>
            <w:szCs w:val="28"/>
            <w:lang w:val="ru-RU"/>
            <w:rPrChange w:id="780" w:author="Ирина Коржова" w:date="2026-03-30T12:58:00Z">
              <w:rPr>
                <w:rFonts w:ascii="Times New Roman" w:hAnsi="Times New Roman"/>
                <w:sz w:val="28"/>
                <w:lang w:val="ru-RU"/>
              </w:rPr>
            </w:rPrChange>
          </w:rPr>
          <w:delText>В гражданско-правовом обороте цифровая информация выступае</w:delText>
        </w:r>
        <w:r w:rsidR="00D260FA" w:rsidRPr="006600DF" w:rsidDel="00160B0C">
          <w:rPr>
            <w:rFonts w:ascii="Times New Roman" w:hAnsi="Times New Roman"/>
            <w:sz w:val="28"/>
            <w:szCs w:val="28"/>
            <w:lang w:val="ru-RU"/>
            <w:rPrChange w:id="781" w:author="Ирина Коржова" w:date="2026-03-30T12:58:00Z">
              <w:rPr>
                <w:rFonts w:ascii="Times New Roman" w:hAnsi="Times New Roman"/>
                <w:sz w:val="28"/>
                <w:lang w:val="ru-RU"/>
              </w:rPr>
            </w:rPrChange>
          </w:rPr>
          <w:delText>т объектом гражданских прав (статья</w:delText>
        </w:r>
        <w:r w:rsidRPr="006600DF" w:rsidDel="00160B0C">
          <w:rPr>
            <w:rFonts w:ascii="Times New Roman" w:hAnsi="Times New Roman"/>
            <w:sz w:val="28"/>
            <w:szCs w:val="28"/>
            <w:lang w:val="ru-RU"/>
            <w:rPrChange w:id="782" w:author="Ирина Коржова" w:date="2026-03-30T12:58:00Z">
              <w:rPr>
                <w:rFonts w:ascii="Times New Roman" w:hAnsi="Times New Roman"/>
                <w:sz w:val="28"/>
                <w:lang w:val="ru-RU"/>
              </w:rPr>
            </w:rPrChange>
          </w:rPr>
          <w:delText xml:space="preserve"> 128 Гражданского кодекса РФ). </w:delText>
        </w:r>
        <w:r w:rsidR="0065114E" w:rsidRPr="006600DF" w:rsidDel="00160B0C">
          <w:rPr>
            <w:rFonts w:ascii="Times New Roman" w:hAnsi="Times New Roman"/>
            <w:sz w:val="28"/>
            <w:szCs w:val="28"/>
            <w:lang w:val="ru-RU"/>
            <w:rPrChange w:id="783" w:author="Ирина Коржова" w:date="2026-03-30T12:58:00Z">
              <w:rPr>
                <w:rFonts w:ascii="Times New Roman" w:hAnsi="Times New Roman"/>
                <w:sz w:val="28"/>
                <w:lang w:val="ru-RU"/>
              </w:rPr>
            </w:rPrChange>
          </w:rPr>
          <w:delText>Классификация строится на ее</w:delText>
        </w:r>
        <w:r w:rsidRPr="006600DF" w:rsidDel="00160B0C">
          <w:rPr>
            <w:rFonts w:ascii="Times New Roman" w:hAnsi="Times New Roman"/>
            <w:sz w:val="28"/>
            <w:szCs w:val="28"/>
            <w:lang w:val="ru-RU"/>
            <w:rPrChange w:id="784" w:author="Ирина Коржова" w:date="2026-03-30T12:58:00Z">
              <w:rPr>
                <w:rFonts w:ascii="Times New Roman" w:hAnsi="Times New Roman"/>
                <w:sz w:val="28"/>
                <w:lang w:val="ru-RU"/>
              </w:rPr>
            </w:rPrChange>
          </w:rPr>
          <w:delText xml:space="preserve"> экономической и функциональной природе:</w:delText>
        </w:r>
      </w:del>
    </w:p>
    <w:p w14:paraId="455D0F96" w14:textId="488E6359" w:rsidR="00D260FA" w:rsidRPr="006600DF" w:rsidDel="00160B0C" w:rsidRDefault="00B103D9">
      <w:pPr>
        <w:spacing w:after="240" w:line="360" w:lineRule="auto"/>
        <w:ind w:firstLine="709"/>
        <w:contextualSpacing/>
        <w:jc w:val="both"/>
        <w:rPr>
          <w:del w:id="785" w:author="Ирина Коржова" w:date="2026-01-12T15:26:00Z"/>
          <w:rFonts w:ascii="Times New Roman" w:hAnsi="Times New Roman"/>
          <w:sz w:val="28"/>
          <w:szCs w:val="28"/>
          <w:lang w:val="ru-RU"/>
          <w:rPrChange w:id="786" w:author="Ирина Коржова" w:date="2026-03-30T12:58:00Z">
            <w:rPr>
              <w:del w:id="787" w:author="Ирина Коржова" w:date="2026-01-12T15:26:00Z"/>
              <w:rFonts w:ascii="Times New Roman" w:hAnsi="Times New Roman"/>
              <w:sz w:val="28"/>
              <w:lang w:val="ru-RU"/>
            </w:rPr>
          </w:rPrChange>
        </w:rPr>
      </w:pPr>
      <w:del w:id="788" w:author="Ирина Коржова" w:date="2026-01-12T15:26:00Z">
        <w:r w:rsidRPr="006600DF" w:rsidDel="00160B0C">
          <w:rPr>
            <w:rFonts w:ascii="Times New Roman" w:hAnsi="Times New Roman"/>
            <w:sz w:val="28"/>
            <w:szCs w:val="28"/>
            <w:lang w:val="ru-RU"/>
            <w:rPrChange w:id="789" w:author="Ирина Коржова" w:date="2026-03-30T12:58:00Z">
              <w:rPr>
                <w:rFonts w:ascii="Times New Roman" w:hAnsi="Times New Roman"/>
                <w:sz w:val="28"/>
                <w:lang w:val="ru-RU"/>
              </w:rPr>
            </w:rPrChange>
          </w:rPr>
          <w:delText xml:space="preserve">- </w:delText>
        </w:r>
        <w:r w:rsidR="00D260FA" w:rsidRPr="006600DF" w:rsidDel="00160B0C">
          <w:rPr>
            <w:rFonts w:ascii="Times New Roman" w:hAnsi="Times New Roman"/>
            <w:sz w:val="28"/>
            <w:szCs w:val="28"/>
            <w:lang w:val="ru-RU"/>
            <w:rPrChange w:id="790" w:author="Ирина Коржова" w:date="2026-03-30T12:58:00Z">
              <w:rPr>
                <w:rFonts w:ascii="Times New Roman" w:hAnsi="Times New Roman"/>
                <w:sz w:val="28"/>
                <w:lang w:val="ru-RU"/>
              </w:rPr>
            </w:rPrChange>
          </w:rPr>
          <w:delText xml:space="preserve">цифровые права, бездокументарные ценные бумаг как особой (электронной, или цифровой) формой фиксации некоторых имущественных прав </w:delText>
        </w:r>
        <w:r w:rsidR="00D260FA" w:rsidRPr="006600DF" w:rsidDel="00160B0C">
          <w:rPr>
            <w:rStyle w:val="a3"/>
            <w:rFonts w:ascii="Times New Roman" w:hAnsi="Times New Roman"/>
            <w:sz w:val="28"/>
            <w:szCs w:val="28"/>
            <w:rPrChange w:id="791" w:author="Ирина Коржова" w:date="2026-03-30T12:58:00Z">
              <w:rPr>
                <w:rStyle w:val="a3"/>
                <w:rFonts w:ascii="Times New Roman" w:hAnsi="Times New Roman"/>
                <w:sz w:val="28"/>
              </w:rPr>
            </w:rPrChange>
          </w:rPr>
          <w:footnoteReference w:id="21"/>
        </w:r>
      </w:del>
    </w:p>
    <w:p w14:paraId="1E2BBD12" w14:textId="26CCE638" w:rsidR="00BE10E0" w:rsidRPr="006600DF" w:rsidDel="00160B0C" w:rsidRDefault="00BE10E0">
      <w:pPr>
        <w:spacing w:after="240" w:line="360" w:lineRule="auto"/>
        <w:ind w:firstLine="709"/>
        <w:contextualSpacing/>
        <w:jc w:val="both"/>
        <w:rPr>
          <w:del w:id="794" w:author="Ирина Коржова" w:date="2026-01-12T15:26:00Z"/>
          <w:rFonts w:ascii="Times New Roman" w:hAnsi="Times New Roman"/>
          <w:sz w:val="28"/>
          <w:szCs w:val="28"/>
          <w:lang w:val="ru-RU"/>
          <w:rPrChange w:id="795" w:author="Ирина Коржова" w:date="2026-03-30T12:58:00Z">
            <w:rPr>
              <w:del w:id="796" w:author="Ирина Коржова" w:date="2026-01-12T15:26:00Z"/>
              <w:rFonts w:ascii="Times New Roman" w:hAnsi="Times New Roman"/>
              <w:sz w:val="28"/>
              <w:lang w:val="ru-RU"/>
            </w:rPr>
          </w:rPrChange>
        </w:rPr>
      </w:pPr>
      <w:del w:id="797" w:author="Ирина Коржова" w:date="2026-01-12T15:26:00Z">
        <w:r w:rsidRPr="006600DF" w:rsidDel="00160B0C">
          <w:rPr>
            <w:rFonts w:ascii="Times New Roman" w:hAnsi="Times New Roman"/>
            <w:sz w:val="28"/>
            <w:szCs w:val="28"/>
            <w:lang w:val="ru-RU"/>
            <w:rPrChange w:id="798" w:author="Ирина Коржова" w:date="2026-03-30T12:58:00Z">
              <w:rPr>
                <w:rFonts w:ascii="Times New Roman" w:hAnsi="Times New Roman"/>
                <w:sz w:val="28"/>
                <w:lang w:val="ru-RU"/>
              </w:rPr>
            </w:rPrChange>
          </w:rPr>
          <w:delText xml:space="preserve">- </w:delText>
        </w:r>
        <w:r w:rsidR="000977F9" w:rsidRPr="006600DF" w:rsidDel="00160B0C">
          <w:rPr>
            <w:rFonts w:ascii="Times New Roman" w:hAnsi="Times New Roman"/>
            <w:sz w:val="28"/>
            <w:szCs w:val="28"/>
            <w:lang w:val="ru-RU"/>
            <w:rPrChange w:id="799" w:author="Ирина Коржова" w:date="2026-03-30T12:58:00Z">
              <w:rPr>
                <w:rFonts w:ascii="Times New Roman" w:hAnsi="Times New Roman"/>
                <w:sz w:val="28"/>
                <w:lang w:val="ru-RU"/>
              </w:rPr>
            </w:rPrChange>
          </w:rPr>
          <w:delText>Ц</w:delText>
        </w:r>
        <w:r w:rsidR="00D260FA" w:rsidRPr="006600DF" w:rsidDel="00160B0C">
          <w:rPr>
            <w:rFonts w:ascii="Times New Roman" w:hAnsi="Times New Roman"/>
            <w:sz w:val="28"/>
            <w:szCs w:val="28"/>
            <w:lang w:val="ru-RU"/>
            <w:rPrChange w:id="800" w:author="Ирина Коржова" w:date="2026-03-30T12:58:00Z">
              <w:rPr>
                <w:rFonts w:ascii="Times New Roman" w:hAnsi="Times New Roman"/>
                <w:sz w:val="28"/>
                <w:lang w:val="ru-RU"/>
              </w:rPr>
            </w:rPrChange>
          </w:rPr>
          <w:delText>ифровые валюты как совокупность электронных данных (цифрового кода или обозначения), содержащихся в информационной системе (часть 3 ст. 1 Федерального закона от 31 июля 2020 г. № 259-ФЗ «О цифровых финансовых активах, цифровой валюте и о внесении изменений в отдельные законодательные акты Российской Федерации»)</w:delText>
        </w:r>
      </w:del>
    </w:p>
    <w:p w14:paraId="0F010B46" w14:textId="37F1E41B" w:rsidR="00B103D9" w:rsidRPr="006600DF" w:rsidDel="00160B0C" w:rsidRDefault="00B103D9">
      <w:pPr>
        <w:spacing w:after="240" w:line="360" w:lineRule="auto"/>
        <w:ind w:firstLine="709"/>
        <w:contextualSpacing/>
        <w:jc w:val="both"/>
        <w:rPr>
          <w:del w:id="801" w:author="Ирина Коржова" w:date="2026-01-12T15:26:00Z"/>
          <w:rFonts w:ascii="Times New Roman" w:hAnsi="Times New Roman"/>
          <w:sz w:val="28"/>
          <w:szCs w:val="28"/>
          <w:lang w:val="ru-RU"/>
          <w:rPrChange w:id="802" w:author="Ирина Коржова" w:date="2026-03-30T12:58:00Z">
            <w:rPr>
              <w:del w:id="803" w:author="Ирина Коржова" w:date="2026-01-12T15:26:00Z"/>
              <w:rFonts w:ascii="Times New Roman" w:hAnsi="Times New Roman"/>
              <w:sz w:val="28"/>
              <w:lang w:val="ru-RU"/>
            </w:rPr>
          </w:rPrChange>
        </w:rPr>
      </w:pPr>
      <w:del w:id="804" w:author="Ирина Коржова" w:date="2026-01-12T15:26:00Z">
        <w:r w:rsidRPr="006600DF" w:rsidDel="00160B0C">
          <w:rPr>
            <w:rFonts w:ascii="Times New Roman" w:hAnsi="Times New Roman"/>
            <w:sz w:val="28"/>
            <w:szCs w:val="28"/>
            <w:lang w:val="ru-RU"/>
            <w:rPrChange w:id="805" w:author="Ирина Коржова" w:date="2026-03-30T12:58:00Z">
              <w:rPr>
                <w:rFonts w:ascii="Times New Roman" w:hAnsi="Times New Roman"/>
                <w:sz w:val="28"/>
                <w:lang w:val="ru-RU"/>
              </w:rPr>
            </w:rPrChange>
          </w:rPr>
          <w:delText xml:space="preserve">- Результаты интеллектуальной </w:delText>
        </w:r>
        <w:r w:rsidR="00D260FA" w:rsidRPr="006600DF" w:rsidDel="00160B0C">
          <w:rPr>
            <w:rFonts w:ascii="Times New Roman" w:hAnsi="Times New Roman"/>
            <w:sz w:val="28"/>
            <w:szCs w:val="28"/>
            <w:lang w:val="ru-RU"/>
            <w:rPrChange w:id="806" w:author="Ирина Коржова" w:date="2026-03-30T12:58:00Z">
              <w:rPr>
                <w:rFonts w:ascii="Times New Roman" w:hAnsi="Times New Roman"/>
                <w:sz w:val="28"/>
                <w:lang w:val="ru-RU"/>
              </w:rPr>
            </w:rPrChange>
          </w:rPr>
          <w:delText>деятельности в цифровой форме: п</w:delText>
        </w:r>
        <w:r w:rsidRPr="006600DF" w:rsidDel="00160B0C">
          <w:rPr>
            <w:rFonts w:ascii="Times New Roman" w:hAnsi="Times New Roman"/>
            <w:sz w:val="28"/>
            <w:szCs w:val="28"/>
            <w:lang w:val="ru-RU"/>
            <w:rPrChange w:id="807" w:author="Ирина Коржова" w:date="2026-03-30T12:58:00Z">
              <w:rPr>
                <w:rFonts w:ascii="Times New Roman" w:hAnsi="Times New Roman"/>
                <w:sz w:val="28"/>
                <w:lang w:val="ru-RU"/>
              </w:rPr>
            </w:rPrChange>
          </w:rPr>
          <w:delText>рограммы для ЭВМ, базы данных, произведения науки, литературы и искусства, выраженные в цифровой форме и охраняемые нормами части четвертой ГК РФ.</w:delText>
        </w:r>
      </w:del>
    </w:p>
    <w:p w14:paraId="361A2498" w14:textId="53A08D0D" w:rsidR="00B103D9" w:rsidRPr="006600DF" w:rsidDel="00160B0C" w:rsidRDefault="00B103D9">
      <w:pPr>
        <w:spacing w:after="240" w:line="360" w:lineRule="auto"/>
        <w:ind w:firstLine="709"/>
        <w:contextualSpacing/>
        <w:jc w:val="both"/>
        <w:rPr>
          <w:del w:id="808" w:author="Ирина Коржова" w:date="2026-01-12T15:26:00Z"/>
          <w:rFonts w:ascii="Times New Roman" w:hAnsi="Times New Roman"/>
          <w:sz w:val="28"/>
          <w:szCs w:val="28"/>
          <w:lang w:val="ru-RU"/>
          <w:rPrChange w:id="809" w:author="Ирина Коржова" w:date="2026-03-30T12:58:00Z">
            <w:rPr>
              <w:del w:id="810" w:author="Ирина Коржова" w:date="2026-01-12T15:26:00Z"/>
              <w:rFonts w:ascii="Times New Roman" w:hAnsi="Times New Roman"/>
              <w:sz w:val="28"/>
              <w:lang w:val="ru-RU"/>
            </w:rPr>
          </w:rPrChange>
        </w:rPr>
      </w:pPr>
      <w:del w:id="811" w:author="Ирина Коржова" w:date="2026-01-12T15:26:00Z">
        <w:r w:rsidRPr="006600DF" w:rsidDel="00160B0C">
          <w:rPr>
            <w:rFonts w:ascii="Times New Roman" w:hAnsi="Times New Roman"/>
            <w:sz w:val="28"/>
            <w:szCs w:val="28"/>
            <w:lang w:val="ru-RU"/>
            <w:rPrChange w:id="812" w:author="Ирина Коржова" w:date="2026-03-30T12:58:00Z">
              <w:rPr>
                <w:rFonts w:ascii="Times New Roman" w:hAnsi="Times New Roman"/>
                <w:sz w:val="28"/>
                <w:lang w:val="ru-RU"/>
              </w:rPr>
            </w:rPrChange>
          </w:rPr>
          <w:delText xml:space="preserve">- Информация как содержание обязательства: </w:delText>
        </w:r>
        <w:r w:rsidR="00D260FA" w:rsidRPr="006600DF" w:rsidDel="00160B0C">
          <w:rPr>
            <w:rFonts w:ascii="Times New Roman" w:hAnsi="Times New Roman"/>
            <w:sz w:val="28"/>
            <w:szCs w:val="28"/>
            <w:lang w:val="ru-RU"/>
            <w:rPrChange w:id="813" w:author="Ирина Коржова" w:date="2026-03-30T12:58:00Z">
              <w:rPr>
                <w:rFonts w:ascii="Times New Roman" w:hAnsi="Times New Roman"/>
                <w:sz w:val="28"/>
                <w:lang w:val="ru-RU"/>
              </w:rPr>
            </w:rPrChange>
          </w:rPr>
          <w:delText>д</w:delText>
        </w:r>
        <w:r w:rsidRPr="006600DF" w:rsidDel="00160B0C">
          <w:rPr>
            <w:rFonts w:ascii="Times New Roman" w:hAnsi="Times New Roman"/>
            <w:sz w:val="28"/>
            <w:szCs w:val="28"/>
            <w:lang w:val="ru-RU"/>
            <w:rPrChange w:id="814" w:author="Ирина Коржова" w:date="2026-03-30T12:58:00Z">
              <w:rPr>
                <w:rFonts w:ascii="Times New Roman" w:hAnsi="Times New Roman"/>
                <w:sz w:val="28"/>
                <w:lang w:val="ru-RU"/>
              </w:rPr>
            </w:rPrChange>
          </w:rPr>
          <w:delText>анные, предоставление которых составляет предмет договора (например, по договору оказания информационных услуг, доступа к базе данных).</w:delText>
        </w:r>
      </w:del>
    </w:p>
    <w:p w14:paraId="23FA9C7C" w14:textId="43FAEAA4" w:rsidR="00B103D9" w:rsidRPr="006600DF" w:rsidDel="00160B0C" w:rsidRDefault="00B103D9">
      <w:pPr>
        <w:spacing w:after="240" w:line="360" w:lineRule="auto"/>
        <w:ind w:firstLine="709"/>
        <w:contextualSpacing/>
        <w:jc w:val="both"/>
        <w:rPr>
          <w:del w:id="815" w:author="Ирина Коржова" w:date="2026-01-12T15:26:00Z"/>
          <w:rFonts w:ascii="Times New Roman" w:hAnsi="Times New Roman"/>
          <w:sz w:val="28"/>
          <w:szCs w:val="28"/>
          <w:lang w:val="ru-RU"/>
          <w:rPrChange w:id="816" w:author="Ирина Коржова" w:date="2026-03-30T12:58:00Z">
            <w:rPr>
              <w:del w:id="817" w:author="Ирина Коржова" w:date="2026-01-12T15:26:00Z"/>
              <w:rFonts w:ascii="Times New Roman" w:hAnsi="Times New Roman"/>
              <w:sz w:val="28"/>
              <w:lang w:val="ru-RU"/>
            </w:rPr>
          </w:rPrChange>
        </w:rPr>
      </w:pPr>
      <w:del w:id="818" w:author="Ирина Коржова" w:date="2026-01-12T15:26:00Z">
        <w:r w:rsidRPr="006600DF" w:rsidDel="00160B0C">
          <w:rPr>
            <w:rFonts w:ascii="Times New Roman" w:hAnsi="Times New Roman"/>
            <w:sz w:val="28"/>
            <w:szCs w:val="28"/>
            <w:lang w:val="ru-RU"/>
            <w:rPrChange w:id="819" w:author="Ирина Коржова" w:date="2026-03-30T12:58:00Z">
              <w:rPr>
                <w:rFonts w:ascii="Times New Roman" w:hAnsi="Times New Roman"/>
                <w:sz w:val="28"/>
                <w:lang w:val="ru-RU"/>
              </w:rPr>
            </w:rPrChange>
          </w:rPr>
          <w:delText xml:space="preserve">2. Цифровая информация </w:delText>
        </w:r>
        <w:r w:rsidRPr="006600DF" w:rsidDel="00160B0C">
          <w:rPr>
            <w:rFonts w:ascii="Times New Roman" w:hAnsi="Times New Roman"/>
            <w:b/>
            <w:sz w:val="28"/>
            <w:szCs w:val="28"/>
            <w:lang w:val="ru-RU"/>
            <w:rPrChange w:id="820" w:author="Ирина Коржова" w:date="2026-03-30T12:58:00Z">
              <w:rPr>
                <w:rFonts w:ascii="Times New Roman" w:hAnsi="Times New Roman"/>
                <w:b/>
                <w:sz w:val="28"/>
                <w:lang w:val="ru-RU"/>
              </w:rPr>
            </w:rPrChange>
          </w:rPr>
          <w:delText>в уголовном праве</w:delText>
        </w:r>
      </w:del>
    </w:p>
    <w:p w14:paraId="6051FC8A" w14:textId="5DAC568D" w:rsidR="00B103D9" w:rsidRPr="006600DF" w:rsidDel="00160B0C" w:rsidRDefault="00B103D9">
      <w:pPr>
        <w:spacing w:after="240" w:line="360" w:lineRule="auto"/>
        <w:ind w:firstLine="709"/>
        <w:contextualSpacing/>
        <w:jc w:val="both"/>
        <w:rPr>
          <w:del w:id="821" w:author="Ирина Коржова" w:date="2026-01-12T15:26:00Z"/>
          <w:rFonts w:ascii="Times New Roman" w:hAnsi="Times New Roman"/>
          <w:sz w:val="28"/>
          <w:szCs w:val="28"/>
          <w:lang w:val="ru-RU"/>
          <w:rPrChange w:id="822" w:author="Ирина Коржова" w:date="2026-03-30T12:58:00Z">
            <w:rPr>
              <w:del w:id="823" w:author="Ирина Коржова" w:date="2026-01-12T15:26:00Z"/>
              <w:rFonts w:ascii="Times New Roman" w:hAnsi="Times New Roman"/>
              <w:sz w:val="28"/>
              <w:lang w:val="ru-RU"/>
            </w:rPr>
          </w:rPrChange>
        </w:rPr>
      </w:pPr>
      <w:del w:id="824" w:author="Ирина Коржова" w:date="2026-01-12T15:26:00Z">
        <w:r w:rsidRPr="006600DF" w:rsidDel="00160B0C">
          <w:rPr>
            <w:rFonts w:ascii="Times New Roman" w:hAnsi="Times New Roman"/>
            <w:sz w:val="28"/>
            <w:szCs w:val="28"/>
            <w:lang w:val="ru-RU"/>
            <w:rPrChange w:id="825" w:author="Ирина Коржова" w:date="2026-03-30T12:58:00Z">
              <w:rPr>
                <w:rFonts w:ascii="Times New Roman" w:hAnsi="Times New Roman"/>
                <w:sz w:val="28"/>
                <w:lang w:val="ru-RU"/>
              </w:rPr>
            </w:rPrChange>
          </w:rPr>
          <w:delText xml:space="preserve">В уголовном праве цифровая информация рассматривается </w:delText>
        </w:r>
        <w:r w:rsidRPr="006600DF" w:rsidDel="00160B0C">
          <w:rPr>
            <w:rFonts w:ascii="Times New Roman" w:hAnsi="Times New Roman"/>
            <w:i/>
            <w:sz w:val="28"/>
            <w:szCs w:val="28"/>
            <w:lang w:val="ru-RU"/>
            <w:rPrChange w:id="826" w:author="Ирина Коржова" w:date="2026-03-30T12:58:00Z">
              <w:rPr>
                <w:rFonts w:ascii="Times New Roman" w:hAnsi="Times New Roman"/>
                <w:i/>
                <w:sz w:val="28"/>
                <w:lang w:val="ru-RU"/>
              </w:rPr>
            </w:rPrChange>
          </w:rPr>
          <w:delText>как предмет и средство совершения преступления</w:delText>
        </w:r>
        <w:r w:rsidRPr="006600DF" w:rsidDel="00160B0C">
          <w:rPr>
            <w:rFonts w:ascii="Times New Roman" w:hAnsi="Times New Roman"/>
            <w:sz w:val="28"/>
            <w:szCs w:val="28"/>
            <w:lang w:val="ru-RU"/>
            <w:rPrChange w:id="827" w:author="Ирина Коржова" w:date="2026-03-30T12:58:00Z">
              <w:rPr>
                <w:rFonts w:ascii="Times New Roman" w:hAnsi="Times New Roman"/>
                <w:sz w:val="28"/>
                <w:lang w:val="ru-RU"/>
              </w:rPr>
            </w:rPrChange>
          </w:rPr>
          <w:delText xml:space="preserve">. </w:delText>
        </w:r>
      </w:del>
    </w:p>
    <w:p w14:paraId="44521C84" w14:textId="2A95BE0B" w:rsidR="004D146D" w:rsidRPr="006600DF" w:rsidDel="00160B0C" w:rsidRDefault="00B103D9">
      <w:pPr>
        <w:spacing w:after="240" w:line="360" w:lineRule="auto"/>
        <w:ind w:firstLine="709"/>
        <w:contextualSpacing/>
        <w:jc w:val="both"/>
        <w:rPr>
          <w:del w:id="828" w:author="Ирина Коржова" w:date="2026-01-12T15:26:00Z"/>
          <w:rFonts w:ascii="Times New Roman" w:hAnsi="Times New Roman"/>
          <w:sz w:val="28"/>
          <w:szCs w:val="28"/>
          <w:lang w:val="ru-RU"/>
          <w:rPrChange w:id="829" w:author="Ирина Коржова" w:date="2026-03-30T12:58:00Z">
            <w:rPr>
              <w:del w:id="830" w:author="Ирина Коржова" w:date="2026-01-12T15:26:00Z"/>
              <w:rFonts w:ascii="Times New Roman" w:hAnsi="Times New Roman"/>
              <w:sz w:val="28"/>
              <w:lang w:val="ru-RU"/>
            </w:rPr>
          </w:rPrChange>
        </w:rPr>
      </w:pPr>
      <w:del w:id="831" w:author="Ирина Коржова" w:date="2026-01-12T15:26:00Z">
        <w:r w:rsidRPr="006600DF" w:rsidDel="00160B0C">
          <w:rPr>
            <w:rFonts w:ascii="Times New Roman" w:hAnsi="Times New Roman"/>
            <w:sz w:val="28"/>
            <w:szCs w:val="28"/>
            <w:lang w:val="ru-RU"/>
            <w:rPrChange w:id="832" w:author="Ирина Коржова" w:date="2026-03-30T12:58:00Z">
              <w:rPr>
                <w:rFonts w:ascii="Times New Roman" w:hAnsi="Times New Roman"/>
                <w:sz w:val="28"/>
                <w:lang w:val="ru-RU"/>
              </w:rPr>
            </w:rPrChange>
          </w:rPr>
          <w:delText xml:space="preserve">Компьютерная информация </w:delText>
        </w:r>
        <w:r w:rsidRPr="006600DF" w:rsidDel="00160B0C">
          <w:rPr>
            <w:rFonts w:ascii="Times New Roman" w:hAnsi="Times New Roman"/>
            <w:b/>
            <w:sz w:val="28"/>
            <w:szCs w:val="28"/>
            <w:lang w:val="ru-RU"/>
            <w:rPrChange w:id="833" w:author="Ирина Коржова" w:date="2026-03-30T12:58:00Z">
              <w:rPr>
                <w:rFonts w:ascii="Times New Roman" w:hAnsi="Times New Roman"/>
                <w:b/>
                <w:sz w:val="28"/>
                <w:lang w:val="ru-RU"/>
              </w:rPr>
            </w:rPrChange>
          </w:rPr>
          <w:delText>как предмет</w:delText>
        </w:r>
        <w:r w:rsidRPr="006600DF" w:rsidDel="00160B0C">
          <w:rPr>
            <w:rFonts w:ascii="Times New Roman" w:hAnsi="Times New Roman"/>
            <w:sz w:val="28"/>
            <w:szCs w:val="28"/>
            <w:lang w:val="ru-RU"/>
            <w:rPrChange w:id="834" w:author="Ирина Коржова" w:date="2026-03-30T12:58:00Z">
              <w:rPr>
                <w:rFonts w:ascii="Times New Roman" w:hAnsi="Times New Roman"/>
                <w:sz w:val="28"/>
                <w:lang w:val="ru-RU"/>
              </w:rPr>
            </w:rPrChange>
          </w:rPr>
          <w:delText xml:space="preserve"> </w:delText>
        </w:r>
        <w:r w:rsidRPr="006600DF" w:rsidDel="00160B0C">
          <w:rPr>
            <w:rFonts w:ascii="Times New Roman" w:hAnsi="Times New Roman"/>
            <w:b/>
            <w:sz w:val="28"/>
            <w:szCs w:val="28"/>
            <w:lang w:val="ru-RU"/>
            <w:rPrChange w:id="835" w:author="Ирина Коржова" w:date="2026-03-30T12:58:00Z">
              <w:rPr>
                <w:rFonts w:ascii="Times New Roman" w:hAnsi="Times New Roman"/>
                <w:b/>
                <w:sz w:val="28"/>
                <w:lang w:val="ru-RU"/>
              </w:rPr>
            </w:rPrChange>
          </w:rPr>
          <w:delText>преступления</w:delText>
        </w:r>
        <w:r w:rsidRPr="006600DF" w:rsidDel="00160B0C">
          <w:rPr>
            <w:rFonts w:ascii="Times New Roman" w:hAnsi="Times New Roman"/>
            <w:sz w:val="28"/>
            <w:szCs w:val="28"/>
            <w:lang w:val="ru-RU"/>
            <w:rPrChange w:id="836" w:author="Ирина Коржова" w:date="2026-03-30T12:58:00Z">
              <w:rPr>
                <w:rFonts w:ascii="Times New Roman" w:hAnsi="Times New Roman"/>
                <w:sz w:val="28"/>
                <w:lang w:val="ru-RU"/>
              </w:rPr>
            </w:rPrChange>
          </w:rPr>
          <w:delText xml:space="preserve">: </w:delText>
        </w:r>
      </w:del>
    </w:p>
    <w:p w14:paraId="1D1CBA63" w14:textId="53C1A452" w:rsidR="00B103D9" w:rsidRPr="006600DF" w:rsidDel="00160B0C" w:rsidRDefault="00B103D9">
      <w:pPr>
        <w:spacing w:after="240" w:line="360" w:lineRule="auto"/>
        <w:ind w:firstLine="709"/>
        <w:contextualSpacing/>
        <w:jc w:val="both"/>
        <w:rPr>
          <w:del w:id="837" w:author="Ирина Коржова" w:date="2026-01-12T15:26:00Z"/>
          <w:rFonts w:ascii="Times New Roman" w:hAnsi="Times New Roman"/>
          <w:sz w:val="28"/>
          <w:szCs w:val="28"/>
          <w:lang w:val="ru-RU"/>
          <w:rPrChange w:id="838" w:author="Ирина Коржова" w:date="2026-03-30T12:58:00Z">
            <w:rPr>
              <w:del w:id="839" w:author="Ирина Коржова" w:date="2026-01-12T15:26:00Z"/>
              <w:rFonts w:ascii="Times New Roman" w:hAnsi="Times New Roman"/>
              <w:sz w:val="28"/>
              <w:lang w:val="ru-RU"/>
            </w:rPr>
          </w:rPrChange>
        </w:rPr>
      </w:pPr>
      <w:del w:id="840" w:author="Ирина Коржова" w:date="2026-01-12T15:26:00Z">
        <w:r w:rsidRPr="006600DF" w:rsidDel="00160B0C">
          <w:rPr>
            <w:rFonts w:ascii="Times New Roman" w:hAnsi="Times New Roman"/>
            <w:sz w:val="28"/>
            <w:szCs w:val="28"/>
            <w:lang w:val="ru-RU"/>
            <w:rPrChange w:id="841" w:author="Ирина Коржова" w:date="2026-03-30T12:58:00Z">
              <w:rPr>
                <w:rFonts w:ascii="Times New Roman" w:hAnsi="Times New Roman"/>
                <w:sz w:val="28"/>
                <w:lang w:val="ru-RU"/>
              </w:rPr>
            </w:rPrChange>
          </w:rPr>
          <w:delText>Защищаемая законом информация, представленная в форме электрических сигналов независимо от средств её хранения, обработки и передачи (примечание к ст. 272 УК РФ). Это родовой объект для всей гл. 28 УК РФ.</w:delText>
        </w:r>
      </w:del>
    </w:p>
    <w:p w14:paraId="722737E9" w14:textId="5B3B3205" w:rsidR="004D146D" w:rsidRPr="006600DF" w:rsidDel="00160B0C" w:rsidRDefault="004D146D">
      <w:pPr>
        <w:spacing w:after="240" w:line="360" w:lineRule="auto"/>
        <w:ind w:firstLine="709"/>
        <w:contextualSpacing/>
        <w:jc w:val="both"/>
        <w:rPr>
          <w:del w:id="842" w:author="Ирина Коржова" w:date="2026-01-12T15:26:00Z"/>
          <w:rFonts w:ascii="Times New Roman" w:hAnsi="Times New Roman"/>
          <w:sz w:val="28"/>
          <w:szCs w:val="28"/>
          <w:lang w:val="ru-RU"/>
          <w:rPrChange w:id="843" w:author="Ирина Коржова" w:date="2026-03-30T12:58:00Z">
            <w:rPr>
              <w:del w:id="844" w:author="Ирина Коржова" w:date="2026-01-12T15:26:00Z"/>
              <w:rFonts w:ascii="Times New Roman" w:hAnsi="Times New Roman"/>
              <w:sz w:val="28"/>
              <w:lang w:val="ru-RU"/>
            </w:rPr>
          </w:rPrChange>
        </w:rPr>
      </w:pPr>
      <w:del w:id="845" w:author="Ирина Коржова" w:date="2026-01-12T15:26:00Z">
        <w:r w:rsidRPr="006600DF" w:rsidDel="00160B0C">
          <w:rPr>
            <w:rFonts w:ascii="Times New Roman" w:hAnsi="Times New Roman"/>
            <w:sz w:val="28"/>
            <w:szCs w:val="28"/>
            <w:lang w:val="ru-RU"/>
            <w:rPrChange w:id="846" w:author="Ирина Коржова" w:date="2026-03-30T12:58:00Z">
              <w:rPr>
                <w:rFonts w:ascii="Times New Roman" w:hAnsi="Times New Roman"/>
                <w:sz w:val="28"/>
                <w:lang w:val="ru-RU"/>
              </w:rPr>
            </w:rPrChange>
          </w:rPr>
          <w:delText>компьютерная информация, содержащая персональные данные (ст. 272.1 УК РФ): Выделена в особую категорию в связи с повышенной общественной опасностью ее неправомерного обращения.</w:delText>
        </w:r>
      </w:del>
    </w:p>
    <w:p w14:paraId="6598DE94" w14:textId="32B716E1" w:rsidR="004D146D" w:rsidRPr="006600DF" w:rsidDel="00160B0C" w:rsidRDefault="004D146D">
      <w:pPr>
        <w:spacing w:after="240" w:line="360" w:lineRule="auto"/>
        <w:ind w:firstLine="709"/>
        <w:contextualSpacing/>
        <w:jc w:val="both"/>
        <w:rPr>
          <w:del w:id="847" w:author="Ирина Коржова" w:date="2026-01-12T15:26:00Z"/>
          <w:rFonts w:ascii="Times New Roman" w:hAnsi="Times New Roman"/>
          <w:sz w:val="28"/>
          <w:szCs w:val="28"/>
          <w:lang w:val="ru-RU"/>
          <w:rPrChange w:id="848" w:author="Ирина Коржова" w:date="2026-03-30T12:58:00Z">
            <w:rPr>
              <w:del w:id="849" w:author="Ирина Коржова" w:date="2026-01-12T15:26:00Z"/>
              <w:rFonts w:ascii="Times New Roman" w:hAnsi="Times New Roman"/>
              <w:sz w:val="28"/>
              <w:lang w:val="ru-RU"/>
            </w:rPr>
          </w:rPrChange>
        </w:rPr>
      </w:pPr>
      <w:del w:id="850" w:author="Ирина Коржова" w:date="2026-01-12T15:26:00Z">
        <w:r w:rsidRPr="006600DF" w:rsidDel="00160B0C">
          <w:rPr>
            <w:rFonts w:ascii="Times New Roman" w:hAnsi="Times New Roman"/>
            <w:sz w:val="28"/>
            <w:szCs w:val="28"/>
            <w:lang w:val="ru-RU"/>
            <w:rPrChange w:id="851" w:author="Ирина Коржова" w:date="2026-03-30T12:58:00Z">
              <w:rPr>
                <w:rFonts w:ascii="Times New Roman" w:hAnsi="Times New Roman"/>
                <w:sz w:val="28"/>
                <w:lang w:val="ru-RU"/>
              </w:rPr>
            </w:rPrChange>
          </w:rPr>
          <w:delText xml:space="preserve">Компьютерная информация </w:delText>
        </w:r>
        <w:r w:rsidRPr="006600DF" w:rsidDel="00160B0C">
          <w:rPr>
            <w:rFonts w:ascii="Times New Roman" w:hAnsi="Times New Roman"/>
            <w:b/>
            <w:sz w:val="28"/>
            <w:szCs w:val="28"/>
            <w:lang w:val="ru-RU"/>
            <w:rPrChange w:id="852" w:author="Ирина Коржова" w:date="2026-03-30T12:58:00Z">
              <w:rPr>
                <w:rFonts w:ascii="Times New Roman" w:hAnsi="Times New Roman"/>
                <w:b/>
                <w:sz w:val="28"/>
                <w:lang w:val="ru-RU"/>
              </w:rPr>
            </w:rPrChange>
          </w:rPr>
          <w:delText>как средство совершения преступления</w:delText>
        </w:r>
        <w:r w:rsidRPr="006600DF" w:rsidDel="00160B0C">
          <w:rPr>
            <w:rFonts w:ascii="Times New Roman" w:hAnsi="Times New Roman"/>
            <w:sz w:val="28"/>
            <w:szCs w:val="28"/>
            <w:lang w:val="ru-RU"/>
            <w:rPrChange w:id="853" w:author="Ирина Коржова" w:date="2026-03-30T12:58:00Z">
              <w:rPr>
                <w:rFonts w:ascii="Times New Roman" w:hAnsi="Times New Roman"/>
                <w:sz w:val="28"/>
                <w:lang w:val="ru-RU"/>
              </w:rPr>
            </w:rPrChange>
          </w:rPr>
          <w:delText>:</w:delText>
        </w:r>
      </w:del>
    </w:p>
    <w:p w14:paraId="349FB433" w14:textId="48E0B84C" w:rsidR="00B103D9" w:rsidRPr="006600DF" w:rsidDel="00160B0C" w:rsidRDefault="0065114E">
      <w:pPr>
        <w:spacing w:after="240" w:line="360" w:lineRule="auto"/>
        <w:ind w:firstLine="709"/>
        <w:contextualSpacing/>
        <w:jc w:val="both"/>
        <w:rPr>
          <w:del w:id="854" w:author="Ирина Коржова" w:date="2026-01-12T15:26:00Z"/>
          <w:rFonts w:ascii="Times New Roman" w:hAnsi="Times New Roman"/>
          <w:sz w:val="28"/>
          <w:szCs w:val="28"/>
          <w:lang w:val="ru-RU"/>
          <w:rPrChange w:id="855" w:author="Ирина Коржова" w:date="2026-03-30T12:58:00Z">
            <w:rPr>
              <w:del w:id="856" w:author="Ирина Коржова" w:date="2026-01-12T15:26:00Z"/>
              <w:rFonts w:ascii="Times New Roman" w:hAnsi="Times New Roman"/>
              <w:sz w:val="28"/>
              <w:lang w:val="ru-RU"/>
            </w:rPr>
          </w:rPrChange>
        </w:rPr>
      </w:pPr>
      <w:del w:id="857" w:author="Ирина Коржова" w:date="2026-01-12T15:26:00Z">
        <w:r w:rsidRPr="006600DF" w:rsidDel="00160B0C">
          <w:rPr>
            <w:rFonts w:ascii="Times New Roman" w:hAnsi="Times New Roman"/>
            <w:sz w:val="28"/>
            <w:szCs w:val="28"/>
            <w:lang w:val="ru-RU"/>
            <w:rPrChange w:id="858" w:author="Ирина Коржова" w:date="2026-03-30T12:58:00Z">
              <w:rPr>
                <w:rFonts w:ascii="Times New Roman" w:hAnsi="Times New Roman"/>
                <w:sz w:val="28"/>
                <w:lang w:val="ru-RU"/>
              </w:rPr>
            </w:rPrChange>
          </w:rPr>
          <w:delText>- компьютерной информации, заведомо предназначенных для несанкционированного уничтожения, блокирования, модификации, копирования компьютерной информации или нейтрализации средств защиты компьютерной информации (ст. 273 УК РФ)</w:delText>
        </w:r>
        <w:r w:rsidR="00B103D9" w:rsidRPr="006600DF" w:rsidDel="00160B0C">
          <w:rPr>
            <w:rFonts w:ascii="Times New Roman" w:hAnsi="Times New Roman"/>
            <w:sz w:val="28"/>
            <w:szCs w:val="28"/>
            <w:lang w:val="ru-RU"/>
            <w:rPrChange w:id="859" w:author="Ирина Коржова" w:date="2026-03-30T12:58:00Z">
              <w:rPr>
                <w:rFonts w:ascii="Times New Roman" w:hAnsi="Times New Roman"/>
                <w:sz w:val="28"/>
                <w:lang w:val="ru-RU"/>
              </w:rPr>
            </w:rPrChange>
          </w:rPr>
          <w:delText>.</w:delText>
        </w:r>
      </w:del>
    </w:p>
    <w:p w14:paraId="6DD0D999" w14:textId="3391AF55" w:rsidR="00B103D9" w:rsidRPr="006600DF" w:rsidDel="00160B0C" w:rsidRDefault="0065114E">
      <w:pPr>
        <w:spacing w:after="240" w:line="360" w:lineRule="auto"/>
        <w:ind w:firstLine="709"/>
        <w:contextualSpacing/>
        <w:jc w:val="both"/>
        <w:rPr>
          <w:del w:id="860" w:author="Ирина Коржова" w:date="2026-01-12T15:26:00Z"/>
          <w:rFonts w:ascii="Times New Roman" w:hAnsi="Times New Roman"/>
          <w:sz w:val="28"/>
          <w:szCs w:val="28"/>
          <w:lang w:val="ru-RU"/>
          <w:rPrChange w:id="861" w:author="Ирина Коржова" w:date="2026-03-30T12:58:00Z">
            <w:rPr>
              <w:del w:id="862" w:author="Ирина Коржова" w:date="2026-01-12T15:26:00Z"/>
              <w:rFonts w:ascii="Times New Roman" w:hAnsi="Times New Roman"/>
              <w:sz w:val="28"/>
              <w:lang w:val="ru-RU"/>
            </w:rPr>
          </w:rPrChange>
        </w:rPr>
      </w:pPr>
      <w:del w:id="863" w:author="Ирина Коржова" w:date="2026-01-12T15:26:00Z">
        <w:r w:rsidRPr="006600DF" w:rsidDel="00160B0C">
          <w:rPr>
            <w:rFonts w:ascii="Times New Roman" w:hAnsi="Times New Roman"/>
            <w:sz w:val="28"/>
            <w:szCs w:val="28"/>
            <w:lang w:val="ru-RU"/>
            <w:rPrChange w:id="864" w:author="Ирина Коржова" w:date="2026-03-30T12:58:00Z">
              <w:rPr>
                <w:rFonts w:ascii="Times New Roman" w:hAnsi="Times New Roman"/>
                <w:sz w:val="28"/>
                <w:lang w:val="ru-RU"/>
              </w:rPr>
            </w:rPrChange>
          </w:rPr>
          <w:delText>- компьютерной информации, заведомо предназначенных для неправомерного воздействия на критическую информационную инфраструктуру Российской Федерации, в том числе для уничтожения, блокирования, модификации, копирования информации, содержащейся в ней, или нейтрализации средств защиты указанной информации</w:delText>
        </w:r>
        <w:r w:rsidR="00B103D9" w:rsidRPr="006600DF" w:rsidDel="00160B0C">
          <w:rPr>
            <w:rFonts w:ascii="Times New Roman" w:hAnsi="Times New Roman"/>
            <w:sz w:val="28"/>
            <w:szCs w:val="28"/>
            <w:lang w:val="ru-RU"/>
            <w:rPrChange w:id="865" w:author="Ирина Коржова" w:date="2026-03-30T12:58:00Z">
              <w:rPr>
                <w:rFonts w:ascii="Times New Roman" w:hAnsi="Times New Roman"/>
                <w:sz w:val="28"/>
                <w:lang w:val="ru-RU"/>
              </w:rPr>
            </w:rPrChange>
          </w:rPr>
          <w:delText xml:space="preserve"> (ст. 274.1 УК РФ): Выделена в отдельную категорию в связи с особой важностью объектов, на функционирование которых она направлена (здоровье, безопасность, государственная защита).</w:delText>
        </w:r>
      </w:del>
    </w:p>
    <w:p w14:paraId="0038B0F5" w14:textId="0A8ECA87" w:rsidR="00B103D9" w:rsidRPr="006600DF" w:rsidDel="00160B0C" w:rsidRDefault="00B103D9">
      <w:pPr>
        <w:spacing w:after="240" w:line="360" w:lineRule="auto"/>
        <w:ind w:firstLine="709"/>
        <w:contextualSpacing/>
        <w:jc w:val="both"/>
        <w:rPr>
          <w:del w:id="866" w:author="Ирина Коржова" w:date="2026-01-12T15:26:00Z"/>
          <w:rFonts w:ascii="Times New Roman" w:hAnsi="Times New Roman"/>
          <w:sz w:val="28"/>
          <w:szCs w:val="28"/>
          <w:lang w:val="ru-RU"/>
          <w:rPrChange w:id="867" w:author="Ирина Коржова" w:date="2026-03-30T12:58:00Z">
            <w:rPr>
              <w:del w:id="868" w:author="Ирина Коржова" w:date="2026-01-12T15:26:00Z"/>
              <w:rFonts w:ascii="Times New Roman" w:hAnsi="Times New Roman"/>
              <w:sz w:val="28"/>
              <w:lang w:val="ru-RU"/>
            </w:rPr>
          </w:rPrChange>
        </w:rPr>
      </w:pPr>
      <w:del w:id="869" w:author="Ирина Коржова" w:date="2026-01-12T15:26:00Z">
        <w:r w:rsidRPr="006600DF" w:rsidDel="00160B0C">
          <w:rPr>
            <w:rFonts w:ascii="Times New Roman" w:hAnsi="Times New Roman"/>
            <w:sz w:val="28"/>
            <w:szCs w:val="28"/>
            <w:lang w:val="ru-RU"/>
            <w:rPrChange w:id="870" w:author="Ирина Коржова" w:date="2026-03-30T12:58:00Z">
              <w:rPr>
                <w:rFonts w:ascii="Times New Roman" w:hAnsi="Times New Roman"/>
                <w:sz w:val="28"/>
                <w:lang w:val="ru-RU"/>
              </w:rPr>
            </w:rPrChange>
          </w:rPr>
          <w:delText xml:space="preserve">3. Цифровая информация </w:delText>
        </w:r>
        <w:r w:rsidRPr="006600DF" w:rsidDel="00160B0C">
          <w:rPr>
            <w:rFonts w:ascii="Times New Roman" w:hAnsi="Times New Roman"/>
            <w:b/>
            <w:sz w:val="28"/>
            <w:szCs w:val="28"/>
            <w:lang w:val="ru-RU"/>
            <w:rPrChange w:id="871" w:author="Ирина Коржова" w:date="2026-03-30T12:58:00Z">
              <w:rPr>
                <w:rFonts w:ascii="Times New Roman" w:hAnsi="Times New Roman"/>
                <w:b/>
                <w:sz w:val="28"/>
                <w:lang w:val="ru-RU"/>
              </w:rPr>
            </w:rPrChange>
          </w:rPr>
          <w:delText>в уголовно-процессуальном праве</w:delText>
        </w:r>
      </w:del>
    </w:p>
    <w:p w14:paraId="712A1FA6" w14:textId="3A809EA9" w:rsidR="00233C89" w:rsidRPr="006600DF" w:rsidDel="00160B0C" w:rsidRDefault="00233C89">
      <w:pPr>
        <w:spacing w:after="240" w:line="360" w:lineRule="auto"/>
        <w:ind w:firstLine="709"/>
        <w:contextualSpacing/>
        <w:jc w:val="both"/>
        <w:rPr>
          <w:del w:id="872" w:author="Ирина Коржова" w:date="2026-01-12T15:26:00Z"/>
          <w:rFonts w:ascii="Times New Roman" w:hAnsi="Times New Roman"/>
          <w:sz w:val="28"/>
          <w:szCs w:val="28"/>
          <w:lang w:val="ru-RU"/>
          <w:rPrChange w:id="873" w:author="Ирина Коржова" w:date="2026-03-30T12:58:00Z">
            <w:rPr>
              <w:del w:id="874" w:author="Ирина Коржова" w:date="2026-01-12T15:26:00Z"/>
              <w:rFonts w:ascii="Times New Roman" w:hAnsi="Times New Roman"/>
              <w:sz w:val="28"/>
              <w:lang w:val="ru-RU"/>
            </w:rPr>
          </w:rPrChange>
        </w:rPr>
      </w:pPr>
      <w:del w:id="875" w:author="Ирина Коржова" w:date="2026-01-12T15:26:00Z">
        <w:r w:rsidRPr="006600DF" w:rsidDel="00160B0C">
          <w:rPr>
            <w:rFonts w:ascii="Times New Roman" w:hAnsi="Times New Roman"/>
            <w:sz w:val="28"/>
            <w:szCs w:val="28"/>
            <w:lang w:val="ru-RU"/>
            <w:rPrChange w:id="876" w:author="Ирина Коржова" w:date="2026-03-30T12:58:00Z">
              <w:rPr>
                <w:rFonts w:ascii="Times New Roman" w:hAnsi="Times New Roman"/>
                <w:sz w:val="28"/>
                <w:lang w:val="ru-RU"/>
              </w:rPr>
            </w:rPrChange>
          </w:rPr>
          <w:delText>В уголовном судопроизводстве цифровая информация выступает в качестве источника доказательств. Косвенное регулирование её использования содержит статья 164.1 Уголовно-процессуального кодекса РФ (УПК РФ), закрепляющая порядок процессуальных действий с электронными носителями информации на стадии предварительного расследования.</w:delText>
        </w:r>
      </w:del>
    </w:p>
    <w:p w14:paraId="780D23CE" w14:textId="73538153" w:rsidR="00233C89" w:rsidRPr="006600DF" w:rsidDel="00160B0C" w:rsidRDefault="00233C89">
      <w:pPr>
        <w:spacing w:after="240" w:line="360" w:lineRule="auto"/>
        <w:ind w:firstLine="709"/>
        <w:contextualSpacing/>
        <w:jc w:val="both"/>
        <w:rPr>
          <w:del w:id="877" w:author="Ирина Коржова" w:date="2026-01-12T15:22:00Z"/>
          <w:rFonts w:ascii="Times New Roman" w:hAnsi="Times New Roman"/>
          <w:sz w:val="28"/>
          <w:szCs w:val="28"/>
          <w:lang w:val="ru-RU"/>
          <w:rPrChange w:id="878" w:author="Ирина Коржова" w:date="2026-03-30T12:58:00Z">
            <w:rPr>
              <w:del w:id="879" w:author="Ирина Коржова" w:date="2026-01-12T15:22:00Z"/>
              <w:rFonts w:ascii="Times New Roman" w:hAnsi="Times New Roman"/>
              <w:sz w:val="28"/>
              <w:lang w:val="ru-RU"/>
            </w:rPr>
          </w:rPrChange>
        </w:rPr>
      </w:pPr>
      <w:del w:id="880" w:author="Ирина Коржова" w:date="2026-01-12T15:22:00Z">
        <w:r w:rsidRPr="006600DF" w:rsidDel="00160B0C">
          <w:rPr>
            <w:rFonts w:ascii="Times New Roman" w:hAnsi="Times New Roman"/>
            <w:sz w:val="28"/>
            <w:szCs w:val="28"/>
            <w:lang w:val="ru-RU"/>
            <w:rPrChange w:id="881" w:author="Ирина Коржова" w:date="2026-03-30T12:58:00Z">
              <w:rPr>
                <w:rFonts w:ascii="Times New Roman" w:hAnsi="Times New Roman"/>
                <w:sz w:val="28"/>
                <w:lang w:val="ru-RU"/>
              </w:rPr>
            </w:rPrChange>
          </w:rPr>
          <w:delText>Вместе с тем УПК РФ не содержит чётких правил использования непосредственно цифровых данных в качестве доказательств. Отсутствуют специальные процедуры их фиксации, исследования и оценки, а также критерии допустимости, определяющие, когда такие данные могут или не могут быть положены в основу обвинения.</w:delText>
        </w:r>
      </w:del>
    </w:p>
    <w:p w14:paraId="2B238EFF" w14:textId="3C772D31" w:rsidR="00233C89" w:rsidRPr="006600DF" w:rsidDel="00160B0C" w:rsidRDefault="00233C89">
      <w:pPr>
        <w:spacing w:after="240" w:line="360" w:lineRule="auto"/>
        <w:ind w:firstLine="709"/>
        <w:contextualSpacing/>
        <w:jc w:val="both"/>
        <w:rPr>
          <w:del w:id="882" w:author="Ирина Коржова" w:date="2026-01-12T15:26:00Z"/>
          <w:rFonts w:ascii="Times New Roman" w:hAnsi="Times New Roman"/>
          <w:sz w:val="28"/>
          <w:szCs w:val="28"/>
          <w:lang w:val="ru-RU"/>
          <w:rPrChange w:id="883" w:author="Ирина Коржова" w:date="2026-03-30T12:58:00Z">
            <w:rPr>
              <w:del w:id="884" w:author="Ирина Коржова" w:date="2026-01-12T15:26:00Z"/>
              <w:rFonts w:ascii="Times New Roman" w:hAnsi="Times New Roman"/>
              <w:sz w:val="28"/>
              <w:lang w:val="ru-RU"/>
            </w:rPr>
          </w:rPrChange>
        </w:rPr>
      </w:pPr>
      <w:del w:id="885" w:author="Ирина Коржова" w:date="2026-01-12T15:22:00Z">
        <w:r w:rsidRPr="006600DF" w:rsidDel="00160B0C">
          <w:rPr>
            <w:rFonts w:ascii="Times New Roman" w:hAnsi="Times New Roman"/>
            <w:sz w:val="28"/>
            <w:szCs w:val="28"/>
            <w:lang w:val="ru-RU"/>
            <w:rPrChange w:id="886" w:author="Ирина Коржова" w:date="2026-03-30T12:58:00Z">
              <w:rPr>
                <w:rFonts w:ascii="Times New Roman" w:hAnsi="Times New Roman"/>
                <w:sz w:val="28"/>
                <w:lang w:val="ru-RU"/>
              </w:rPr>
            </w:rPrChange>
          </w:rPr>
          <w:delText>О</w:delText>
        </w:r>
      </w:del>
      <w:del w:id="887" w:author="Ирина Коржова" w:date="2026-01-12T15:26:00Z">
        <w:r w:rsidRPr="006600DF" w:rsidDel="00160B0C">
          <w:rPr>
            <w:rFonts w:ascii="Times New Roman" w:hAnsi="Times New Roman"/>
            <w:sz w:val="28"/>
            <w:szCs w:val="28"/>
            <w:lang w:val="ru-RU"/>
            <w:rPrChange w:id="888" w:author="Ирина Коржова" w:date="2026-03-30T12:58:00Z">
              <w:rPr>
                <w:rFonts w:ascii="Times New Roman" w:hAnsi="Times New Roman"/>
                <w:sz w:val="28"/>
                <w:lang w:val="ru-RU"/>
              </w:rPr>
            </w:rPrChange>
          </w:rPr>
          <w:delText>тдельные следственные действия, направленные на работу с цифровой информацией, всё же регламентированы кодексом. К ним относятся: наложение ареста на почтово-телеграфные отправления, их осмотр и выемка (ст. 185 УПК РФ), контроль и запись переговоров (ст. 186 УПК РФ), получение информации о соединениях между абонентами и абонентскими устройствами (ст. 186.1 УПК РФ).</w:delText>
        </w:r>
      </w:del>
    </w:p>
    <w:p w14:paraId="7D947B09" w14:textId="39B8CBAD" w:rsidR="00233C89" w:rsidRPr="006600DF" w:rsidDel="00160B0C" w:rsidRDefault="00233C89">
      <w:pPr>
        <w:spacing w:after="240" w:line="360" w:lineRule="auto"/>
        <w:ind w:firstLine="709"/>
        <w:contextualSpacing/>
        <w:jc w:val="both"/>
        <w:rPr>
          <w:del w:id="889" w:author="Ирина Коржова" w:date="2026-01-12T15:22:00Z"/>
          <w:rFonts w:ascii="Times New Roman" w:hAnsi="Times New Roman"/>
          <w:sz w:val="28"/>
          <w:szCs w:val="28"/>
          <w:lang w:val="ru-RU"/>
          <w:rPrChange w:id="890" w:author="Ирина Коржова" w:date="2026-03-30T12:58:00Z">
            <w:rPr>
              <w:del w:id="891" w:author="Ирина Коржова" w:date="2026-01-12T15:22:00Z"/>
              <w:rFonts w:ascii="Times New Roman" w:hAnsi="Times New Roman"/>
              <w:sz w:val="28"/>
              <w:lang w:val="ru-RU"/>
            </w:rPr>
          </w:rPrChange>
        </w:rPr>
      </w:pPr>
      <w:del w:id="892" w:author="Ирина Коржова" w:date="2026-01-12T15:22:00Z">
        <w:r w:rsidRPr="006600DF" w:rsidDel="00160B0C">
          <w:rPr>
            <w:rFonts w:ascii="Times New Roman" w:hAnsi="Times New Roman"/>
            <w:sz w:val="28"/>
            <w:szCs w:val="28"/>
            <w:lang w:val="ru-RU"/>
            <w:rPrChange w:id="893" w:author="Ирина Коржова" w:date="2026-03-30T12:58:00Z">
              <w:rPr>
                <w:rFonts w:ascii="Times New Roman" w:hAnsi="Times New Roman"/>
                <w:sz w:val="28"/>
                <w:lang w:val="ru-RU"/>
              </w:rPr>
            </w:rPrChange>
          </w:rPr>
          <w:delText>В связи с пробелом в регулировании в доктрине уголовно-процессуального права высказываются предложения о введении в УПК РФ отдельной статьи, регламентирующей производство нового следственного действия – «Получение цифровой информации».</w:delText>
        </w:r>
      </w:del>
    </w:p>
    <w:p w14:paraId="7F5F1139" w14:textId="7273572F" w:rsidR="00B103D9" w:rsidRPr="006600DF" w:rsidDel="00160B0C" w:rsidRDefault="00B103D9">
      <w:pPr>
        <w:spacing w:after="240" w:line="360" w:lineRule="auto"/>
        <w:ind w:firstLine="709"/>
        <w:contextualSpacing/>
        <w:jc w:val="both"/>
        <w:rPr>
          <w:del w:id="894" w:author="Ирина Коржова" w:date="2026-01-12T15:26:00Z"/>
          <w:rFonts w:ascii="Times New Roman" w:hAnsi="Times New Roman"/>
          <w:sz w:val="28"/>
          <w:szCs w:val="28"/>
          <w:lang w:val="ru-RU"/>
          <w:rPrChange w:id="895" w:author="Ирина Коржова" w:date="2026-03-30T12:58:00Z">
            <w:rPr>
              <w:del w:id="896" w:author="Ирина Коржова" w:date="2026-01-12T15:26:00Z"/>
              <w:rFonts w:ascii="Times New Roman" w:hAnsi="Times New Roman"/>
              <w:sz w:val="28"/>
              <w:lang w:val="ru-RU"/>
            </w:rPr>
          </w:rPrChange>
        </w:rPr>
      </w:pPr>
      <w:del w:id="897" w:author="Ирина Коржова" w:date="2026-01-12T15:26:00Z">
        <w:r w:rsidRPr="006600DF" w:rsidDel="00160B0C">
          <w:rPr>
            <w:rFonts w:ascii="Times New Roman" w:hAnsi="Times New Roman"/>
            <w:sz w:val="28"/>
            <w:szCs w:val="28"/>
            <w:lang w:val="ru-RU"/>
            <w:rPrChange w:id="898" w:author="Ирина Коржова" w:date="2026-03-30T12:58:00Z">
              <w:rPr>
                <w:rFonts w:ascii="Times New Roman" w:hAnsi="Times New Roman"/>
                <w:sz w:val="28"/>
                <w:lang w:val="ru-RU"/>
              </w:rPr>
            </w:rPrChange>
          </w:rPr>
          <w:delText xml:space="preserve">Таким образом, юридическая квалификация цифровой информации напрямую </w:delText>
        </w:r>
        <w:r w:rsidR="00D260FA" w:rsidRPr="006600DF" w:rsidDel="00160B0C">
          <w:rPr>
            <w:rFonts w:ascii="Times New Roman" w:hAnsi="Times New Roman"/>
            <w:sz w:val="28"/>
            <w:szCs w:val="28"/>
            <w:lang w:val="ru-RU"/>
            <w:rPrChange w:id="899" w:author="Ирина Коржова" w:date="2026-03-30T12:58:00Z">
              <w:rPr>
                <w:rFonts w:ascii="Times New Roman" w:hAnsi="Times New Roman"/>
                <w:sz w:val="28"/>
                <w:lang w:val="ru-RU"/>
              </w:rPr>
            </w:rPrChange>
          </w:rPr>
          <w:delText>связана с отраслью</w:delText>
        </w:r>
        <w:r w:rsidRPr="006600DF" w:rsidDel="00160B0C">
          <w:rPr>
            <w:rFonts w:ascii="Times New Roman" w:hAnsi="Times New Roman"/>
            <w:sz w:val="28"/>
            <w:szCs w:val="28"/>
            <w:lang w:val="ru-RU"/>
            <w:rPrChange w:id="900" w:author="Ирина Коржова" w:date="2026-03-30T12:58:00Z">
              <w:rPr>
                <w:rFonts w:ascii="Times New Roman" w:hAnsi="Times New Roman"/>
                <w:sz w:val="28"/>
                <w:lang w:val="ru-RU"/>
              </w:rPr>
            </w:rPrChange>
          </w:rPr>
          <w:delText xml:space="preserve"> права</w:delText>
        </w:r>
        <w:r w:rsidR="00D260FA" w:rsidRPr="006600DF" w:rsidDel="00160B0C">
          <w:rPr>
            <w:rFonts w:ascii="Times New Roman" w:hAnsi="Times New Roman"/>
            <w:sz w:val="28"/>
            <w:szCs w:val="28"/>
            <w:lang w:val="ru-RU"/>
            <w:rPrChange w:id="901" w:author="Ирина Коржова" w:date="2026-03-30T12:58:00Z">
              <w:rPr>
                <w:rFonts w:ascii="Times New Roman" w:hAnsi="Times New Roman"/>
                <w:sz w:val="28"/>
                <w:lang w:val="ru-RU"/>
              </w:rPr>
            </w:rPrChange>
          </w:rPr>
          <w:delText>, предметом, объектом которой она является</w:delText>
        </w:r>
        <w:r w:rsidRPr="006600DF" w:rsidDel="00160B0C">
          <w:rPr>
            <w:rFonts w:ascii="Times New Roman" w:hAnsi="Times New Roman"/>
            <w:sz w:val="28"/>
            <w:szCs w:val="28"/>
            <w:lang w:val="ru-RU"/>
            <w:rPrChange w:id="902" w:author="Ирина Коржова" w:date="2026-03-30T12:58:00Z">
              <w:rPr>
                <w:rFonts w:ascii="Times New Roman" w:hAnsi="Times New Roman"/>
                <w:sz w:val="28"/>
                <w:lang w:val="ru-RU"/>
              </w:rPr>
            </w:rPrChange>
          </w:rPr>
          <w:delText xml:space="preserve">. В гражданском </w:delText>
        </w:r>
        <w:r w:rsidR="00D260FA" w:rsidRPr="006600DF" w:rsidDel="00160B0C">
          <w:rPr>
            <w:rFonts w:ascii="Times New Roman" w:hAnsi="Times New Roman"/>
            <w:sz w:val="28"/>
            <w:szCs w:val="28"/>
            <w:lang w:val="ru-RU"/>
            <w:rPrChange w:id="903" w:author="Ирина Коржова" w:date="2026-03-30T12:58:00Z">
              <w:rPr>
                <w:rFonts w:ascii="Times New Roman" w:hAnsi="Times New Roman"/>
                <w:sz w:val="28"/>
                <w:lang w:val="ru-RU"/>
              </w:rPr>
            </w:rPrChange>
          </w:rPr>
          <w:delText>цифровая информация может являться</w:delText>
        </w:r>
        <w:r w:rsidR="00BE10E0" w:rsidRPr="006600DF" w:rsidDel="00160B0C">
          <w:rPr>
            <w:rFonts w:ascii="Times New Roman" w:hAnsi="Times New Roman"/>
            <w:sz w:val="28"/>
            <w:szCs w:val="28"/>
            <w:lang w:val="ru-RU"/>
            <w:rPrChange w:id="904" w:author="Ирина Коржова" w:date="2026-03-30T12:58:00Z">
              <w:rPr>
                <w:rFonts w:ascii="Times New Roman" w:hAnsi="Times New Roman"/>
                <w:sz w:val="28"/>
                <w:lang w:val="ru-RU"/>
              </w:rPr>
            </w:rPrChange>
          </w:rPr>
          <w:delText xml:space="preserve"> объект</w:delText>
        </w:r>
        <w:r w:rsidR="00D260FA" w:rsidRPr="006600DF" w:rsidDel="00160B0C">
          <w:rPr>
            <w:rFonts w:ascii="Times New Roman" w:hAnsi="Times New Roman"/>
            <w:sz w:val="28"/>
            <w:szCs w:val="28"/>
            <w:lang w:val="ru-RU"/>
            <w:rPrChange w:id="905" w:author="Ирина Коржова" w:date="2026-03-30T12:58:00Z">
              <w:rPr>
                <w:rFonts w:ascii="Times New Roman" w:hAnsi="Times New Roman"/>
                <w:sz w:val="28"/>
                <w:lang w:val="ru-RU"/>
              </w:rPr>
            </w:rPrChange>
          </w:rPr>
          <w:delText>ом</w:delText>
        </w:r>
        <w:r w:rsidR="00BE10E0" w:rsidRPr="006600DF" w:rsidDel="00160B0C">
          <w:rPr>
            <w:rFonts w:ascii="Times New Roman" w:hAnsi="Times New Roman"/>
            <w:sz w:val="28"/>
            <w:szCs w:val="28"/>
            <w:lang w:val="ru-RU"/>
            <w:rPrChange w:id="906" w:author="Ирина Коржова" w:date="2026-03-30T12:58:00Z">
              <w:rPr>
                <w:rFonts w:ascii="Times New Roman" w:hAnsi="Times New Roman"/>
                <w:sz w:val="28"/>
                <w:lang w:val="ru-RU"/>
              </w:rPr>
            </w:rPrChange>
          </w:rPr>
          <w:delText xml:space="preserve"> оборота, в уголовном –</w:delText>
        </w:r>
        <w:r w:rsidR="00D260FA" w:rsidRPr="006600DF" w:rsidDel="00160B0C">
          <w:rPr>
            <w:rFonts w:ascii="Times New Roman" w:hAnsi="Times New Roman"/>
            <w:sz w:val="28"/>
            <w:szCs w:val="28"/>
            <w:lang w:val="ru-RU"/>
            <w:rPrChange w:id="907" w:author="Ирина Коржова" w:date="2026-03-30T12:58:00Z">
              <w:rPr>
                <w:rFonts w:ascii="Times New Roman" w:hAnsi="Times New Roman"/>
                <w:sz w:val="28"/>
                <w:lang w:val="ru-RU"/>
              </w:rPr>
            </w:rPrChange>
          </w:rPr>
          <w:delText xml:space="preserve"> охраняемым</w:delText>
        </w:r>
        <w:r w:rsidRPr="006600DF" w:rsidDel="00160B0C">
          <w:rPr>
            <w:rFonts w:ascii="Times New Roman" w:hAnsi="Times New Roman"/>
            <w:sz w:val="28"/>
            <w:szCs w:val="28"/>
            <w:lang w:val="ru-RU"/>
            <w:rPrChange w:id="908" w:author="Ирина Коржова" w:date="2026-03-30T12:58:00Z">
              <w:rPr>
                <w:rFonts w:ascii="Times New Roman" w:hAnsi="Times New Roman"/>
                <w:sz w:val="28"/>
                <w:lang w:val="ru-RU"/>
              </w:rPr>
            </w:rPrChange>
          </w:rPr>
          <w:delText xml:space="preserve"> объект</w:delText>
        </w:r>
        <w:r w:rsidR="00D260FA" w:rsidRPr="006600DF" w:rsidDel="00160B0C">
          <w:rPr>
            <w:rFonts w:ascii="Times New Roman" w:hAnsi="Times New Roman"/>
            <w:sz w:val="28"/>
            <w:szCs w:val="28"/>
            <w:lang w:val="ru-RU"/>
            <w:rPrChange w:id="909" w:author="Ирина Коржова" w:date="2026-03-30T12:58:00Z">
              <w:rPr>
                <w:rFonts w:ascii="Times New Roman" w:hAnsi="Times New Roman"/>
                <w:sz w:val="28"/>
                <w:lang w:val="ru-RU"/>
              </w:rPr>
            </w:rPrChange>
          </w:rPr>
          <w:delText>ом</w:delText>
        </w:r>
        <w:r w:rsidRPr="006600DF" w:rsidDel="00160B0C">
          <w:rPr>
            <w:rFonts w:ascii="Times New Roman" w:hAnsi="Times New Roman"/>
            <w:sz w:val="28"/>
            <w:szCs w:val="28"/>
            <w:lang w:val="ru-RU"/>
            <w:rPrChange w:id="910" w:author="Ирина Коржова" w:date="2026-03-30T12:58:00Z">
              <w:rPr>
                <w:rFonts w:ascii="Times New Roman" w:hAnsi="Times New Roman"/>
                <w:sz w:val="28"/>
                <w:lang w:val="ru-RU"/>
              </w:rPr>
            </w:rPrChange>
          </w:rPr>
          <w:delText xml:space="preserve"> или </w:delText>
        </w:r>
        <w:r w:rsidR="00BE10E0" w:rsidRPr="006600DF" w:rsidDel="00160B0C">
          <w:rPr>
            <w:rFonts w:ascii="Times New Roman" w:hAnsi="Times New Roman"/>
            <w:sz w:val="28"/>
            <w:szCs w:val="28"/>
            <w:lang w:val="ru-RU"/>
            <w:rPrChange w:id="911" w:author="Ирина Коржова" w:date="2026-03-30T12:58:00Z">
              <w:rPr>
                <w:rFonts w:ascii="Times New Roman" w:hAnsi="Times New Roman"/>
                <w:sz w:val="28"/>
                <w:lang w:val="ru-RU"/>
              </w:rPr>
            </w:rPrChange>
          </w:rPr>
          <w:delText>средство</w:delText>
        </w:r>
        <w:r w:rsidR="00D260FA" w:rsidRPr="006600DF" w:rsidDel="00160B0C">
          <w:rPr>
            <w:rFonts w:ascii="Times New Roman" w:hAnsi="Times New Roman"/>
            <w:sz w:val="28"/>
            <w:szCs w:val="28"/>
            <w:lang w:val="ru-RU"/>
            <w:rPrChange w:id="912" w:author="Ирина Коржова" w:date="2026-03-30T12:58:00Z">
              <w:rPr>
                <w:rFonts w:ascii="Times New Roman" w:hAnsi="Times New Roman"/>
                <w:sz w:val="28"/>
                <w:lang w:val="ru-RU"/>
              </w:rPr>
            </w:rPrChange>
          </w:rPr>
          <w:delText>м</w:delText>
        </w:r>
        <w:r w:rsidR="00BE10E0" w:rsidRPr="006600DF" w:rsidDel="00160B0C">
          <w:rPr>
            <w:rFonts w:ascii="Times New Roman" w:hAnsi="Times New Roman"/>
            <w:sz w:val="28"/>
            <w:szCs w:val="28"/>
            <w:lang w:val="ru-RU"/>
            <w:rPrChange w:id="913" w:author="Ирина Коржова" w:date="2026-03-30T12:58:00Z">
              <w:rPr>
                <w:rFonts w:ascii="Times New Roman" w:hAnsi="Times New Roman"/>
                <w:sz w:val="28"/>
                <w:lang w:val="ru-RU"/>
              </w:rPr>
            </w:rPrChange>
          </w:rPr>
          <w:delText xml:space="preserve"> совершения</w:delText>
        </w:r>
        <w:r w:rsidRPr="006600DF" w:rsidDel="00160B0C">
          <w:rPr>
            <w:rFonts w:ascii="Times New Roman" w:hAnsi="Times New Roman"/>
            <w:sz w:val="28"/>
            <w:szCs w:val="28"/>
            <w:lang w:val="ru-RU"/>
            <w:rPrChange w:id="914" w:author="Ирина Коржова" w:date="2026-03-30T12:58:00Z">
              <w:rPr>
                <w:rFonts w:ascii="Times New Roman" w:hAnsi="Times New Roman"/>
                <w:sz w:val="28"/>
                <w:lang w:val="ru-RU"/>
              </w:rPr>
            </w:rPrChange>
          </w:rPr>
          <w:delText xml:space="preserve"> преступления, а в угол</w:delText>
        </w:r>
        <w:r w:rsidR="00BE10E0" w:rsidRPr="006600DF" w:rsidDel="00160B0C">
          <w:rPr>
            <w:rFonts w:ascii="Times New Roman" w:hAnsi="Times New Roman"/>
            <w:sz w:val="28"/>
            <w:szCs w:val="28"/>
            <w:lang w:val="ru-RU"/>
            <w:rPrChange w:id="915" w:author="Ирина Коржова" w:date="2026-03-30T12:58:00Z">
              <w:rPr>
                <w:rFonts w:ascii="Times New Roman" w:hAnsi="Times New Roman"/>
                <w:sz w:val="28"/>
                <w:lang w:val="ru-RU"/>
              </w:rPr>
            </w:rPrChange>
          </w:rPr>
          <w:delText>овном процессе – доказательство</w:delText>
        </w:r>
        <w:r w:rsidR="00D260FA" w:rsidRPr="006600DF" w:rsidDel="00160B0C">
          <w:rPr>
            <w:rFonts w:ascii="Times New Roman" w:hAnsi="Times New Roman"/>
            <w:sz w:val="28"/>
            <w:szCs w:val="28"/>
            <w:lang w:val="ru-RU"/>
            <w:rPrChange w:id="916" w:author="Ирина Коржова" w:date="2026-03-30T12:58:00Z">
              <w:rPr>
                <w:rFonts w:ascii="Times New Roman" w:hAnsi="Times New Roman"/>
                <w:sz w:val="28"/>
                <w:lang w:val="ru-RU"/>
              </w:rPr>
            </w:rPrChange>
          </w:rPr>
          <w:delText>м</w:delText>
        </w:r>
        <w:r w:rsidR="00BE10E0" w:rsidRPr="006600DF" w:rsidDel="00160B0C">
          <w:rPr>
            <w:rFonts w:ascii="Times New Roman" w:hAnsi="Times New Roman"/>
            <w:sz w:val="28"/>
            <w:szCs w:val="28"/>
            <w:lang w:val="ru-RU"/>
            <w:rPrChange w:id="917" w:author="Ирина Коржова" w:date="2026-03-30T12:58:00Z">
              <w:rPr>
                <w:rFonts w:ascii="Times New Roman" w:hAnsi="Times New Roman"/>
                <w:sz w:val="28"/>
                <w:lang w:val="ru-RU"/>
              </w:rPr>
            </w:rPrChange>
          </w:rPr>
          <w:delText>, в финансовом праве – способ учета.</w:delText>
        </w:r>
        <w:r w:rsidRPr="006600DF" w:rsidDel="00160B0C">
          <w:rPr>
            <w:rFonts w:ascii="Times New Roman" w:hAnsi="Times New Roman"/>
            <w:sz w:val="28"/>
            <w:szCs w:val="28"/>
            <w:lang w:val="ru-RU"/>
            <w:rPrChange w:id="918" w:author="Ирина Коржова" w:date="2026-03-30T12:58:00Z">
              <w:rPr>
                <w:rFonts w:ascii="Times New Roman" w:hAnsi="Times New Roman"/>
                <w:sz w:val="28"/>
                <w:lang w:val="ru-RU"/>
              </w:rPr>
            </w:rPrChange>
          </w:rPr>
          <w:delText xml:space="preserve"> Это определяет её правовой режим, состав и механизмы защиты.</w:delText>
        </w:r>
      </w:del>
    </w:p>
    <w:bookmarkEnd w:id="0"/>
    <w:p w14:paraId="7D24A95F" w14:textId="2F0986D1" w:rsidR="00221132" w:rsidRPr="006600DF" w:rsidDel="00160B0C" w:rsidRDefault="00221132">
      <w:pPr>
        <w:spacing w:after="240" w:line="360" w:lineRule="auto"/>
        <w:ind w:firstLine="709"/>
        <w:contextualSpacing/>
        <w:jc w:val="both"/>
        <w:rPr>
          <w:del w:id="919" w:author="Ирина Коржова" w:date="2026-01-12T15:26:00Z"/>
          <w:rFonts w:ascii="Times New Roman" w:hAnsi="Times New Roman"/>
          <w:sz w:val="28"/>
          <w:szCs w:val="28"/>
          <w:lang w:val="ru-RU"/>
          <w:rPrChange w:id="920" w:author="Ирина Коржова" w:date="2026-03-30T12:58:00Z">
            <w:rPr>
              <w:del w:id="921" w:author="Ирина Коржова" w:date="2026-01-12T15:26:00Z"/>
              <w:rFonts w:ascii="Times New Roman" w:hAnsi="Times New Roman"/>
              <w:sz w:val="28"/>
              <w:lang w:val="ru-RU"/>
            </w:rPr>
          </w:rPrChange>
        </w:rPr>
      </w:pPr>
      <w:del w:id="922" w:author="Ирина Коржова" w:date="2026-01-12T15:26:00Z">
        <w:r w:rsidRPr="006600DF" w:rsidDel="00160B0C">
          <w:rPr>
            <w:rFonts w:ascii="Times New Roman" w:hAnsi="Times New Roman"/>
            <w:sz w:val="28"/>
            <w:szCs w:val="28"/>
            <w:lang w:val="ru-RU"/>
            <w:rPrChange w:id="923" w:author="Ирина Коржова" w:date="2026-03-30T12:58:00Z">
              <w:rPr>
                <w:rFonts w:ascii="Times New Roman" w:hAnsi="Times New Roman"/>
                <w:sz w:val="28"/>
                <w:lang w:val="ru-RU"/>
              </w:rPr>
            </w:rPrChange>
          </w:rPr>
          <w:delText xml:space="preserve">Под влиянием цифровых технологий информация приобретает новые свойства, которые становятся источником ценности для ее обладателей и пользователей, то есть информация обретает </w:delText>
        </w:r>
        <w:r w:rsidRPr="006600DF" w:rsidDel="00160B0C">
          <w:rPr>
            <w:rFonts w:ascii="Times New Roman" w:hAnsi="Times New Roman"/>
            <w:i/>
            <w:sz w:val="28"/>
            <w:szCs w:val="28"/>
            <w:lang w:val="ru-RU"/>
            <w:rPrChange w:id="924" w:author="Ирина Коржова" w:date="2026-03-30T12:58:00Z">
              <w:rPr>
                <w:rFonts w:ascii="Times New Roman" w:hAnsi="Times New Roman"/>
                <w:i/>
                <w:sz w:val="28"/>
                <w:lang w:val="ru-RU"/>
              </w:rPr>
            </w:rPrChange>
          </w:rPr>
          <w:delText>свойства объекта гражданских прав</w:delText>
        </w:r>
        <w:r w:rsidRPr="006600DF" w:rsidDel="00160B0C">
          <w:rPr>
            <w:rFonts w:ascii="Times New Roman" w:hAnsi="Times New Roman"/>
            <w:sz w:val="28"/>
            <w:szCs w:val="28"/>
            <w:lang w:val="ru-RU"/>
            <w:rPrChange w:id="925" w:author="Ирина Коржова" w:date="2026-03-30T12:58:00Z">
              <w:rPr>
                <w:rFonts w:ascii="Times New Roman" w:hAnsi="Times New Roman"/>
                <w:sz w:val="28"/>
                <w:lang w:val="ru-RU"/>
              </w:rPr>
            </w:rPrChange>
          </w:rPr>
          <w:delText xml:space="preserve">. </w:delText>
        </w:r>
        <w:r w:rsidR="00B103D9" w:rsidRPr="006600DF" w:rsidDel="00160B0C">
          <w:rPr>
            <w:rFonts w:ascii="Times New Roman" w:hAnsi="Times New Roman"/>
            <w:sz w:val="28"/>
            <w:szCs w:val="28"/>
            <w:lang w:val="ru-RU"/>
            <w:rPrChange w:id="926" w:author="Ирина Коржова" w:date="2026-03-30T12:58:00Z">
              <w:rPr>
                <w:rFonts w:ascii="Times New Roman" w:hAnsi="Times New Roman"/>
                <w:sz w:val="28"/>
                <w:lang w:val="ru-RU"/>
              </w:rPr>
            </w:rPrChange>
          </w:rPr>
          <w:delText>Ценность, может быть,</w:delText>
        </w:r>
        <w:r w:rsidRPr="006600DF" w:rsidDel="00160B0C">
          <w:rPr>
            <w:rFonts w:ascii="Times New Roman" w:hAnsi="Times New Roman"/>
            <w:sz w:val="28"/>
            <w:szCs w:val="28"/>
            <w:lang w:val="ru-RU"/>
            <w:rPrChange w:id="927" w:author="Ирина Коржова" w:date="2026-03-30T12:58:00Z">
              <w:rPr>
                <w:rFonts w:ascii="Times New Roman" w:hAnsi="Times New Roman"/>
                <w:sz w:val="28"/>
                <w:lang w:val="ru-RU"/>
              </w:rPr>
            </w:rPrChange>
          </w:rPr>
          <w:delText xml:space="preserve"> объективная может быть субъективная. </w:delText>
        </w:r>
      </w:del>
    </w:p>
    <w:p w14:paraId="0282907C" w14:textId="73571F34" w:rsidR="0078498F" w:rsidRPr="006600DF" w:rsidDel="00160B0C" w:rsidRDefault="00192523">
      <w:pPr>
        <w:spacing w:after="240" w:line="360" w:lineRule="auto"/>
        <w:ind w:firstLine="709"/>
        <w:contextualSpacing/>
        <w:jc w:val="both"/>
        <w:rPr>
          <w:del w:id="928" w:author="Ирина Коржова" w:date="2026-01-12T15:26:00Z"/>
          <w:rFonts w:ascii="Times New Roman" w:hAnsi="Times New Roman"/>
          <w:sz w:val="28"/>
          <w:szCs w:val="28"/>
          <w:lang w:val="ru-RU"/>
          <w:rPrChange w:id="929" w:author="Ирина Коржова" w:date="2026-03-30T12:58:00Z">
            <w:rPr>
              <w:del w:id="930" w:author="Ирина Коржова" w:date="2026-01-12T15:26:00Z"/>
              <w:rFonts w:ascii="Times New Roman" w:hAnsi="Times New Roman"/>
              <w:sz w:val="28"/>
              <w:lang w:val="ru-RU"/>
            </w:rPr>
          </w:rPrChange>
        </w:rPr>
      </w:pPr>
      <w:del w:id="931" w:author="Ирина Коржова" w:date="2026-01-12T15:26:00Z">
        <w:r w:rsidRPr="006600DF" w:rsidDel="00160B0C">
          <w:rPr>
            <w:rFonts w:ascii="Times New Roman" w:hAnsi="Times New Roman"/>
            <w:sz w:val="28"/>
            <w:szCs w:val="28"/>
            <w:lang w:val="ru-RU"/>
            <w:rPrChange w:id="932" w:author="Ирина Коржова" w:date="2026-03-30T12:58:00Z">
              <w:rPr>
                <w:rFonts w:ascii="Times New Roman" w:hAnsi="Times New Roman"/>
                <w:sz w:val="28"/>
                <w:lang w:val="ru-RU"/>
              </w:rPr>
            </w:rPrChange>
          </w:rPr>
          <w:delText xml:space="preserve">Указанная тенденция показывает, значимость разработки правовых подходов междисциплинарным межотраслевым правовым институтам </w:delText>
        </w:r>
        <w:r w:rsidRPr="006600DF" w:rsidDel="00160B0C">
          <w:rPr>
            <w:rFonts w:ascii="Times New Roman" w:hAnsi="Times New Roman"/>
            <w:i/>
            <w:sz w:val="28"/>
            <w:szCs w:val="28"/>
            <w:lang w:val="ru-RU"/>
            <w:rPrChange w:id="933" w:author="Ирина Коржова" w:date="2026-03-30T12:58:00Z">
              <w:rPr>
                <w:rFonts w:ascii="Times New Roman" w:hAnsi="Times New Roman"/>
                <w:i/>
                <w:sz w:val="28"/>
                <w:lang w:val="ru-RU"/>
              </w:rPr>
            </w:rPrChange>
          </w:rPr>
          <w:delText xml:space="preserve">на </w:delText>
        </w:r>
        <w:r w:rsidRPr="006600DF" w:rsidDel="00160B0C">
          <w:rPr>
            <w:rFonts w:ascii="Times New Roman" w:hAnsi="Times New Roman"/>
            <w:sz w:val="28"/>
            <w:szCs w:val="28"/>
            <w:lang w:val="ru-RU"/>
            <w:rPrChange w:id="934" w:author="Ирина Коржова" w:date="2026-03-30T12:58:00Z">
              <w:rPr>
                <w:rFonts w:ascii="Times New Roman" w:hAnsi="Times New Roman"/>
                <w:sz w:val="28"/>
                <w:lang w:val="ru-RU"/>
              </w:rPr>
            </w:rPrChange>
          </w:rPr>
          <w:delText xml:space="preserve">стыке информационного (цифрового) и гражданского права. </w:delText>
        </w:r>
      </w:del>
    </w:p>
    <w:p w14:paraId="4BAB94AE" w14:textId="77777777" w:rsidR="00160B0C" w:rsidRPr="006600DF" w:rsidRDefault="00160B0C">
      <w:pPr>
        <w:spacing w:after="0" w:line="360" w:lineRule="auto"/>
        <w:ind w:firstLine="709"/>
        <w:jc w:val="both"/>
        <w:rPr>
          <w:ins w:id="935" w:author="Ирина Коржова" w:date="2026-01-12T15:26:00Z"/>
          <w:rFonts w:ascii="Times New Roman" w:hAnsi="Times New Roman"/>
          <w:b/>
          <w:bCs/>
          <w:i/>
          <w:sz w:val="28"/>
          <w:szCs w:val="28"/>
          <w:highlight w:val="green"/>
          <w:lang w:val="ru-RU"/>
          <w:rPrChange w:id="936" w:author="Ирина Коржова" w:date="2026-03-30T12:58:00Z">
            <w:rPr>
              <w:ins w:id="937" w:author="Ирина Коржова" w:date="2026-01-12T15:26:00Z"/>
              <w:rFonts w:ascii="Times New Roman" w:hAnsi="Times New Roman"/>
              <w:b/>
              <w:bCs/>
              <w:i/>
              <w:sz w:val="28"/>
              <w:highlight w:val="green"/>
              <w:lang w:val="ru-RU"/>
            </w:rPr>
          </w:rPrChange>
        </w:rPr>
      </w:pPr>
    </w:p>
    <w:p w14:paraId="7054F8E3" w14:textId="77777777" w:rsidR="00160B0C" w:rsidRPr="006600DF" w:rsidRDefault="00160B0C">
      <w:pPr>
        <w:spacing w:after="0" w:line="360" w:lineRule="auto"/>
        <w:ind w:firstLine="709"/>
        <w:jc w:val="both"/>
        <w:rPr>
          <w:ins w:id="938" w:author="Ирина Коржова" w:date="2026-01-12T15:26:00Z"/>
          <w:rFonts w:ascii="Times New Roman" w:hAnsi="Times New Roman"/>
          <w:b/>
          <w:bCs/>
          <w:i/>
          <w:sz w:val="28"/>
          <w:szCs w:val="28"/>
          <w:highlight w:val="green"/>
          <w:lang w:val="ru-RU"/>
          <w:rPrChange w:id="939" w:author="Ирина Коржова" w:date="2026-03-30T12:58:00Z">
            <w:rPr>
              <w:ins w:id="940" w:author="Ирина Коржова" w:date="2026-01-12T15:26:00Z"/>
              <w:rFonts w:ascii="Times New Roman" w:hAnsi="Times New Roman"/>
              <w:b/>
              <w:bCs/>
              <w:i/>
              <w:sz w:val="28"/>
              <w:highlight w:val="green"/>
              <w:lang w:val="ru-RU"/>
            </w:rPr>
          </w:rPrChange>
        </w:rPr>
      </w:pPr>
    </w:p>
    <w:p w14:paraId="06DD04FE" w14:textId="77777777" w:rsidR="00160B0C" w:rsidRPr="006600DF" w:rsidRDefault="00160B0C">
      <w:pPr>
        <w:spacing w:after="0" w:line="360" w:lineRule="auto"/>
        <w:ind w:firstLine="709"/>
        <w:jc w:val="both"/>
        <w:rPr>
          <w:ins w:id="941" w:author="Ирина Коржова" w:date="2026-01-12T15:26:00Z"/>
          <w:rFonts w:ascii="Times New Roman" w:hAnsi="Times New Roman"/>
          <w:b/>
          <w:bCs/>
          <w:i/>
          <w:sz w:val="28"/>
          <w:szCs w:val="28"/>
          <w:highlight w:val="green"/>
          <w:lang w:val="ru-RU"/>
          <w:rPrChange w:id="942" w:author="Ирина Коржова" w:date="2026-03-30T12:58:00Z">
            <w:rPr>
              <w:ins w:id="943" w:author="Ирина Коржова" w:date="2026-01-12T15:26:00Z"/>
              <w:rFonts w:ascii="Times New Roman" w:hAnsi="Times New Roman"/>
              <w:b/>
              <w:bCs/>
              <w:i/>
              <w:sz w:val="28"/>
              <w:highlight w:val="green"/>
              <w:lang w:val="ru-RU"/>
            </w:rPr>
          </w:rPrChange>
        </w:rPr>
      </w:pPr>
    </w:p>
    <w:p w14:paraId="681546BC" w14:textId="77777777" w:rsidR="00160B0C" w:rsidRPr="006600DF" w:rsidRDefault="00160B0C">
      <w:pPr>
        <w:spacing w:after="0" w:line="360" w:lineRule="auto"/>
        <w:ind w:firstLine="709"/>
        <w:jc w:val="both"/>
        <w:rPr>
          <w:ins w:id="944" w:author="Ирина Коржова" w:date="2026-01-12T15:23:00Z"/>
          <w:rFonts w:ascii="Times New Roman" w:hAnsi="Times New Roman"/>
          <w:b/>
          <w:bCs/>
          <w:i/>
          <w:sz w:val="28"/>
          <w:szCs w:val="28"/>
          <w:highlight w:val="green"/>
          <w:lang w:val="ru-RU"/>
          <w:rPrChange w:id="945" w:author="Ирина Коржова" w:date="2026-03-30T12:58:00Z">
            <w:rPr>
              <w:ins w:id="946" w:author="Ирина Коржова" w:date="2026-01-12T15:23:00Z"/>
              <w:rFonts w:ascii="Times New Roman" w:hAnsi="Times New Roman"/>
              <w:b/>
              <w:bCs/>
              <w:i/>
              <w:sz w:val="28"/>
              <w:highlight w:val="green"/>
              <w:lang w:val="ru-RU"/>
            </w:rPr>
          </w:rPrChange>
        </w:rPr>
      </w:pPr>
    </w:p>
    <w:p w14:paraId="1073C4D6" w14:textId="3CB15C37" w:rsidR="00160B0C" w:rsidRPr="006600DF" w:rsidRDefault="00160B0C">
      <w:pPr>
        <w:spacing w:after="0" w:line="360" w:lineRule="auto"/>
        <w:ind w:firstLine="709"/>
        <w:jc w:val="both"/>
        <w:rPr>
          <w:ins w:id="947" w:author="Ирина Коржова" w:date="2026-01-12T15:24:00Z"/>
          <w:rFonts w:ascii="Times New Roman" w:hAnsi="Times New Roman"/>
          <w:bCs/>
          <w:i/>
          <w:sz w:val="28"/>
          <w:szCs w:val="28"/>
          <w:lang w:val="ru-RU"/>
          <w:rPrChange w:id="948" w:author="Ирина Коржова" w:date="2026-03-30T12:58:00Z">
            <w:rPr>
              <w:ins w:id="949" w:author="Ирина Коржова" w:date="2026-01-12T15:24:00Z"/>
              <w:rFonts w:ascii="Times New Roman" w:hAnsi="Times New Roman"/>
              <w:b/>
              <w:bCs/>
              <w:i/>
              <w:sz w:val="28"/>
              <w:lang w:val="ru-RU"/>
            </w:rPr>
          </w:rPrChange>
        </w:rPr>
      </w:pPr>
      <w:ins w:id="950" w:author="Ирина Коржова" w:date="2026-01-12T15:23:00Z">
        <w:r w:rsidRPr="006600DF">
          <w:rPr>
            <w:rFonts w:ascii="Times New Roman" w:hAnsi="Times New Roman"/>
            <w:bCs/>
            <w:i/>
            <w:sz w:val="28"/>
            <w:szCs w:val="28"/>
            <w:lang w:val="ru-RU"/>
            <w:rPrChange w:id="951" w:author="Ирина Коржова" w:date="2026-03-30T12:58:00Z">
              <w:rPr>
                <w:rFonts w:ascii="Times New Roman" w:hAnsi="Times New Roman"/>
                <w:b/>
                <w:bCs/>
                <w:i/>
                <w:sz w:val="28"/>
                <w:highlight w:val="green"/>
                <w:lang w:val="ru-RU"/>
              </w:rPr>
            </w:rPrChange>
          </w:rPr>
          <w:t xml:space="preserve">Две наиболее значимые классификации цифровой информации </w:t>
        </w:r>
      </w:ins>
    </w:p>
    <w:p w14:paraId="59017410" w14:textId="43E32D25" w:rsidR="00160B0C" w:rsidRPr="006600DF" w:rsidRDefault="00160B0C">
      <w:pPr>
        <w:spacing w:after="0" w:line="360" w:lineRule="auto"/>
        <w:ind w:firstLine="709"/>
        <w:jc w:val="both"/>
        <w:rPr>
          <w:ins w:id="952" w:author="Ирина Коржова" w:date="2026-01-12T15:23:00Z"/>
          <w:rFonts w:ascii="Times New Roman" w:hAnsi="Times New Roman"/>
          <w:b/>
          <w:bCs/>
          <w:i/>
          <w:sz w:val="28"/>
          <w:szCs w:val="28"/>
          <w:lang w:val="ru-RU"/>
          <w:rPrChange w:id="953" w:author="Ирина Коржова" w:date="2026-03-30T12:58:00Z">
            <w:rPr>
              <w:ins w:id="954" w:author="Ирина Коржова" w:date="2026-01-12T15:23:00Z"/>
              <w:rFonts w:ascii="Times New Roman" w:hAnsi="Times New Roman"/>
              <w:b/>
              <w:bCs/>
              <w:i/>
              <w:sz w:val="28"/>
              <w:highlight w:val="green"/>
              <w:lang w:val="ru-RU"/>
            </w:rPr>
          </w:rPrChange>
        </w:rPr>
      </w:pPr>
      <w:ins w:id="955" w:author="Ирина Коржова" w:date="2026-01-12T15:24:00Z">
        <w:r w:rsidRPr="006600DF">
          <w:rPr>
            <w:rFonts w:ascii="Times New Roman" w:hAnsi="Times New Roman"/>
            <w:bCs/>
            <w:i/>
            <w:sz w:val="28"/>
            <w:szCs w:val="28"/>
            <w:lang w:val="ru-RU"/>
            <w:rPrChange w:id="956" w:author="Ирина Коржова" w:date="2026-03-30T12:58:00Z">
              <w:rPr>
                <w:rFonts w:ascii="Times New Roman" w:hAnsi="Times New Roman"/>
                <w:b/>
                <w:bCs/>
                <w:i/>
                <w:sz w:val="28"/>
                <w:lang w:val="ru-RU"/>
              </w:rPr>
            </w:rPrChange>
          </w:rPr>
          <w:t>Для информационного (цифрового) права</w:t>
        </w:r>
        <w:r w:rsidRPr="006600DF">
          <w:rPr>
            <w:rFonts w:ascii="Times New Roman" w:hAnsi="Times New Roman"/>
            <w:b/>
            <w:bCs/>
            <w:i/>
            <w:sz w:val="28"/>
            <w:szCs w:val="28"/>
            <w:lang w:val="ru-RU"/>
            <w:rPrChange w:id="957" w:author="Ирина Коржова" w:date="2026-03-30T12:58:00Z">
              <w:rPr>
                <w:rFonts w:ascii="Times New Roman" w:hAnsi="Times New Roman"/>
                <w:b/>
                <w:bCs/>
                <w:i/>
                <w:sz w:val="28"/>
                <w:lang w:val="ru-RU"/>
              </w:rPr>
            </w:rPrChange>
          </w:rPr>
          <w:t xml:space="preserve"> </w:t>
        </w:r>
      </w:ins>
    </w:p>
    <w:p w14:paraId="0E5250C0" w14:textId="4B431121" w:rsidR="0078498F" w:rsidRPr="006600DF" w:rsidRDefault="0078498F">
      <w:pPr>
        <w:spacing w:after="0" w:line="360" w:lineRule="auto"/>
        <w:ind w:firstLine="709"/>
        <w:jc w:val="both"/>
        <w:rPr>
          <w:rFonts w:ascii="Times New Roman" w:hAnsi="Times New Roman"/>
          <w:b/>
          <w:bCs/>
          <w:sz w:val="28"/>
          <w:szCs w:val="28"/>
          <w:lang w:val="ru-RU"/>
          <w:rPrChange w:id="958" w:author="Ирина Коржова" w:date="2026-03-30T12:58:00Z">
            <w:rPr>
              <w:rFonts w:ascii="Times New Roman" w:hAnsi="Times New Roman"/>
              <w:b/>
              <w:bCs/>
              <w:sz w:val="28"/>
              <w:lang w:val="ru-RU"/>
            </w:rPr>
          </w:rPrChange>
        </w:rPr>
      </w:pPr>
      <w:del w:id="959" w:author="Ирина Коржова" w:date="2026-01-12T15:24:00Z">
        <w:r w:rsidRPr="006600DF" w:rsidDel="00160B0C">
          <w:rPr>
            <w:rFonts w:ascii="Times New Roman" w:hAnsi="Times New Roman"/>
            <w:b/>
            <w:bCs/>
            <w:i/>
            <w:sz w:val="28"/>
            <w:szCs w:val="28"/>
            <w:highlight w:val="cyan"/>
            <w:lang w:val="ru-RU"/>
            <w:rPrChange w:id="960" w:author="Ирина Коржова" w:date="2026-03-30T12:58:00Z">
              <w:rPr>
                <w:rFonts w:ascii="Times New Roman" w:hAnsi="Times New Roman"/>
                <w:b/>
                <w:bCs/>
                <w:i/>
                <w:sz w:val="28"/>
                <w:lang w:val="ru-RU"/>
              </w:rPr>
            </w:rPrChange>
          </w:rPr>
          <w:delText xml:space="preserve">6) </w:delText>
        </w:r>
      </w:del>
      <w:del w:id="961" w:author="Ирина Коржова" w:date="2026-01-12T15:28:00Z">
        <w:r w:rsidRPr="006600DF" w:rsidDel="00160B0C">
          <w:rPr>
            <w:rFonts w:ascii="Times New Roman" w:hAnsi="Times New Roman"/>
            <w:b/>
            <w:bCs/>
            <w:i/>
            <w:sz w:val="28"/>
            <w:szCs w:val="28"/>
            <w:highlight w:val="cyan"/>
            <w:lang w:val="ru-RU"/>
            <w:rPrChange w:id="962" w:author="Ирина Коржова" w:date="2026-03-30T12:58:00Z">
              <w:rPr>
                <w:rFonts w:ascii="Times New Roman" w:hAnsi="Times New Roman"/>
                <w:b/>
                <w:bCs/>
                <w:i/>
                <w:sz w:val="28"/>
                <w:lang w:val="ru-RU"/>
              </w:rPr>
            </w:rPrChange>
          </w:rPr>
          <w:delText>п</w:delText>
        </w:r>
      </w:del>
      <w:ins w:id="963" w:author="Ирина Коржова" w:date="2026-01-12T15:28:00Z">
        <w:r w:rsidR="00160B0C" w:rsidRPr="006600DF">
          <w:rPr>
            <w:rFonts w:ascii="Times New Roman" w:hAnsi="Times New Roman"/>
            <w:b/>
            <w:bCs/>
            <w:i/>
            <w:sz w:val="28"/>
            <w:szCs w:val="28"/>
            <w:highlight w:val="cyan"/>
            <w:lang w:val="ru-RU"/>
            <w:rPrChange w:id="964" w:author="Ирина Коржова" w:date="2026-03-30T12:58:00Z">
              <w:rPr>
                <w:rFonts w:ascii="Times New Roman" w:hAnsi="Times New Roman"/>
                <w:b/>
                <w:bCs/>
                <w:i/>
                <w:sz w:val="28"/>
                <w:lang w:val="ru-RU"/>
              </w:rPr>
            </w:rPrChange>
          </w:rPr>
          <w:t>П</w:t>
        </w:r>
      </w:ins>
      <w:r w:rsidRPr="006600DF">
        <w:rPr>
          <w:rFonts w:ascii="Times New Roman" w:hAnsi="Times New Roman"/>
          <w:b/>
          <w:bCs/>
          <w:i/>
          <w:sz w:val="28"/>
          <w:szCs w:val="28"/>
          <w:highlight w:val="cyan"/>
          <w:lang w:val="ru-RU"/>
          <w:rPrChange w:id="965" w:author="Ирина Коржова" w:date="2026-03-30T12:58:00Z">
            <w:rPr>
              <w:rFonts w:ascii="Times New Roman" w:hAnsi="Times New Roman"/>
              <w:b/>
              <w:bCs/>
              <w:i/>
              <w:sz w:val="28"/>
              <w:lang w:val="ru-RU"/>
            </w:rPr>
          </w:rPrChange>
        </w:rPr>
        <w:t>о функции, которую выполняет цифровая информация</w:t>
      </w:r>
      <w:r w:rsidRPr="006600DF">
        <w:rPr>
          <w:rFonts w:ascii="Times New Roman" w:hAnsi="Times New Roman"/>
          <w:b/>
          <w:bCs/>
          <w:sz w:val="28"/>
          <w:szCs w:val="28"/>
          <w:lang w:val="ru-RU"/>
          <w:rPrChange w:id="966" w:author="Ирина Коржова" w:date="2026-03-30T12:58:00Z">
            <w:rPr>
              <w:rFonts w:ascii="Times New Roman" w:hAnsi="Times New Roman"/>
              <w:b/>
              <w:bCs/>
              <w:sz w:val="28"/>
              <w:lang w:val="ru-RU"/>
            </w:rPr>
          </w:rPrChange>
        </w:rPr>
        <w:t xml:space="preserve">: </w:t>
      </w:r>
    </w:p>
    <w:p w14:paraId="06F0948B" w14:textId="77777777"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С функциональной точки зрения можно выделить следующие функции цифровой информации:</w:t>
      </w:r>
    </w:p>
    <w:p w14:paraId="567F5437" w14:textId="320FA011"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1. </w:t>
      </w:r>
      <w:del w:id="967" w:author="Ирина Коржова" w:date="2026-01-12T15:24:00Z">
        <w:r w:rsidRPr="006600DF" w:rsidDel="00160B0C">
          <w:rPr>
            <w:rFonts w:ascii="Times New Roman" w:hAnsi="Times New Roman"/>
            <w:color w:val="0F1115"/>
            <w:sz w:val="28"/>
            <w:szCs w:val="28"/>
            <w:lang w:val="ru-RU"/>
          </w:rPr>
          <w:delText>С</w:delText>
        </w:r>
      </w:del>
      <w:ins w:id="968" w:author="Ирина Коржова" w:date="2026-01-12T15:24:00Z">
        <w:r w:rsidR="00160B0C" w:rsidRPr="006600DF">
          <w:rPr>
            <w:rFonts w:ascii="Times New Roman" w:hAnsi="Times New Roman"/>
            <w:color w:val="0F1115"/>
            <w:sz w:val="28"/>
            <w:szCs w:val="28"/>
            <w:lang w:val="ru-RU"/>
          </w:rPr>
          <w:t>с</w:t>
        </w:r>
      </w:ins>
      <w:r w:rsidRPr="006600DF">
        <w:rPr>
          <w:rFonts w:ascii="Times New Roman" w:hAnsi="Times New Roman"/>
          <w:color w:val="0F1115"/>
          <w:sz w:val="28"/>
          <w:szCs w:val="28"/>
          <w:lang w:val="ru-RU"/>
        </w:rPr>
        <w:t>редство адресации: Информация, обеспечивающая поиск и доступ к информационному ресурсу в сети (например, URL, IP-адрес).</w:t>
      </w:r>
    </w:p>
    <w:p w14:paraId="6DCE92E7" w14:textId="1C7C765B"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2. </w:t>
      </w:r>
      <w:ins w:id="969" w:author="Ирина Коржова" w:date="2026-01-12T15:24:00Z">
        <w:r w:rsidR="00160B0C" w:rsidRPr="006600DF">
          <w:rPr>
            <w:rFonts w:ascii="Times New Roman" w:hAnsi="Times New Roman"/>
            <w:color w:val="0F1115"/>
            <w:sz w:val="28"/>
            <w:szCs w:val="28"/>
            <w:lang w:val="ru-RU"/>
          </w:rPr>
          <w:t>с</w:t>
        </w:r>
      </w:ins>
      <w:del w:id="970" w:author="Ирина Коржова" w:date="2026-01-12T15:24:00Z">
        <w:r w:rsidRPr="006600DF" w:rsidDel="00160B0C">
          <w:rPr>
            <w:rFonts w:ascii="Times New Roman" w:hAnsi="Times New Roman"/>
            <w:color w:val="0F1115"/>
            <w:sz w:val="28"/>
            <w:szCs w:val="28"/>
            <w:lang w:val="ru-RU"/>
          </w:rPr>
          <w:delText>С</w:delText>
        </w:r>
      </w:del>
      <w:r w:rsidRPr="006600DF">
        <w:rPr>
          <w:rFonts w:ascii="Times New Roman" w:hAnsi="Times New Roman"/>
          <w:color w:val="0F1115"/>
          <w:sz w:val="28"/>
          <w:szCs w:val="28"/>
          <w:lang w:val="ru-RU"/>
        </w:rPr>
        <w:t>редство идентификации:</w:t>
      </w:r>
    </w:p>
    <w:p w14:paraId="28E6885A" w14:textId="77777777"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 информационных ресурсов: данные, однозначно определяющие информационный объект (например, цифровой отпечаток файла, </w:t>
      </w:r>
      <w:proofErr w:type="spellStart"/>
      <w:r w:rsidRPr="006600DF">
        <w:rPr>
          <w:rFonts w:ascii="Times New Roman" w:hAnsi="Times New Roman"/>
          <w:color w:val="0F1115"/>
          <w:sz w:val="28"/>
          <w:szCs w:val="28"/>
          <w:lang w:val="ru-RU"/>
        </w:rPr>
        <w:t>hash</w:t>
      </w:r>
      <w:proofErr w:type="spellEnd"/>
      <w:r w:rsidRPr="006600DF">
        <w:rPr>
          <w:rFonts w:ascii="Times New Roman" w:hAnsi="Times New Roman"/>
          <w:color w:val="0F1115"/>
          <w:sz w:val="28"/>
          <w:szCs w:val="28"/>
          <w:lang w:val="ru-RU"/>
        </w:rPr>
        <w:t>).</w:t>
      </w:r>
    </w:p>
    <w:p w14:paraId="2F09B5D8" w14:textId="77777777"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субъектов: информация для идентификации и распознавания лиц: электронная подпись, логины, серийные номера, цифровые профили.</w:t>
      </w:r>
    </w:p>
    <w:p w14:paraId="2291EE72" w14:textId="77777777"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lastRenderedPageBreak/>
        <w:t>- объектов: товаров, услуг или нематериальных активов (доменные имена).</w:t>
      </w:r>
    </w:p>
    <w:p w14:paraId="5375501F" w14:textId="4FA7292F"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3. </w:t>
      </w:r>
      <w:del w:id="971" w:author="Ирина Коржова" w:date="2026-01-12T15:24:00Z">
        <w:r w:rsidRPr="006600DF" w:rsidDel="00160B0C">
          <w:rPr>
            <w:rFonts w:ascii="Times New Roman" w:hAnsi="Times New Roman"/>
            <w:color w:val="0F1115"/>
            <w:sz w:val="28"/>
            <w:szCs w:val="28"/>
            <w:lang w:val="ru-RU"/>
          </w:rPr>
          <w:delText>И</w:delText>
        </w:r>
      </w:del>
      <w:ins w:id="972" w:author="Ирина Коржова" w:date="2026-01-12T15:24:00Z">
        <w:r w:rsidR="00160B0C" w:rsidRPr="006600DF">
          <w:rPr>
            <w:rFonts w:ascii="Times New Roman" w:hAnsi="Times New Roman"/>
            <w:color w:val="0F1115"/>
            <w:sz w:val="28"/>
            <w:szCs w:val="28"/>
            <w:lang w:val="ru-RU"/>
          </w:rPr>
          <w:t>и</w:t>
        </w:r>
      </w:ins>
      <w:r w:rsidRPr="006600DF">
        <w:rPr>
          <w:rFonts w:ascii="Times New Roman" w:hAnsi="Times New Roman"/>
          <w:color w:val="0F1115"/>
          <w:sz w:val="28"/>
          <w:szCs w:val="28"/>
          <w:lang w:val="ru-RU"/>
        </w:rPr>
        <w:t>нструмент доступа к информационной системе (информационному ресурсу): Информация, которая сама по себе является ключом для получения права на использование другого ресурса (логин-пароль, токен доступа).</w:t>
      </w:r>
    </w:p>
    <w:p w14:paraId="568FA4C1" w14:textId="72976737" w:rsidR="0078498F" w:rsidRPr="006600DF" w:rsidRDefault="0078498F">
      <w:pPr>
        <w:spacing w:after="0" w:line="360" w:lineRule="auto"/>
        <w:ind w:firstLine="709"/>
        <w:jc w:val="both"/>
        <w:rPr>
          <w:rFonts w:ascii="Times New Roman" w:hAnsi="Times New Roman"/>
          <w:color w:val="0F1115"/>
          <w:sz w:val="28"/>
          <w:szCs w:val="28"/>
          <w:lang w:val="ru-RU"/>
        </w:rPr>
      </w:pPr>
      <w:r w:rsidRPr="006600DF">
        <w:rPr>
          <w:rFonts w:ascii="Times New Roman" w:hAnsi="Times New Roman"/>
          <w:color w:val="0F1115"/>
          <w:sz w:val="28"/>
          <w:szCs w:val="28"/>
          <w:lang w:val="ru-RU"/>
        </w:rPr>
        <w:t xml:space="preserve">4. </w:t>
      </w:r>
      <w:del w:id="973" w:author="Ирина Коржова" w:date="2026-01-12T15:24:00Z">
        <w:r w:rsidRPr="006600DF" w:rsidDel="00160B0C">
          <w:rPr>
            <w:rFonts w:ascii="Times New Roman" w:hAnsi="Times New Roman"/>
            <w:color w:val="0F1115"/>
            <w:sz w:val="28"/>
            <w:szCs w:val="28"/>
            <w:lang w:val="ru-RU"/>
          </w:rPr>
          <w:delText>И</w:delText>
        </w:r>
      </w:del>
      <w:ins w:id="974" w:author="Ирина Коржова" w:date="2026-01-12T15:24:00Z">
        <w:r w:rsidR="00160B0C" w:rsidRPr="006600DF">
          <w:rPr>
            <w:rFonts w:ascii="Times New Roman" w:hAnsi="Times New Roman"/>
            <w:color w:val="0F1115"/>
            <w:sz w:val="28"/>
            <w:szCs w:val="28"/>
            <w:lang w:val="ru-RU"/>
          </w:rPr>
          <w:t>и</w:t>
        </w:r>
      </w:ins>
      <w:r w:rsidRPr="006600DF">
        <w:rPr>
          <w:rFonts w:ascii="Times New Roman" w:hAnsi="Times New Roman"/>
          <w:color w:val="0F1115"/>
          <w:sz w:val="28"/>
          <w:szCs w:val="28"/>
          <w:lang w:val="ru-RU"/>
        </w:rPr>
        <w:t>нструмент фиксации юридически значимого соглашения: Цифровая информация, которая используется для приравнивания электронного документа к собственноручно подписанному (в случаях, предусмотренных законом).</w:t>
      </w:r>
    </w:p>
    <w:p w14:paraId="5FB064BE" w14:textId="2C0A46DE" w:rsidR="007B4FFB" w:rsidRPr="006600DF" w:rsidRDefault="0078498F">
      <w:pPr>
        <w:spacing w:after="0" w:line="360" w:lineRule="auto"/>
        <w:ind w:firstLine="709"/>
        <w:jc w:val="both"/>
        <w:rPr>
          <w:ins w:id="975" w:author="Ирина Коржова" w:date="2026-01-12T15:25:00Z"/>
          <w:rFonts w:ascii="Times New Roman" w:hAnsi="Times New Roman"/>
          <w:color w:val="0F1115"/>
          <w:sz w:val="28"/>
          <w:szCs w:val="28"/>
          <w:lang w:val="ru-RU"/>
        </w:rPr>
      </w:pPr>
      <w:r w:rsidRPr="006600DF">
        <w:rPr>
          <w:rFonts w:ascii="Times New Roman" w:hAnsi="Times New Roman"/>
          <w:color w:val="0F1115"/>
          <w:sz w:val="28"/>
          <w:szCs w:val="28"/>
          <w:lang w:val="ru-RU"/>
        </w:rPr>
        <w:t xml:space="preserve">5. </w:t>
      </w:r>
      <w:del w:id="976" w:author="Ирина Коржова" w:date="2026-01-12T15:25:00Z">
        <w:r w:rsidRPr="006600DF" w:rsidDel="00160B0C">
          <w:rPr>
            <w:rFonts w:ascii="Times New Roman" w:hAnsi="Times New Roman"/>
            <w:color w:val="0F1115"/>
            <w:sz w:val="28"/>
            <w:szCs w:val="28"/>
            <w:lang w:val="ru-RU"/>
          </w:rPr>
          <w:delText>Ф</w:delText>
        </w:r>
      </w:del>
      <w:ins w:id="977" w:author="Ирина Коржова" w:date="2026-01-12T15:25:00Z">
        <w:r w:rsidR="00160B0C" w:rsidRPr="006600DF">
          <w:rPr>
            <w:rFonts w:ascii="Times New Roman" w:hAnsi="Times New Roman"/>
            <w:color w:val="0F1115"/>
            <w:sz w:val="28"/>
            <w:szCs w:val="28"/>
            <w:lang w:val="ru-RU"/>
          </w:rPr>
          <w:t>ф</w:t>
        </w:r>
      </w:ins>
      <w:r w:rsidRPr="006600DF">
        <w:rPr>
          <w:rFonts w:ascii="Times New Roman" w:hAnsi="Times New Roman"/>
          <w:color w:val="0F1115"/>
          <w:sz w:val="28"/>
          <w:szCs w:val="28"/>
          <w:lang w:val="ru-RU"/>
        </w:rPr>
        <w:t xml:space="preserve">орма формирования актива: </w:t>
      </w:r>
      <w:r w:rsidR="007B4FFB" w:rsidRPr="006600DF">
        <w:rPr>
          <w:rFonts w:ascii="Times New Roman" w:hAnsi="Times New Roman"/>
          <w:color w:val="0F1115"/>
          <w:sz w:val="28"/>
          <w:szCs w:val="28"/>
          <w:lang w:val="ru-RU"/>
        </w:rPr>
        <w:t xml:space="preserve">Цифровая информация, которая </w:t>
      </w:r>
      <w:r w:rsidRPr="006600DF">
        <w:rPr>
          <w:rFonts w:ascii="Times New Roman" w:hAnsi="Times New Roman"/>
          <w:color w:val="0F1115"/>
          <w:sz w:val="28"/>
          <w:szCs w:val="28"/>
          <w:lang w:val="ru-RU"/>
        </w:rPr>
        <w:t xml:space="preserve">обладает экономической ценностью или удостоверяет право на актив (например, </w:t>
      </w:r>
      <w:proofErr w:type="spellStart"/>
      <w:r w:rsidRPr="006600DF">
        <w:rPr>
          <w:rFonts w:ascii="Times New Roman" w:hAnsi="Times New Roman"/>
          <w:color w:val="0F1115"/>
          <w:sz w:val="28"/>
          <w:szCs w:val="28"/>
          <w:lang w:val="ru-RU"/>
        </w:rPr>
        <w:t>токенизированные</w:t>
      </w:r>
      <w:proofErr w:type="spellEnd"/>
      <w:r w:rsidRPr="006600DF">
        <w:rPr>
          <w:rFonts w:ascii="Times New Roman" w:hAnsi="Times New Roman"/>
          <w:color w:val="0F1115"/>
          <w:sz w:val="28"/>
          <w:szCs w:val="28"/>
          <w:lang w:val="ru-RU"/>
        </w:rPr>
        <w:t xml:space="preserve"> активы, цифровые обязательства, уникальные данные, являющиеся объектом сделки).</w:t>
      </w:r>
    </w:p>
    <w:p w14:paraId="2E4A5743" w14:textId="1C705D04" w:rsidR="00160B0C" w:rsidRPr="006600DF" w:rsidDel="00C102DE" w:rsidRDefault="00160B0C">
      <w:pPr>
        <w:spacing w:after="0" w:line="360" w:lineRule="auto"/>
        <w:ind w:firstLine="709"/>
        <w:jc w:val="both"/>
        <w:rPr>
          <w:del w:id="978" w:author="Ирина Коржова" w:date="2026-03-30T12:36:00Z"/>
          <w:rFonts w:ascii="Times New Roman" w:hAnsi="Times New Roman"/>
          <w:color w:val="0F1115"/>
          <w:sz w:val="28"/>
          <w:szCs w:val="28"/>
          <w:lang w:val="ru-RU"/>
        </w:rPr>
      </w:pPr>
    </w:p>
    <w:p w14:paraId="0D15A4B1" w14:textId="32D73C21" w:rsidR="007B4FFB" w:rsidRPr="006600DF" w:rsidDel="00160B0C" w:rsidRDefault="007B4FFB">
      <w:pPr>
        <w:spacing w:after="0" w:line="360" w:lineRule="auto"/>
        <w:ind w:firstLine="709"/>
        <w:jc w:val="both"/>
        <w:rPr>
          <w:del w:id="979" w:author="Ирина Коржова" w:date="2026-01-12T15:27:00Z"/>
          <w:rFonts w:ascii="Times New Roman" w:hAnsi="Times New Roman"/>
          <w:sz w:val="28"/>
          <w:szCs w:val="28"/>
          <w:lang w:val="ru-RU"/>
          <w:rPrChange w:id="980" w:author="Ирина Коржова" w:date="2026-03-30T12:58:00Z">
            <w:rPr>
              <w:del w:id="981" w:author="Ирина Коржова" w:date="2026-01-12T15:27:00Z"/>
              <w:rFonts w:ascii="Times New Roman" w:hAnsi="Times New Roman"/>
              <w:sz w:val="28"/>
              <w:lang w:val="ru-RU"/>
            </w:rPr>
          </w:rPrChange>
        </w:rPr>
      </w:pPr>
      <w:r w:rsidRPr="006600DF">
        <w:rPr>
          <w:rFonts w:ascii="Times New Roman" w:hAnsi="Times New Roman"/>
          <w:sz w:val="28"/>
          <w:szCs w:val="28"/>
          <w:lang w:val="ru-RU"/>
          <w:rPrChange w:id="982" w:author="Ирина Коржова" w:date="2026-03-30T12:58:00Z">
            <w:rPr>
              <w:rFonts w:ascii="Times New Roman" w:hAnsi="Times New Roman"/>
              <w:sz w:val="28"/>
              <w:lang w:val="ru-RU"/>
            </w:rPr>
          </w:rPrChange>
        </w:rPr>
        <w:t xml:space="preserve">Последней функции требуется уделить особое внимание. </w:t>
      </w:r>
    </w:p>
    <w:p w14:paraId="125BE1B6" w14:textId="37E8CCC2" w:rsidR="0078498F" w:rsidRPr="006600DF" w:rsidDel="00160B0C" w:rsidRDefault="007B4FFB">
      <w:pPr>
        <w:spacing w:after="0" w:line="360" w:lineRule="auto"/>
        <w:ind w:firstLine="709"/>
        <w:jc w:val="both"/>
        <w:rPr>
          <w:del w:id="983" w:author="Ирина Коржова" w:date="2026-01-12T15:26:00Z"/>
          <w:rFonts w:ascii="Times New Roman" w:hAnsi="Times New Roman"/>
          <w:color w:val="0F1115"/>
          <w:sz w:val="28"/>
          <w:szCs w:val="28"/>
          <w:lang w:val="ru-RU"/>
        </w:rPr>
      </w:pPr>
      <w:del w:id="984" w:author="Ирина Коржова" w:date="2026-01-12T15:26:00Z">
        <w:r w:rsidRPr="006600DF" w:rsidDel="00160B0C">
          <w:rPr>
            <w:rFonts w:ascii="Times New Roman" w:hAnsi="Times New Roman"/>
            <w:sz w:val="28"/>
            <w:szCs w:val="28"/>
            <w:lang w:val="ru-RU"/>
            <w:rPrChange w:id="985" w:author="Ирина Коржова" w:date="2026-03-30T12:58:00Z">
              <w:rPr>
                <w:rFonts w:ascii="Times New Roman" w:hAnsi="Times New Roman"/>
                <w:sz w:val="28"/>
                <w:lang w:val="ru-RU"/>
              </w:rPr>
            </w:rPrChange>
          </w:rPr>
          <w:delText xml:space="preserve">Часто ее наличие связано с эффектом воздействия на цифровую информацию соответствующих технологий. </w:delText>
        </w:r>
      </w:del>
    </w:p>
    <w:p w14:paraId="69EEBA90" w14:textId="53104A1D" w:rsidR="007B4FFB" w:rsidRPr="006600DF" w:rsidDel="00160B0C" w:rsidRDefault="007B4FFB">
      <w:pPr>
        <w:spacing w:after="0" w:line="360" w:lineRule="auto"/>
        <w:ind w:left="-142" w:firstLine="709"/>
        <w:jc w:val="both"/>
        <w:rPr>
          <w:del w:id="986" w:author="Ирина Коржова" w:date="2026-01-12T15:26:00Z"/>
          <w:rFonts w:ascii="Times New Roman" w:hAnsi="Times New Roman"/>
          <w:sz w:val="28"/>
          <w:szCs w:val="28"/>
          <w:lang w:val="ru-RU"/>
          <w:rPrChange w:id="987" w:author="Ирина Коржова" w:date="2026-03-30T12:58:00Z">
            <w:rPr>
              <w:del w:id="988" w:author="Ирина Коржова" w:date="2026-01-12T15:26:00Z"/>
              <w:rFonts w:ascii="Times New Roman" w:hAnsi="Times New Roman"/>
              <w:sz w:val="28"/>
              <w:lang w:val="ru-RU"/>
            </w:rPr>
          </w:rPrChange>
        </w:rPr>
      </w:pPr>
      <w:del w:id="989" w:author="Ирина Коржова" w:date="2026-01-12T15:26:00Z">
        <w:r w:rsidRPr="006600DF" w:rsidDel="00160B0C">
          <w:rPr>
            <w:rFonts w:ascii="Times New Roman" w:hAnsi="Times New Roman"/>
            <w:sz w:val="28"/>
            <w:szCs w:val="28"/>
            <w:lang w:val="ru-RU"/>
            <w:rPrChange w:id="990" w:author="Ирина Коржова" w:date="2026-03-30T12:58:00Z">
              <w:rPr>
                <w:rFonts w:ascii="Times New Roman" w:hAnsi="Times New Roman"/>
                <w:sz w:val="28"/>
                <w:lang w:val="ru-RU"/>
              </w:rPr>
            </w:rPrChange>
          </w:rPr>
          <w:delText>В настоящее время в науке информационного (цифрового) права подход о том, что информации воспринимать различные правовые режимы: как собственно информации, так и режимы других объектов</w:delText>
        </w:r>
        <w:r w:rsidRPr="006600DF" w:rsidDel="00160B0C">
          <w:rPr>
            <w:rStyle w:val="a3"/>
            <w:rFonts w:ascii="Times New Roman" w:hAnsi="Times New Roman"/>
            <w:sz w:val="28"/>
            <w:szCs w:val="28"/>
            <w:lang w:val="ru-RU"/>
            <w:rPrChange w:id="991" w:author="Ирина Коржова" w:date="2026-03-30T12:58:00Z">
              <w:rPr>
                <w:rStyle w:val="a3"/>
                <w:rFonts w:ascii="Times New Roman" w:hAnsi="Times New Roman"/>
                <w:sz w:val="28"/>
                <w:lang w:val="ru-RU"/>
              </w:rPr>
            </w:rPrChange>
          </w:rPr>
          <w:footnoteReference w:id="22"/>
        </w:r>
        <w:r w:rsidRPr="006600DF" w:rsidDel="00160B0C">
          <w:rPr>
            <w:rFonts w:ascii="Times New Roman" w:hAnsi="Times New Roman"/>
            <w:sz w:val="28"/>
            <w:szCs w:val="28"/>
            <w:lang w:val="ru-RU"/>
            <w:rPrChange w:id="994" w:author="Ирина Коржова" w:date="2026-03-30T12:58:00Z">
              <w:rPr>
                <w:rFonts w:ascii="Times New Roman" w:hAnsi="Times New Roman"/>
                <w:sz w:val="28"/>
                <w:lang w:val="ru-RU"/>
              </w:rPr>
            </w:rPrChange>
          </w:rPr>
          <w:delText>. Как правило в научных исследованиях четко разграничиваются режимы «собственно информации»</w:delText>
        </w:r>
        <w:r w:rsidRPr="006600DF" w:rsidDel="00160B0C">
          <w:rPr>
            <w:rStyle w:val="a3"/>
            <w:rFonts w:ascii="Times New Roman" w:hAnsi="Times New Roman"/>
            <w:sz w:val="28"/>
            <w:szCs w:val="28"/>
            <w:lang w:val="ru-RU"/>
            <w:rPrChange w:id="995" w:author="Ирина Коржова" w:date="2026-03-30T12:58:00Z">
              <w:rPr>
                <w:rStyle w:val="a3"/>
                <w:rFonts w:ascii="Times New Roman" w:hAnsi="Times New Roman"/>
                <w:sz w:val="28"/>
                <w:lang w:val="ru-RU"/>
              </w:rPr>
            </w:rPrChange>
          </w:rPr>
          <w:footnoteReference w:id="23"/>
        </w:r>
        <w:r w:rsidRPr="006600DF" w:rsidDel="00160B0C">
          <w:rPr>
            <w:rFonts w:ascii="Times New Roman" w:hAnsi="Times New Roman"/>
            <w:sz w:val="28"/>
            <w:szCs w:val="28"/>
            <w:lang w:val="ru-RU"/>
            <w:rPrChange w:id="998" w:author="Ирина Коржова" w:date="2026-03-30T12:58:00Z">
              <w:rPr>
                <w:rFonts w:ascii="Times New Roman" w:hAnsi="Times New Roman"/>
                <w:sz w:val="28"/>
                <w:lang w:val="ru-RU"/>
              </w:rPr>
            </w:rPrChange>
          </w:rPr>
          <w:delText>, «других объектов»</w:delText>
        </w:r>
        <w:r w:rsidRPr="006600DF" w:rsidDel="00160B0C">
          <w:rPr>
            <w:rStyle w:val="a3"/>
            <w:rFonts w:ascii="Times New Roman" w:hAnsi="Times New Roman"/>
            <w:sz w:val="28"/>
            <w:szCs w:val="28"/>
            <w:lang w:val="ru-RU"/>
            <w:rPrChange w:id="999" w:author="Ирина Коржова" w:date="2026-03-30T12:58:00Z">
              <w:rPr>
                <w:rStyle w:val="a3"/>
                <w:rFonts w:ascii="Times New Roman" w:hAnsi="Times New Roman"/>
                <w:sz w:val="28"/>
                <w:lang w:val="ru-RU"/>
              </w:rPr>
            </w:rPrChange>
          </w:rPr>
          <w:footnoteReference w:id="24"/>
        </w:r>
        <w:r w:rsidRPr="006600DF" w:rsidDel="00160B0C">
          <w:rPr>
            <w:rFonts w:ascii="Times New Roman" w:hAnsi="Times New Roman"/>
            <w:sz w:val="28"/>
            <w:szCs w:val="28"/>
            <w:lang w:val="ru-RU"/>
            <w:rPrChange w:id="1002" w:author="Ирина Коржова" w:date="2026-03-30T12:58:00Z">
              <w:rPr>
                <w:rFonts w:ascii="Times New Roman" w:hAnsi="Times New Roman"/>
                <w:sz w:val="28"/>
                <w:lang w:val="ru-RU"/>
              </w:rPr>
            </w:rPrChange>
          </w:rPr>
          <w:delText xml:space="preserve">. </w:delText>
        </w:r>
      </w:del>
    </w:p>
    <w:p w14:paraId="7A4559A6" w14:textId="77777777" w:rsidR="00160B0C" w:rsidRPr="006600DF" w:rsidRDefault="007B4FFB">
      <w:pPr>
        <w:spacing w:after="0" w:line="360" w:lineRule="auto"/>
        <w:ind w:left="-142" w:firstLine="709"/>
        <w:jc w:val="both"/>
        <w:rPr>
          <w:ins w:id="1003" w:author="Ирина Коржова" w:date="2026-01-12T15:27:00Z"/>
          <w:rFonts w:ascii="Times New Roman" w:hAnsi="Times New Roman"/>
          <w:sz w:val="28"/>
          <w:szCs w:val="28"/>
          <w:lang w:val="ru-RU"/>
          <w:rPrChange w:id="1004" w:author="Ирина Коржова" w:date="2026-03-30T12:58:00Z">
            <w:rPr>
              <w:ins w:id="1005" w:author="Ирина Коржова" w:date="2026-01-12T15:27:00Z"/>
              <w:rFonts w:ascii="Times New Roman" w:hAnsi="Times New Roman"/>
              <w:sz w:val="28"/>
              <w:lang w:val="ru-RU"/>
            </w:rPr>
          </w:rPrChange>
        </w:rPr>
      </w:pPr>
      <w:r w:rsidRPr="006600DF">
        <w:rPr>
          <w:rFonts w:ascii="Times New Roman" w:hAnsi="Times New Roman"/>
          <w:sz w:val="28"/>
          <w:szCs w:val="28"/>
          <w:lang w:val="ru-RU"/>
          <w:rPrChange w:id="1006" w:author="Ирина Коржова" w:date="2026-03-30T12:58:00Z">
            <w:rPr>
              <w:rFonts w:ascii="Times New Roman" w:hAnsi="Times New Roman"/>
              <w:sz w:val="28"/>
              <w:lang w:val="ru-RU"/>
            </w:rPr>
          </w:rPrChange>
        </w:rPr>
        <w:t xml:space="preserve">При этом интеграция цифровой природы в классические неинформационные правовые институты показывает затруднительность разграничения правовых режимов собственно информации с режимами других объектов. </w:t>
      </w:r>
    </w:p>
    <w:p w14:paraId="0678100A" w14:textId="518D3FD9" w:rsidR="007B4FFB" w:rsidRPr="006600DF" w:rsidRDefault="007B4FFB">
      <w:pPr>
        <w:spacing w:after="0" w:line="360" w:lineRule="auto"/>
        <w:ind w:left="-142" w:firstLine="709"/>
        <w:jc w:val="both"/>
        <w:rPr>
          <w:rFonts w:ascii="Times New Roman" w:hAnsi="Times New Roman"/>
          <w:sz w:val="28"/>
          <w:szCs w:val="28"/>
          <w:lang w:val="ru-RU"/>
          <w:rPrChange w:id="1007"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1008" w:author="Ирина Коржова" w:date="2026-03-30T12:58:00Z">
            <w:rPr>
              <w:rFonts w:ascii="Times New Roman" w:hAnsi="Times New Roman"/>
              <w:sz w:val="28"/>
              <w:lang w:val="ru-RU"/>
            </w:rPr>
          </w:rPrChange>
        </w:rPr>
        <w:t xml:space="preserve">Под влиянием цифровых технологий информация приобретает новые свойства, которые становятся источником ценности для ее обладателей и пользователей, то есть информация обретает </w:t>
      </w:r>
      <w:r w:rsidRPr="006600DF">
        <w:rPr>
          <w:rFonts w:ascii="Times New Roman" w:hAnsi="Times New Roman"/>
          <w:i/>
          <w:iCs/>
          <w:sz w:val="28"/>
          <w:szCs w:val="28"/>
          <w:lang w:val="ru-RU"/>
          <w:rPrChange w:id="1009" w:author="Ирина Коржова" w:date="2026-03-30T12:58:00Z">
            <w:rPr>
              <w:rFonts w:ascii="Times New Roman" w:hAnsi="Times New Roman"/>
              <w:i/>
              <w:iCs/>
              <w:sz w:val="28"/>
              <w:lang w:val="ru-RU"/>
            </w:rPr>
          </w:rPrChange>
        </w:rPr>
        <w:t>свойства объекта гражданских, финансовых, иных правоотношений</w:t>
      </w:r>
      <w:r w:rsidRPr="006600DF">
        <w:rPr>
          <w:rFonts w:ascii="Times New Roman" w:hAnsi="Times New Roman"/>
          <w:sz w:val="28"/>
          <w:szCs w:val="28"/>
          <w:lang w:val="ru-RU"/>
          <w:rPrChange w:id="1010" w:author="Ирина Коржова" w:date="2026-03-30T12:58:00Z">
            <w:rPr>
              <w:rFonts w:ascii="Times New Roman" w:hAnsi="Times New Roman"/>
              <w:sz w:val="28"/>
              <w:lang w:val="ru-RU"/>
            </w:rPr>
          </w:rPrChange>
        </w:rPr>
        <w:t>.</w:t>
      </w:r>
    </w:p>
    <w:p w14:paraId="470C0E6C" w14:textId="3D5FBF0F" w:rsidR="007B4FFB" w:rsidRPr="006600DF" w:rsidDel="00160B0C" w:rsidRDefault="007B4FFB">
      <w:pPr>
        <w:spacing w:after="240" w:line="360" w:lineRule="auto"/>
        <w:ind w:firstLine="709"/>
        <w:contextualSpacing/>
        <w:jc w:val="both"/>
        <w:rPr>
          <w:del w:id="1011" w:author="Ирина Коржова" w:date="2026-01-12T15:28:00Z"/>
          <w:rFonts w:ascii="Times New Roman" w:hAnsi="Times New Roman"/>
          <w:sz w:val="28"/>
          <w:szCs w:val="28"/>
          <w:lang w:val="ru-RU"/>
          <w:rPrChange w:id="1012" w:author="Ирина Коржова" w:date="2026-03-30T12:58:00Z">
            <w:rPr>
              <w:del w:id="1013" w:author="Ирина Коржова" w:date="2026-01-12T15:28:00Z"/>
              <w:rFonts w:ascii="Times New Roman" w:hAnsi="Times New Roman"/>
              <w:sz w:val="28"/>
              <w:lang w:val="ru-RU"/>
            </w:rPr>
          </w:rPrChange>
        </w:rPr>
      </w:pPr>
      <w:r w:rsidRPr="006600DF">
        <w:rPr>
          <w:rFonts w:ascii="Times New Roman" w:hAnsi="Times New Roman"/>
          <w:sz w:val="28"/>
          <w:szCs w:val="28"/>
          <w:lang w:val="ru-RU"/>
          <w:rPrChange w:id="1014" w:author="Ирина Коржова" w:date="2026-03-30T12:58:00Z">
            <w:rPr>
              <w:rFonts w:ascii="Times New Roman" w:hAnsi="Times New Roman"/>
              <w:sz w:val="28"/>
              <w:lang w:val="ru-RU"/>
            </w:rPr>
          </w:rPrChange>
        </w:rPr>
        <w:t xml:space="preserve">Так, </w:t>
      </w:r>
      <w:r w:rsidRPr="006600DF">
        <w:rPr>
          <w:rFonts w:ascii="Times New Roman" w:hAnsi="Times New Roman"/>
          <w:i/>
          <w:sz w:val="28"/>
          <w:szCs w:val="28"/>
          <w:lang w:val="ru-RU"/>
          <w:rPrChange w:id="1015" w:author="Ирина Коржова" w:date="2026-03-30T12:58:00Z">
            <w:rPr>
              <w:rFonts w:ascii="Times New Roman" w:hAnsi="Times New Roman"/>
              <w:i/>
              <w:sz w:val="28"/>
              <w:lang w:val="ru-RU"/>
            </w:rPr>
          </w:rPrChange>
        </w:rPr>
        <w:t>результирующая информация</w:t>
      </w:r>
      <w:r w:rsidRPr="006600DF">
        <w:rPr>
          <w:rFonts w:ascii="Times New Roman" w:hAnsi="Times New Roman"/>
          <w:sz w:val="28"/>
          <w:szCs w:val="28"/>
          <w:lang w:val="ru-RU"/>
          <w:rPrChange w:id="1016" w:author="Ирина Коржова" w:date="2026-03-30T12:58:00Z">
            <w:rPr>
              <w:rFonts w:ascii="Times New Roman" w:hAnsi="Times New Roman"/>
              <w:sz w:val="28"/>
              <w:lang w:val="ru-RU"/>
            </w:rPr>
          </w:rPrChange>
        </w:rPr>
        <w:t xml:space="preserve"> в сочетании со специфическим для нее свойством актива, образует категорию криптоактива.</w:t>
      </w:r>
      <w:ins w:id="1017" w:author="Ирина Коржова" w:date="2026-01-12T15:28:00Z">
        <w:r w:rsidR="00160B0C" w:rsidRPr="006600DF">
          <w:rPr>
            <w:rFonts w:ascii="Times New Roman" w:hAnsi="Times New Roman"/>
            <w:sz w:val="28"/>
            <w:szCs w:val="28"/>
            <w:lang w:val="ru-RU"/>
            <w:rPrChange w:id="1018" w:author="Ирина Коржова" w:date="2026-03-30T12:58:00Z">
              <w:rPr>
                <w:rFonts w:ascii="Times New Roman" w:hAnsi="Times New Roman"/>
                <w:sz w:val="28"/>
                <w:lang w:val="ru-RU"/>
              </w:rPr>
            </w:rPrChange>
          </w:rPr>
          <w:t xml:space="preserve"> </w:t>
        </w:r>
      </w:ins>
    </w:p>
    <w:p w14:paraId="34922751" w14:textId="348F7905" w:rsidR="007B4FFB" w:rsidRPr="006600DF" w:rsidDel="00160B0C" w:rsidRDefault="007B4FFB">
      <w:pPr>
        <w:spacing w:after="240" w:line="360" w:lineRule="auto"/>
        <w:ind w:firstLine="709"/>
        <w:contextualSpacing/>
        <w:jc w:val="both"/>
        <w:rPr>
          <w:del w:id="1019" w:author="Ирина Коржова" w:date="2026-01-12T15:27:00Z"/>
          <w:rFonts w:ascii="Times New Roman" w:hAnsi="Times New Roman"/>
          <w:i/>
          <w:sz w:val="28"/>
          <w:szCs w:val="28"/>
          <w:lang w:val="ru-RU"/>
          <w:rPrChange w:id="1020" w:author="Ирина Коржова" w:date="2026-03-30T12:58:00Z">
            <w:rPr>
              <w:del w:id="1021" w:author="Ирина Коржова" w:date="2026-01-12T15:27:00Z"/>
              <w:rFonts w:ascii="Times New Roman" w:hAnsi="Times New Roman"/>
              <w:sz w:val="28"/>
              <w:lang w:val="ru-RU"/>
            </w:rPr>
          </w:rPrChange>
        </w:rPr>
      </w:pPr>
      <w:del w:id="1022" w:author="Ирина Коржова" w:date="2026-01-12T15:27:00Z">
        <w:r w:rsidRPr="006600DF" w:rsidDel="00160B0C">
          <w:rPr>
            <w:rFonts w:ascii="Times New Roman" w:hAnsi="Times New Roman"/>
            <w:i/>
            <w:sz w:val="28"/>
            <w:szCs w:val="28"/>
            <w:lang w:val="ru-RU"/>
            <w:rPrChange w:id="1023" w:author="Ирина Коржова" w:date="2026-03-30T12:58:00Z">
              <w:rPr>
                <w:rFonts w:ascii="Times New Roman" w:hAnsi="Times New Roman"/>
                <w:sz w:val="28"/>
                <w:lang w:val="ru-RU"/>
              </w:rPr>
            </w:rPrChange>
          </w:rPr>
          <w:delText xml:space="preserve">Неразрывная связь криптоактива с технологией распределенного реестра обеспечивает следующие характерные для него свойства как самостоятельного объекта гражданского права: </w:delText>
        </w:r>
      </w:del>
    </w:p>
    <w:p w14:paraId="65FB1F59" w14:textId="6B1B1C76" w:rsidR="007B4FFB" w:rsidRPr="006600DF" w:rsidDel="00160B0C" w:rsidRDefault="007B4FFB">
      <w:pPr>
        <w:spacing w:after="240" w:line="360" w:lineRule="auto"/>
        <w:ind w:firstLine="709"/>
        <w:contextualSpacing/>
        <w:jc w:val="both"/>
        <w:rPr>
          <w:del w:id="1024" w:author="Ирина Коржова" w:date="2026-01-12T15:27:00Z"/>
          <w:rFonts w:ascii="Times New Roman" w:hAnsi="Times New Roman"/>
          <w:i/>
          <w:sz w:val="28"/>
          <w:szCs w:val="28"/>
          <w:lang w:val="ru-RU"/>
          <w:rPrChange w:id="1025" w:author="Ирина Коржова" w:date="2026-03-30T12:58:00Z">
            <w:rPr>
              <w:del w:id="1026" w:author="Ирина Коржова" w:date="2026-01-12T15:27:00Z"/>
              <w:rFonts w:ascii="Times New Roman" w:hAnsi="Times New Roman"/>
              <w:sz w:val="28"/>
              <w:lang w:val="ru-RU"/>
            </w:rPr>
          </w:rPrChange>
        </w:rPr>
      </w:pPr>
      <w:del w:id="1027" w:author="Ирина Коржова" w:date="2026-01-12T15:27:00Z">
        <w:r w:rsidRPr="006600DF" w:rsidDel="00160B0C">
          <w:rPr>
            <w:rFonts w:ascii="Times New Roman" w:hAnsi="Times New Roman"/>
            <w:i/>
            <w:sz w:val="28"/>
            <w:szCs w:val="28"/>
            <w:lang w:val="ru-RU"/>
            <w:rPrChange w:id="1028" w:author="Ирина Коржова" w:date="2026-03-30T12:58:00Z">
              <w:rPr>
                <w:rFonts w:ascii="Times New Roman" w:hAnsi="Times New Roman"/>
                <w:sz w:val="28"/>
                <w:lang w:val="ru-RU"/>
              </w:rPr>
            </w:rPrChange>
          </w:rPr>
          <w:delText xml:space="preserve">- особый способ хранения информации об операциях, совершенных с ним, эффективное автоматизированное управление криптоактивом с использованием смарт-контрактов; </w:delText>
        </w:r>
      </w:del>
    </w:p>
    <w:p w14:paraId="6DEE79C3" w14:textId="0C34C299" w:rsidR="007B4FFB" w:rsidRPr="006600DF" w:rsidDel="00160B0C" w:rsidRDefault="007B4FFB">
      <w:pPr>
        <w:spacing w:after="0" w:line="360" w:lineRule="auto"/>
        <w:ind w:firstLine="709"/>
        <w:contextualSpacing/>
        <w:jc w:val="both"/>
        <w:rPr>
          <w:del w:id="1029" w:author="Ирина Коржова" w:date="2026-01-12T15:27:00Z"/>
          <w:rFonts w:ascii="Times New Roman" w:hAnsi="Times New Roman"/>
          <w:i/>
          <w:sz w:val="28"/>
          <w:szCs w:val="28"/>
          <w:lang w:val="ru-RU"/>
          <w:rPrChange w:id="1030" w:author="Ирина Коржова" w:date="2026-03-30T12:58:00Z">
            <w:rPr>
              <w:del w:id="1031" w:author="Ирина Коржова" w:date="2026-01-12T15:27:00Z"/>
              <w:lang w:val="ru-RU"/>
            </w:rPr>
          </w:rPrChange>
        </w:rPr>
      </w:pPr>
      <w:del w:id="1032" w:author="Ирина Коржова" w:date="2026-01-12T15:27:00Z">
        <w:r w:rsidRPr="006600DF" w:rsidDel="00160B0C">
          <w:rPr>
            <w:rFonts w:ascii="Times New Roman" w:hAnsi="Times New Roman"/>
            <w:i/>
            <w:sz w:val="28"/>
            <w:szCs w:val="28"/>
            <w:lang w:val="ru-RU"/>
            <w:rPrChange w:id="1033" w:author="Ирина Коржова" w:date="2026-03-30T12:58:00Z">
              <w:rPr>
                <w:rFonts w:ascii="Times New Roman" w:hAnsi="Times New Roman"/>
                <w:sz w:val="28"/>
                <w:lang w:val="ru-RU"/>
              </w:rPr>
            </w:rPrChange>
          </w:rPr>
          <w:delText>- особый режим доступа и распоряжения лица(-ом) к   криптоактиву(-ом)</w:delText>
        </w:r>
        <w:r w:rsidRPr="006600DF" w:rsidDel="00160B0C">
          <w:rPr>
            <w:rFonts w:ascii="Times New Roman" w:hAnsi="Times New Roman"/>
            <w:i/>
            <w:sz w:val="28"/>
            <w:szCs w:val="28"/>
            <w:rPrChange w:id="1034" w:author="Ирина Коржова" w:date="2026-03-30T12:58:00Z">
              <w:rPr>
                <w:sz w:val="28"/>
              </w:rPr>
            </w:rPrChange>
          </w:rPr>
          <w:footnoteReference w:id="25"/>
        </w:r>
        <w:r w:rsidRPr="006600DF" w:rsidDel="00160B0C">
          <w:rPr>
            <w:rFonts w:ascii="Times New Roman" w:hAnsi="Times New Roman"/>
            <w:i/>
            <w:sz w:val="28"/>
            <w:szCs w:val="28"/>
            <w:lang w:val="ru-RU"/>
            <w:rPrChange w:id="1037" w:author="Ирина Коржова" w:date="2026-03-30T12:58:00Z">
              <w:rPr>
                <w:lang w:val="ru-RU"/>
              </w:rPr>
            </w:rPrChange>
          </w:rPr>
          <w:delText>.</w:delText>
        </w:r>
      </w:del>
    </w:p>
    <w:p w14:paraId="70C22546" w14:textId="04DB98ED" w:rsidR="007B4FFB" w:rsidRPr="006600DF" w:rsidRDefault="007B4FFB">
      <w:pPr>
        <w:spacing w:after="240" w:line="360" w:lineRule="auto"/>
        <w:ind w:firstLine="709"/>
        <w:contextualSpacing/>
        <w:jc w:val="both"/>
        <w:rPr>
          <w:ins w:id="1038" w:author="Ирина Коржова" w:date="2026-01-12T15:27:00Z"/>
          <w:rFonts w:ascii="Times New Roman" w:hAnsi="Times New Roman"/>
          <w:sz w:val="28"/>
          <w:szCs w:val="28"/>
          <w:lang w:val="ru-RU"/>
          <w:rPrChange w:id="1039" w:author="Ирина Коржова" w:date="2026-03-30T12:58:00Z">
            <w:rPr>
              <w:ins w:id="1040" w:author="Ирина Коржова" w:date="2026-01-12T15:27:00Z"/>
              <w:rFonts w:ascii="Times New Roman" w:hAnsi="Times New Roman"/>
              <w:sz w:val="28"/>
              <w:lang w:val="ru-RU"/>
            </w:rPr>
          </w:rPrChange>
        </w:rPr>
      </w:pPr>
      <w:r w:rsidRPr="006600DF">
        <w:rPr>
          <w:rFonts w:ascii="Times New Roman" w:hAnsi="Times New Roman"/>
          <w:i/>
          <w:sz w:val="28"/>
          <w:szCs w:val="28"/>
          <w:lang w:val="ru-RU"/>
          <w:rPrChange w:id="1041" w:author="Ирина Коржова" w:date="2026-03-30T12:58:00Z">
            <w:rPr>
              <w:rFonts w:ascii="Times New Roman" w:hAnsi="Times New Roman"/>
              <w:sz w:val="28"/>
              <w:lang w:val="ru-RU"/>
            </w:rPr>
          </w:rPrChange>
        </w:rPr>
        <w:t>Большие данные</w:t>
      </w:r>
      <w:r w:rsidRPr="006600DF">
        <w:rPr>
          <w:rFonts w:ascii="Times New Roman" w:hAnsi="Times New Roman"/>
          <w:sz w:val="28"/>
          <w:szCs w:val="28"/>
          <w:lang w:val="ru-RU"/>
          <w:rPrChange w:id="1042" w:author="Ирина Коржова" w:date="2026-03-30T12:58:00Z">
            <w:rPr>
              <w:rFonts w:ascii="Times New Roman" w:hAnsi="Times New Roman"/>
              <w:sz w:val="28"/>
              <w:lang w:val="ru-RU"/>
            </w:rPr>
          </w:rPrChange>
        </w:rPr>
        <w:t xml:space="preserve"> </w:t>
      </w:r>
      <w:del w:id="1043" w:author="Ирина Коржова" w:date="2026-01-12T15:27:00Z">
        <w:r w:rsidRPr="006600DF" w:rsidDel="00160B0C">
          <w:rPr>
            <w:rFonts w:ascii="Times New Roman" w:hAnsi="Times New Roman"/>
            <w:sz w:val="28"/>
            <w:szCs w:val="28"/>
            <w:lang w:val="ru-RU"/>
            <w:rPrChange w:id="1044" w:author="Ирина Коржова" w:date="2026-03-30T12:58:00Z">
              <w:rPr>
                <w:rFonts w:ascii="Times New Roman" w:hAnsi="Times New Roman"/>
                <w:sz w:val="28"/>
                <w:lang w:val="ru-RU"/>
              </w:rPr>
            </w:rPrChange>
          </w:rPr>
          <w:delText xml:space="preserve">являются не только совокупностью информации, но также </w:delText>
        </w:r>
      </w:del>
      <w:r w:rsidRPr="006600DF">
        <w:rPr>
          <w:rFonts w:ascii="Times New Roman" w:hAnsi="Times New Roman"/>
          <w:sz w:val="28"/>
          <w:szCs w:val="28"/>
          <w:lang w:val="ru-RU"/>
          <w:rPrChange w:id="1045" w:author="Ирина Коржова" w:date="2026-03-30T12:58:00Z">
            <w:rPr>
              <w:rFonts w:ascii="Times New Roman" w:hAnsi="Times New Roman"/>
              <w:sz w:val="28"/>
              <w:lang w:val="ru-RU"/>
            </w:rPr>
          </w:rPrChange>
        </w:rPr>
        <w:t>обладают свойством актива и могут рассматриваться как объект гражданских прав.</w:t>
      </w:r>
      <w:del w:id="1046" w:author="Ирина Коржова" w:date="2026-01-12T15:27:00Z">
        <w:r w:rsidRPr="006600DF" w:rsidDel="00160B0C">
          <w:rPr>
            <w:rFonts w:ascii="Times New Roman" w:hAnsi="Times New Roman"/>
            <w:sz w:val="28"/>
            <w:szCs w:val="28"/>
            <w:lang w:val="ru-RU"/>
            <w:rPrChange w:id="1047" w:author="Ирина Коржова" w:date="2026-03-30T12:58:00Z">
              <w:rPr>
                <w:rFonts w:ascii="Times New Roman" w:hAnsi="Times New Roman"/>
                <w:sz w:val="28"/>
                <w:lang w:val="ru-RU"/>
              </w:rPr>
            </w:rPrChange>
          </w:rPr>
          <w:delText xml:space="preserve"> При этом дискуссионным является вопрос о том, является ли большие данные самостоятельным объектом интеллектуальных прав либо представляет собой базу данных как массив информации, то есть к какому объекту гражданских прав их относить. Этот вопрос имеет правовое значение с целью возможности дальнейшей охраны и использования тех инструментов и средств правовой защиты, которые предусмотрены для различных объектов гражданских прав</w:delText>
        </w:r>
      </w:del>
      <w:r w:rsidRPr="006600DF">
        <w:rPr>
          <w:rStyle w:val="a3"/>
          <w:rFonts w:ascii="Times New Roman" w:hAnsi="Times New Roman"/>
          <w:sz w:val="28"/>
          <w:szCs w:val="28"/>
          <w:lang w:val="ru-RU"/>
          <w:rPrChange w:id="1048" w:author="Ирина Коржова" w:date="2026-03-30T12:58:00Z">
            <w:rPr>
              <w:rStyle w:val="a3"/>
              <w:rFonts w:ascii="Times New Roman" w:hAnsi="Times New Roman"/>
              <w:sz w:val="28"/>
              <w:lang w:val="ru-RU"/>
            </w:rPr>
          </w:rPrChange>
        </w:rPr>
        <w:footnoteReference w:id="26"/>
      </w:r>
      <w:r w:rsidRPr="006600DF">
        <w:rPr>
          <w:rFonts w:ascii="Times New Roman" w:hAnsi="Times New Roman"/>
          <w:sz w:val="28"/>
          <w:szCs w:val="28"/>
          <w:lang w:val="ru-RU"/>
          <w:rPrChange w:id="1049" w:author="Ирина Коржова" w:date="2026-03-30T12:58:00Z">
            <w:rPr>
              <w:rFonts w:ascii="Times New Roman" w:hAnsi="Times New Roman"/>
              <w:sz w:val="28"/>
              <w:lang w:val="ru-RU"/>
            </w:rPr>
          </w:rPrChange>
        </w:rPr>
        <w:t>.</w:t>
      </w:r>
    </w:p>
    <w:p w14:paraId="11C1A16D" w14:textId="77777777" w:rsidR="00160B0C" w:rsidRPr="006600DF" w:rsidRDefault="00160B0C">
      <w:pPr>
        <w:spacing w:after="240" w:line="360" w:lineRule="auto"/>
        <w:ind w:firstLine="709"/>
        <w:contextualSpacing/>
        <w:jc w:val="both"/>
        <w:rPr>
          <w:ins w:id="1050" w:author="Ирина Коржова" w:date="2026-01-12T15:28:00Z"/>
          <w:rFonts w:ascii="Times New Roman" w:hAnsi="Times New Roman"/>
          <w:sz w:val="28"/>
          <w:szCs w:val="28"/>
          <w:lang w:val="ru-RU"/>
          <w:rPrChange w:id="1051" w:author="Ирина Коржова" w:date="2026-03-30T12:58:00Z">
            <w:rPr>
              <w:ins w:id="1052" w:author="Ирина Коржова" w:date="2026-01-12T15:28:00Z"/>
              <w:rFonts w:ascii="Times New Roman" w:hAnsi="Times New Roman"/>
              <w:sz w:val="28"/>
              <w:lang w:val="ru-RU"/>
            </w:rPr>
          </w:rPrChange>
        </w:rPr>
      </w:pPr>
    </w:p>
    <w:p w14:paraId="0EEA0F84" w14:textId="56B48AA8" w:rsidR="00160B0C" w:rsidRPr="006600DF" w:rsidRDefault="00160B0C">
      <w:pPr>
        <w:spacing w:after="240" w:line="360" w:lineRule="auto"/>
        <w:ind w:firstLine="709"/>
        <w:contextualSpacing/>
        <w:jc w:val="both"/>
        <w:rPr>
          <w:ins w:id="1053" w:author="Ирина Коржова" w:date="2026-01-12T15:31:00Z"/>
          <w:rFonts w:ascii="Times New Roman" w:hAnsi="Times New Roman"/>
          <w:sz w:val="28"/>
          <w:szCs w:val="28"/>
          <w:lang w:val="ru-RU"/>
          <w:rPrChange w:id="1054" w:author="Ирина Коржова" w:date="2026-03-30T12:58:00Z">
            <w:rPr>
              <w:ins w:id="1055" w:author="Ирина Коржова" w:date="2026-01-12T15:31:00Z"/>
              <w:rFonts w:ascii="Times New Roman" w:hAnsi="Times New Roman"/>
              <w:sz w:val="28"/>
              <w:lang w:val="ru-RU"/>
            </w:rPr>
          </w:rPrChange>
        </w:rPr>
      </w:pPr>
      <w:ins w:id="1056" w:author="Ирина Коржова" w:date="2026-01-12T15:28:00Z">
        <w:r w:rsidRPr="006600DF">
          <w:rPr>
            <w:rFonts w:ascii="Times New Roman" w:hAnsi="Times New Roman"/>
            <w:sz w:val="28"/>
            <w:szCs w:val="28"/>
            <w:lang w:val="ru-RU"/>
            <w:rPrChange w:id="1057" w:author="Ирина Коржова" w:date="2026-03-30T12:58:00Z">
              <w:rPr>
                <w:rFonts w:ascii="Times New Roman" w:hAnsi="Times New Roman"/>
                <w:sz w:val="28"/>
                <w:lang w:val="ru-RU"/>
              </w:rPr>
            </w:rPrChange>
          </w:rPr>
          <w:t xml:space="preserve">Существенным отличием «заимствования» правовых институтов под влиянием цифровой технологии в том, что </w:t>
        </w:r>
      </w:ins>
      <w:ins w:id="1058" w:author="Ирина Коржова" w:date="2026-01-12T15:29:00Z">
        <w:r w:rsidRPr="006600DF">
          <w:rPr>
            <w:rFonts w:ascii="Times New Roman" w:hAnsi="Times New Roman"/>
            <w:sz w:val="28"/>
            <w:szCs w:val="28"/>
            <w:lang w:val="ru-RU"/>
            <w:rPrChange w:id="1059" w:author="Ирина Коржова" w:date="2026-03-30T12:58:00Z">
              <w:rPr>
                <w:rFonts w:ascii="Times New Roman" w:hAnsi="Times New Roman"/>
                <w:sz w:val="28"/>
                <w:lang w:val="ru-RU"/>
              </w:rPr>
            </w:rPrChange>
          </w:rPr>
          <w:t xml:space="preserve">правовая природа объектом </w:t>
        </w:r>
        <w:r w:rsidRPr="006600DF">
          <w:rPr>
            <w:rFonts w:ascii="Times New Roman" w:hAnsi="Times New Roman"/>
            <w:sz w:val="28"/>
            <w:szCs w:val="28"/>
            <w:lang w:val="ru-RU"/>
            <w:rPrChange w:id="1060" w:author="Ирина Коржова" w:date="2026-03-30T12:58:00Z">
              <w:rPr>
                <w:rFonts w:ascii="Times New Roman" w:hAnsi="Times New Roman"/>
                <w:sz w:val="28"/>
                <w:lang w:val="ru-RU"/>
              </w:rPr>
            </w:rPrChange>
          </w:rPr>
          <w:lastRenderedPageBreak/>
          <w:t xml:space="preserve">технической природой которой является </w:t>
        </w:r>
        <w:r w:rsidRPr="006600DF">
          <w:rPr>
            <w:rFonts w:ascii="Times New Roman" w:hAnsi="Times New Roman"/>
            <w:b/>
            <w:sz w:val="28"/>
            <w:szCs w:val="28"/>
            <w:lang w:val="ru-RU"/>
            <w:rPrChange w:id="1061" w:author="Ирина Коржова" w:date="2026-03-30T12:58:00Z">
              <w:rPr>
                <w:rFonts w:ascii="Times New Roman" w:hAnsi="Times New Roman"/>
                <w:sz w:val="28"/>
                <w:lang w:val="ru-RU"/>
              </w:rPr>
            </w:rPrChange>
          </w:rPr>
          <w:t>цифровая информация</w:t>
        </w:r>
        <w:r w:rsidRPr="006600DF">
          <w:rPr>
            <w:rFonts w:ascii="Times New Roman" w:hAnsi="Times New Roman"/>
            <w:sz w:val="28"/>
            <w:szCs w:val="28"/>
            <w:lang w:val="ru-RU"/>
            <w:rPrChange w:id="1062" w:author="Ирина Коржова" w:date="2026-03-30T12:58:00Z">
              <w:rPr>
                <w:rFonts w:ascii="Times New Roman" w:hAnsi="Times New Roman"/>
                <w:sz w:val="28"/>
                <w:lang w:val="ru-RU"/>
              </w:rPr>
            </w:rPrChange>
          </w:rPr>
          <w:t xml:space="preserve"> в том, </w:t>
        </w:r>
        <w:r w:rsidRPr="006600DF">
          <w:rPr>
            <w:rFonts w:ascii="Times New Roman" w:hAnsi="Times New Roman"/>
            <w:b/>
            <w:sz w:val="28"/>
            <w:szCs w:val="28"/>
            <w:lang w:val="ru-RU"/>
            <w:rPrChange w:id="1063" w:author="Ирина Коржова" w:date="2026-03-30T12:58:00Z">
              <w:rPr>
                <w:rFonts w:ascii="Times New Roman" w:hAnsi="Times New Roman"/>
                <w:sz w:val="28"/>
                <w:lang w:val="ru-RU"/>
              </w:rPr>
            </w:rPrChange>
          </w:rPr>
          <w:t>правовые режимы</w:t>
        </w:r>
        <w:r w:rsidRPr="006600DF">
          <w:rPr>
            <w:rFonts w:ascii="Times New Roman" w:hAnsi="Times New Roman"/>
            <w:sz w:val="28"/>
            <w:szCs w:val="28"/>
            <w:lang w:val="ru-RU"/>
            <w:rPrChange w:id="1064" w:author="Ирина Коржова" w:date="2026-03-30T12:58:00Z">
              <w:rPr>
                <w:rFonts w:ascii="Times New Roman" w:hAnsi="Times New Roman"/>
                <w:sz w:val="28"/>
                <w:lang w:val="ru-RU"/>
              </w:rPr>
            </w:rPrChange>
          </w:rPr>
          <w:t xml:space="preserve"> </w:t>
        </w:r>
        <w:r w:rsidRPr="006600DF">
          <w:rPr>
            <w:rFonts w:ascii="Times New Roman" w:hAnsi="Times New Roman"/>
            <w:b/>
            <w:sz w:val="28"/>
            <w:szCs w:val="28"/>
            <w:lang w:val="ru-RU"/>
            <w:rPrChange w:id="1065" w:author="Ирина Коржова" w:date="2026-03-30T12:58:00Z">
              <w:rPr>
                <w:rFonts w:ascii="Times New Roman" w:hAnsi="Times New Roman"/>
                <w:sz w:val="28"/>
                <w:lang w:val="ru-RU"/>
              </w:rPr>
            </w:rPrChange>
          </w:rPr>
          <w:t>не симметричны</w:t>
        </w:r>
        <w:r w:rsidRPr="006600DF">
          <w:rPr>
            <w:rFonts w:ascii="Times New Roman" w:hAnsi="Times New Roman"/>
            <w:sz w:val="28"/>
            <w:szCs w:val="28"/>
            <w:lang w:val="ru-RU"/>
            <w:rPrChange w:id="1066" w:author="Ирина Коржова" w:date="2026-03-30T12:58:00Z">
              <w:rPr>
                <w:rFonts w:ascii="Times New Roman" w:hAnsi="Times New Roman"/>
                <w:sz w:val="28"/>
                <w:lang w:val="ru-RU"/>
              </w:rPr>
            </w:rPrChange>
          </w:rPr>
          <w:t xml:space="preserve">. </w:t>
        </w:r>
      </w:ins>
      <w:ins w:id="1067" w:author="Ирина Коржова" w:date="2026-01-12T15:31:00Z">
        <w:r w:rsidR="00AB632D" w:rsidRPr="006600DF">
          <w:rPr>
            <w:rFonts w:ascii="Times New Roman" w:hAnsi="Times New Roman"/>
            <w:sz w:val="28"/>
            <w:szCs w:val="28"/>
            <w:lang w:val="ru-RU"/>
            <w:rPrChange w:id="1068" w:author="Ирина Коржова" w:date="2026-03-30T12:58:00Z">
              <w:rPr>
                <w:rFonts w:ascii="Times New Roman" w:hAnsi="Times New Roman"/>
                <w:sz w:val="28"/>
                <w:lang w:val="ru-RU"/>
              </w:rPr>
            </w:rPrChange>
          </w:rPr>
          <w:t>(хотя могут называться одинаково)</w:t>
        </w:r>
      </w:ins>
    </w:p>
    <w:p w14:paraId="21D311FD" w14:textId="77777777" w:rsidR="00AB632D" w:rsidRPr="006600DF" w:rsidRDefault="00AB632D">
      <w:pPr>
        <w:spacing w:after="240" w:line="360" w:lineRule="auto"/>
        <w:ind w:firstLine="709"/>
        <w:contextualSpacing/>
        <w:jc w:val="both"/>
        <w:rPr>
          <w:ins w:id="1069" w:author="Ирина Коржова" w:date="2026-01-12T15:33:00Z"/>
          <w:rFonts w:ascii="Times New Roman" w:hAnsi="Times New Roman"/>
          <w:sz w:val="28"/>
          <w:szCs w:val="28"/>
          <w:lang w:val="ru-RU"/>
          <w:rPrChange w:id="1070" w:author="Ирина Коржова" w:date="2026-03-30T12:58:00Z">
            <w:rPr>
              <w:ins w:id="1071" w:author="Ирина Коржова" w:date="2026-01-12T15:33:00Z"/>
              <w:rFonts w:ascii="Times New Roman" w:hAnsi="Times New Roman"/>
              <w:sz w:val="28"/>
              <w:lang w:val="ru-RU"/>
            </w:rPr>
          </w:rPrChange>
        </w:rPr>
      </w:pPr>
      <w:ins w:id="1072" w:author="Ирина Коржова" w:date="2026-01-12T15:32:00Z">
        <w:r w:rsidRPr="006600DF">
          <w:rPr>
            <w:rFonts w:ascii="Times New Roman" w:hAnsi="Times New Roman"/>
            <w:sz w:val="28"/>
            <w:szCs w:val="28"/>
            <w:lang w:val="ru-RU"/>
            <w:rPrChange w:id="1073" w:author="Ирина Коржова" w:date="2026-03-30T12:58:00Z">
              <w:rPr>
                <w:rFonts w:ascii="Times New Roman" w:hAnsi="Times New Roman"/>
                <w:sz w:val="28"/>
                <w:lang w:val="ru-RU"/>
              </w:rPr>
            </w:rPrChange>
          </w:rPr>
          <w:t xml:space="preserve">Для понятности приведем </w:t>
        </w:r>
        <w:r w:rsidRPr="006600DF">
          <w:rPr>
            <w:rFonts w:ascii="Times New Roman" w:hAnsi="Times New Roman"/>
            <w:i/>
            <w:sz w:val="28"/>
            <w:szCs w:val="28"/>
            <w:lang w:val="ru-RU"/>
            <w:rPrChange w:id="1074" w:author="Ирина Коржова" w:date="2026-03-30T12:58:00Z">
              <w:rPr>
                <w:rFonts w:ascii="Times New Roman" w:hAnsi="Times New Roman"/>
                <w:sz w:val="28"/>
                <w:lang w:val="ru-RU"/>
              </w:rPr>
            </w:rPrChange>
          </w:rPr>
          <w:t>пример симметричных</w:t>
        </w:r>
        <w:r w:rsidRPr="006600DF">
          <w:rPr>
            <w:rFonts w:ascii="Times New Roman" w:hAnsi="Times New Roman"/>
            <w:sz w:val="28"/>
            <w:szCs w:val="28"/>
            <w:lang w:val="ru-RU"/>
            <w:rPrChange w:id="1075" w:author="Ирина Коржова" w:date="2026-03-30T12:58:00Z">
              <w:rPr>
                <w:rFonts w:ascii="Times New Roman" w:hAnsi="Times New Roman"/>
                <w:sz w:val="28"/>
                <w:lang w:val="ru-RU"/>
              </w:rPr>
            </w:rPrChange>
          </w:rPr>
          <w:t xml:space="preserve"> </w:t>
        </w:r>
      </w:ins>
      <w:ins w:id="1076" w:author="Ирина Коржова" w:date="2026-01-12T15:33:00Z">
        <w:r w:rsidRPr="006600DF">
          <w:rPr>
            <w:rFonts w:ascii="Times New Roman" w:hAnsi="Times New Roman"/>
            <w:sz w:val="28"/>
            <w:szCs w:val="28"/>
            <w:lang w:val="ru-RU"/>
            <w:rPrChange w:id="1077" w:author="Ирина Коржова" w:date="2026-03-30T12:58:00Z">
              <w:rPr>
                <w:rFonts w:ascii="Times New Roman" w:hAnsi="Times New Roman"/>
                <w:sz w:val="28"/>
                <w:lang w:val="ru-RU"/>
              </w:rPr>
            </w:rPrChange>
          </w:rPr>
          <w:t xml:space="preserve">правовых </w:t>
        </w:r>
        <w:proofErr w:type="spellStart"/>
        <w:r w:rsidRPr="006600DF">
          <w:rPr>
            <w:rFonts w:ascii="Times New Roman" w:hAnsi="Times New Roman"/>
            <w:sz w:val="28"/>
            <w:szCs w:val="28"/>
            <w:lang w:val="ru-RU"/>
            <w:rPrChange w:id="1078" w:author="Ирина Коржова" w:date="2026-03-30T12:58:00Z">
              <w:rPr>
                <w:rFonts w:ascii="Times New Roman" w:hAnsi="Times New Roman"/>
                <w:sz w:val="28"/>
                <w:lang w:val="ru-RU"/>
              </w:rPr>
            </w:rPrChange>
          </w:rPr>
          <w:t>интситутов</w:t>
        </w:r>
        <w:proofErr w:type="spellEnd"/>
        <w:r w:rsidRPr="006600DF">
          <w:rPr>
            <w:rFonts w:ascii="Times New Roman" w:hAnsi="Times New Roman"/>
            <w:sz w:val="28"/>
            <w:szCs w:val="28"/>
            <w:lang w:val="ru-RU"/>
            <w:rPrChange w:id="1079" w:author="Ирина Коржова" w:date="2026-03-30T12:58:00Z">
              <w:rPr>
                <w:rFonts w:ascii="Times New Roman" w:hAnsi="Times New Roman"/>
                <w:sz w:val="28"/>
                <w:lang w:val="ru-RU"/>
              </w:rPr>
            </w:rPrChange>
          </w:rPr>
          <w:t>, которые регулируются законодательством, соответствующему той или иной отрасли права.</w:t>
        </w:r>
      </w:ins>
    </w:p>
    <w:p w14:paraId="65AF1796" w14:textId="45696059" w:rsidR="00AB632D" w:rsidRPr="006600DF" w:rsidRDefault="00AB632D">
      <w:pPr>
        <w:spacing w:after="240" w:line="360" w:lineRule="auto"/>
        <w:ind w:firstLine="709"/>
        <w:contextualSpacing/>
        <w:jc w:val="both"/>
        <w:rPr>
          <w:ins w:id="1080" w:author="Ирина Коржова" w:date="2026-01-12T15:32:00Z"/>
          <w:rFonts w:ascii="Times New Roman" w:hAnsi="Times New Roman"/>
          <w:sz w:val="28"/>
          <w:szCs w:val="28"/>
          <w:lang w:val="ru-RU"/>
          <w:rPrChange w:id="1081" w:author="Ирина Коржова" w:date="2026-03-30T12:58:00Z">
            <w:rPr>
              <w:ins w:id="1082" w:author="Ирина Коржова" w:date="2026-01-12T15:32:00Z"/>
              <w:rFonts w:ascii="Times New Roman" w:hAnsi="Times New Roman"/>
              <w:sz w:val="28"/>
              <w:lang w:val="ru-RU"/>
            </w:rPr>
          </w:rPrChange>
        </w:rPr>
      </w:pPr>
      <w:ins w:id="1083" w:author="Ирина Коржова" w:date="2026-01-12T15:33:00Z">
        <w:r w:rsidRPr="006600DF">
          <w:rPr>
            <w:rFonts w:ascii="Times New Roman" w:hAnsi="Times New Roman"/>
            <w:sz w:val="28"/>
            <w:szCs w:val="28"/>
            <w:lang w:val="ru-RU"/>
            <w:rPrChange w:id="1084" w:author="Ирина Коржова" w:date="2026-03-30T12:58:00Z">
              <w:rPr>
                <w:rFonts w:ascii="Times New Roman" w:hAnsi="Times New Roman"/>
                <w:sz w:val="28"/>
                <w:lang w:val="ru-RU"/>
              </w:rPr>
            </w:rPrChange>
          </w:rPr>
          <w:t xml:space="preserve">…. </w:t>
        </w:r>
      </w:ins>
    </w:p>
    <w:p w14:paraId="5F9216E1" w14:textId="76A2187C" w:rsidR="00160B0C" w:rsidRPr="006600DF" w:rsidRDefault="00160B0C">
      <w:pPr>
        <w:spacing w:after="240" w:line="360" w:lineRule="auto"/>
        <w:ind w:firstLine="709"/>
        <w:contextualSpacing/>
        <w:jc w:val="both"/>
        <w:rPr>
          <w:ins w:id="1085" w:author="Ирина Коржова" w:date="2026-01-12T15:34:00Z"/>
          <w:rFonts w:ascii="Times New Roman" w:hAnsi="Times New Roman"/>
          <w:sz w:val="28"/>
          <w:szCs w:val="28"/>
          <w:lang w:val="ru-RU"/>
          <w:rPrChange w:id="1086" w:author="Ирина Коржова" w:date="2026-03-30T12:58:00Z">
            <w:rPr>
              <w:ins w:id="1087" w:author="Ирина Коржова" w:date="2026-01-12T15:34:00Z"/>
              <w:rFonts w:ascii="Times New Roman" w:hAnsi="Times New Roman"/>
              <w:sz w:val="28"/>
              <w:lang w:val="ru-RU"/>
            </w:rPr>
          </w:rPrChange>
        </w:rPr>
      </w:pPr>
      <w:ins w:id="1088" w:author="Ирина Коржова" w:date="2026-01-12T15:31:00Z">
        <w:r w:rsidRPr="006600DF">
          <w:rPr>
            <w:rFonts w:ascii="Times New Roman" w:hAnsi="Times New Roman"/>
            <w:sz w:val="28"/>
            <w:szCs w:val="28"/>
            <w:lang w:val="ru-RU"/>
            <w:rPrChange w:id="1089" w:author="Ирина Коржова" w:date="2026-03-30T12:58:00Z">
              <w:rPr>
                <w:rFonts w:ascii="Times New Roman" w:hAnsi="Times New Roman"/>
                <w:sz w:val="28"/>
                <w:lang w:val="ru-RU"/>
              </w:rPr>
            </w:rPrChange>
          </w:rPr>
          <w:t xml:space="preserve">Классический </w:t>
        </w:r>
        <w:r w:rsidRPr="006600DF">
          <w:rPr>
            <w:rFonts w:ascii="Times New Roman" w:hAnsi="Times New Roman"/>
            <w:i/>
            <w:sz w:val="28"/>
            <w:szCs w:val="28"/>
            <w:lang w:val="ru-RU"/>
            <w:rPrChange w:id="1090" w:author="Ирина Коржова" w:date="2026-03-30T12:58:00Z">
              <w:rPr>
                <w:rFonts w:ascii="Times New Roman" w:hAnsi="Times New Roman"/>
                <w:sz w:val="28"/>
                <w:lang w:val="ru-RU"/>
              </w:rPr>
            </w:rPrChange>
          </w:rPr>
          <w:t>пример</w:t>
        </w:r>
      </w:ins>
      <w:ins w:id="1091" w:author="Ирина Коржова" w:date="2026-01-12T15:34:00Z">
        <w:r w:rsidR="00AB632D" w:rsidRPr="006600DF">
          <w:rPr>
            <w:rFonts w:ascii="Times New Roman" w:hAnsi="Times New Roman"/>
            <w:i/>
            <w:sz w:val="28"/>
            <w:szCs w:val="28"/>
            <w:lang w:val="ru-RU"/>
            <w:rPrChange w:id="1092" w:author="Ирина Коржова" w:date="2026-03-30T12:58:00Z">
              <w:rPr>
                <w:rFonts w:ascii="Times New Roman" w:hAnsi="Times New Roman"/>
                <w:sz w:val="28"/>
                <w:lang w:val="ru-RU"/>
              </w:rPr>
            </w:rPrChange>
          </w:rPr>
          <w:t xml:space="preserve"> не симметричных отраслей права</w:t>
        </w:r>
      </w:ins>
      <w:ins w:id="1093" w:author="Ирина Коржова" w:date="2026-01-12T15:31:00Z">
        <w:r w:rsidRPr="006600DF">
          <w:rPr>
            <w:rFonts w:ascii="Times New Roman" w:hAnsi="Times New Roman"/>
            <w:sz w:val="28"/>
            <w:szCs w:val="28"/>
            <w:lang w:val="ru-RU"/>
            <w:rPrChange w:id="1094" w:author="Ирина Коржова" w:date="2026-03-30T12:58:00Z">
              <w:rPr>
                <w:rFonts w:ascii="Times New Roman" w:hAnsi="Times New Roman"/>
                <w:sz w:val="28"/>
                <w:lang w:val="ru-RU"/>
              </w:rPr>
            </w:rPrChange>
          </w:rPr>
          <w:t xml:space="preserve"> – доменное имя </w:t>
        </w:r>
        <w:r w:rsidR="00AB632D" w:rsidRPr="006600DF">
          <w:rPr>
            <w:rFonts w:ascii="Times New Roman" w:hAnsi="Times New Roman"/>
            <w:sz w:val="28"/>
            <w:szCs w:val="28"/>
            <w:lang w:val="ru-RU"/>
            <w:rPrChange w:id="1095" w:author="Ирина Коржова" w:date="2026-03-30T12:58:00Z">
              <w:rPr>
                <w:rFonts w:ascii="Times New Roman" w:hAnsi="Times New Roman"/>
                <w:sz w:val="28"/>
                <w:lang w:val="ru-RU"/>
              </w:rPr>
            </w:rPrChange>
          </w:rPr>
          <w:t xml:space="preserve">в гражданском и </w:t>
        </w:r>
      </w:ins>
      <w:ins w:id="1096" w:author="Ирина Коржова" w:date="2026-01-12T15:32:00Z">
        <w:r w:rsidR="00AB632D" w:rsidRPr="006600DF">
          <w:rPr>
            <w:rFonts w:ascii="Times New Roman" w:hAnsi="Times New Roman"/>
            <w:sz w:val="28"/>
            <w:szCs w:val="28"/>
            <w:lang w:val="ru-RU"/>
            <w:rPrChange w:id="1097" w:author="Ирина Коржова" w:date="2026-03-30T12:58:00Z">
              <w:rPr>
                <w:rFonts w:ascii="Times New Roman" w:hAnsi="Times New Roman"/>
                <w:sz w:val="28"/>
                <w:lang w:val="ru-RU"/>
              </w:rPr>
            </w:rPrChange>
          </w:rPr>
          <w:t>информационном</w:t>
        </w:r>
      </w:ins>
      <w:ins w:id="1098" w:author="Ирина Коржова" w:date="2026-01-12T15:31:00Z">
        <w:r w:rsidR="00AB632D" w:rsidRPr="006600DF">
          <w:rPr>
            <w:rFonts w:ascii="Times New Roman" w:hAnsi="Times New Roman"/>
            <w:sz w:val="28"/>
            <w:szCs w:val="28"/>
            <w:lang w:val="ru-RU"/>
            <w:rPrChange w:id="1099" w:author="Ирина Коржова" w:date="2026-03-30T12:58:00Z">
              <w:rPr>
                <w:rFonts w:ascii="Times New Roman" w:hAnsi="Times New Roman"/>
                <w:sz w:val="28"/>
                <w:lang w:val="ru-RU"/>
              </w:rPr>
            </w:rPrChange>
          </w:rPr>
          <w:t xml:space="preserve"> праве. </w:t>
        </w:r>
      </w:ins>
    </w:p>
    <w:p w14:paraId="439256C4" w14:textId="403D984B" w:rsidR="00AB632D" w:rsidRPr="006600DF" w:rsidRDefault="00AB632D">
      <w:pPr>
        <w:spacing w:after="240" w:line="360" w:lineRule="auto"/>
        <w:ind w:firstLine="709"/>
        <w:contextualSpacing/>
        <w:jc w:val="both"/>
        <w:rPr>
          <w:ins w:id="1100" w:author="Ирина Коржова" w:date="2026-01-12T15:28:00Z"/>
          <w:rFonts w:ascii="Times New Roman" w:hAnsi="Times New Roman"/>
          <w:sz w:val="28"/>
          <w:szCs w:val="28"/>
          <w:lang w:val="ru-RU"/>
          <w:rPrChange w:id="1101" w:author="Ирина Коржова" w:date="2026-03-30T12:58:00Z">
            <w:rPr>
              <w:ins w:id="1102" w:author="Ирина Коржова" w:date="2026-01-12T15:28:00Z"/>
              <w:rFonts w:ascii="Times New Roman" w:hAnsi="Times New Roman"/>
              <w:sz w:val="28"/>
              <w:lang w:val="ru-RU"/>
            </w:rPr>
          </w:rPrChange>
        </w:rPr>
      </w:pPr>
      <w:ins w:id="1103" w:author="Ирина Коржова" w:date="2026-01-12T15:34:00Z">
        <w:r w:rsidRPr="006600DF">
          <w:rPr>
            <w:rFonts w:ascii="Times New Roman" w:hAnsi="Times New Roman"/>
            <w:sz w:val="28"/>
            <w:szCs w:val="28"/>
            <w:lang w:val="ru-RU"/>
            <w:rPrChange w:id="1104" w:author="Ирина Коржова" w:date="2026-03-30T12:58:00Z">
              <w:rPr>
                <w:rFonts w:ascii="Times New Roman" w:hAnsi="Times New Roman"/>
                <w:sz w:val="28"/>
                <w:lang w:val="ru-RU"/>
              </w:rPr>
            </w:rPrChange>
          </w:rPr>
          <w:t xml:space="preserve">Риски противоречивого регулирования … </w:t>
        </w:r>
      </w:ins>
    </w:p>
    <w:p w14:paraId="062A7EBB" w14:textId="4C770A33" w:rsidR="00160B0C" w:rsidRPr="006600DF" w:rsidRDefault="00160B0C">
      <w:pPr>
        <w:spacing w:after="240" w:line="360" w:lineRule="auto"/>
        <w:ind w:firstLine="709"/>
        <w:contextualSpacing/>
        <w:jc w:val="both"/>
        <w:rPr>
          <w:ins w:id="1105" w:author="Ирина Коржова" w:date="2026-01-12T15:27:00Z"/>
          <w:rFonts w:ascii="Times New Roman" w:hAnsi="Times New Roman"/>
          <w:b/>
          <w:i/>
          <w:iCs/>
          <w:sz w:val="28"/>
          <w:szCs w:val="28"/>
          <w:lang w:val="ru-RU"/>
          <w:rPrChange w:id="1106" w:author="Ирина Коржова" w:date="2026-03-30T12:58:00Z">
            <w:rPr>
              <w:ins w:id="1107" w:author="Ирина Коржова" w:date="2026-01-12T15:27:00Z"/>
              <w:rFonts w:ascii="Times New Roman" w:hAnsi="Times New Roman"/>
              <w:b/>
              <w:i/>
              <w:iCs/>
              <w:sz w:val="28"/>
              <w:lang w:val="ru-RU"/>
            </w:rPr>
          </w:rPrChange>
        </w:rPr>
      </w:pPr>
      <w:ins w:id="1108" w:author="Ирина Коржова" w:date="2026-01-12T15:29:00Z">
        <w:r w:rsidRPr="006600DF">
          <w:rPr>
            <w:rFonts w:ascii="Times New Roman" w:hAnsi="Times New Roman"/>
            <w:sz w:val="28"/>
            <w:szCs w:val="28"/>
            <w:lang w:val="ru-RU"/>
            <w:rPrChange w:id="1109" w:author="Ирина Коржова" w:date="2026-03-30T12:58:00Z">
              <w:rPr>
                <w:rFonts w:ascii="Times New Roman" w:hAnsi="Times New Roman"/>
                <w:sz w:val="28"/>
                <w:lang w:val="ru-RU"/>
              </w:rPr>
            </w:rPrChange>
          </w:rPr>
          <w:t xml:space="preserve">В этой связи появляется потребность классификации цифровой информации </w:t>
        </w:r>
        <w:r w:rsidRPr="006600DF">
          <w:rPr>
            <w:rFonts w:ascii="Times New Roman" w:hAnsi="Times New Roman"/>
            <w:b/>
            <w:i/>
            <w:sz w:val="28"/>
            <w:szCs w:val="28"/>
            <w:highlight w:val="cyan"/>
            <w:lang w:val="ru-RU"/>
            <w:rPrChange w:id="1110" w:author="Ирина Коржова" w:date="2026-03-30T12:58:00Z">
              <w:rPr>
                <w:rFonts w:ascii="Times New Roman" w:hAnsi="Times New Roman"/>
                <w:sz w:val="28"/>
                <w:lang w:val="ru-RU"/>
              </w:rPr>
            </w:rPrChange>
          </w:rPr>
          <w:t>п</w:t>
        </w:r>
      </w:ins>
      <w:ins w:id="1111" w:author="Ирина Коржова" w:date="2026-01-12T15:27:00Z">
        <w:r w:rsidRPr="006600DF">
          <w:rPr>
            <w:rFonts w:ascii="Times New Roman" w:hAnsi="Times New Roman"/>
            <w:b/>
            <w:i/>
            <w:iCs/>
            <w:sz w:val="28"/>
            <w:szCs w:val="28"/>
            <w:highlight w:val="cyan"/>
            <w:lang w:val="ru-RU"/>
            <w:rPrChange w:id="1112" w:author="Ирина Коржова" w:date="2026-03-30T12:58:00Z">
              <w:rPr>
                <w:rFonts w:ascii="Times New Roman" w:hAnsi="Times New Roman"/>
                <w:b/>
                <w:i/>
                <w:iCs/>
                <w:sz w:val="28"/>
                <w:highlight w:val="green"/>
                <w:lang w:val="ru-RU"/>
              </w:rPr>
            </w:rPrChange>
          </w:rPr>
          <w:t>о отраслям права, предметом, объектом регулирования которой является цифровая информация</w:t>
        </w:r>
      </w:ins>
    </w:p>
    <w:p w14:paraId="274C7D03" w14:textId="77777777" w:rsidR="00160B0C" w:rsidRPr="006600DF" w:rsidRDefault="00160B0C">
      <w:pPr>
        <w:spacing w:after="240" w:line="360" w:lineRule="auto"/>
        <w:ind w:firstLine="709"/>
        <w:contextualSpacing/>
        <w:jc w:val="both"/>
        <w:rPr>
          <w:ins w:id="1113" w:author="Ирина Коржова" w:date="2026-01-12T15:27:00Z"/>
          <w:rFonts w:ascii="Times New Roman" w:hAnsi="Times New Roman"/>
          <w:sz w:val="28"/>
          <w:szCs w:val="28"/>
          <w:lang w:val="ru-RU"/>
          <w:rPrChange w:id="1114" w:author="Ирина Коржова" w:date="2026-03-30T12:58:00Z">
            <w:rPr>
              <w:ins w:id="1115" w:author="Ирина Коржова" w:date="2026-01-12T15:27:00Z"/>
              <w:rFonts w:ascii="Times New Roman" w:hAnsi="Times New Roman"/>
              <w:sz w:val="28"/>
              <w:lang w:val="ru-RU"/>
            </w:rPr>
          </w:rPrChange>
        </w:rPr>
      </w:pPr>
      <w:ins w:id="1116" w:author="Ирина Коржова" w:date="2026-01-12T15:27:00Z">
        <w:r w:rsidRPr="006600DF">
          <w:rPr>
            <w:rFonts w:ascii="Times New Roman" w:hAnsi="Times New Roman"/>
            <w:sz w:val="28"/>
            <w:szCs w:val="28"/>
            <w:lang w:val="ru-RU"/>
            <w:rPrChange w:id="1117" w:author="Ирина Коржова" w:date="2026-03-30T12:58:00Z">
              <w:rPr>
                <w:rFonts w:ascii="Times New Roman" w:hAnsi="Times New Roman"/>
                <w:sz w:val="28"/>
                <w:lang w:val="ru-RU"/>
              </w:rPr>
            </w:rPrChange>
          </w:rPr>
          <w:t>Цифровая информация как объект правового регулирования приобретает различные юридические качества в зависимости от отрасли права, в рамках которой она рассматривается. Её правовой режим, состав и защита определяются спецификой охраняемых общественных отношений.</w:t>
        </w:r>
      </w:ins>
    </w:p>
    <w:p w14:paraId="3C64B4F5" w14:textId="77777777" w:rsidR="00160B0C" w:rsidRPr="006600DF" w:rsidRDefault="00160B0C">
      <w:pPr>
        <w:spacing w:after="240" w:line="360" w:lineRule="auto"/>
        <w:ind w:firstLine="709"/>
        <w:contextualSpacing/>
        <w:jc w:val="both"/>
        <w:rPr>
          <w:ins w:id="1118" w:author="Ирина Коржова" w:date="2026-01-12T15:27:00Z"/>
          <w:rFonts w:ascii="Times New Roman" w:hAnsi="Times New Roman"/>
          <w:sz w:val="28"/>
          <w:szCs w:val="28"/>
          <w:lang w:val="ru-RU"/>
          <w:rPrChange w:id="1119" w:author="Ирина Коржова" w:date="2026-03-30T12:58:00Z">
            <w:rPr>
              <w:ins w:id="1120" w:author="Ирина Коржова" w:date="2026-01-12T15:27:00Z"/>
              <w:rFonts w:ascii="Times New Roman" w:hAnsi="Times New Roman"/>
              <w:sz w:val="28"/>
              <w:lang w:val="ru-RU"/>
            </w:rPr>
          </w:rPrChange>
        </w:rPr>
      </w:pPr>
      <w:ins w:id="1121" w:author="Ирина Коржова" w:date="2026-01-12T15:27:00Z">
        <w:r w:rsidRPr="006600DF">
          <w:rPr>
            <w:rFonts w:ascii="Times New Roman" w:hAnsi="Times New Roman"/>
            <w:sz w:val="28"/>
            <w:szCs w:val="28"/>
            <w:lang w:val="ru-RU"/>
            <w:rPrChange w:id="1122" w:author="Ирина Коржова" w:date="2026-03-30T12:58:00Z">
              <w:rPr>
                <w:rFonts w:ascii="Times New Roman" w:hAnsi="Times New Roman"/>
                <w:sz w:val="28"/>
                <w:lang w:val="ru-RU"/>
              </w:rPr>
            </w:rPrChange>
          </w:rPr>
          <w:t xml:space="preserve">1. Цифровая информация </w:t>
        </w:r>
        <w:r w:rsidRPr="006600DF">
          <w:rPr>
            <w:rFonts w:ascii="Times New Roman" w:hAnsi="Times New Roman"/>
            <w:b/>
            <w:sz w:val="28"/>
            <w:szCs w:val="28"/>
            <w:lang w:val="ru-RU"/>
            <w:rPrChange w:id="1123" w:author="Ирина Коржова" w:date="2026-03-30T12:58:00Z">
              <w:rPr>
                <w:rFonts w:ascii="Times New Roman" w:hAnsi="Times New Roman"/>
                <w:b/>
                <w:sz w:val="28"/>
                <w:lang w:val="ru-RU"/>
              </w:rPr>
            </w:rPrChange>
          </w:rPr>
          <w:t>в гражданском праве</w:t>
        </w:r>
      </w:ins>
    </w:p>
    <w:p w14:paraId="7E7EDECF" w14:textId="77777777" w:rsidR="00160B0C" w:rsidRPr="006600DF" w:rsidRDefault="00160B0C">
      <w:pPr>
        <w:spacing w:after="240" w:line="360" w:lineRule="auto"/>
        <w:ind w:firstLine="709"/>
        <w:contextualSpacing/>
        <w:jc w:val="both"/>
        <w:rPr>
          <w:ins w:id="1124" w:author="Ирина Коржова" w:date="2026-01-12T15:27:00Z"/>
          <w:rFonts w:ascii="Times New Roman" w:hAnsi="Times New Roman"/>
          <w:sz w:val="28"/>
          <w:szCs w:val="28"/>
          <w:lang w:val="ru-RU"/>
          <w:rPrChange w:id="1125" w:author="Ирина Коржова" w:date="2026-03-30T12:58:00Z">
            <w:rPr>
              <w:ins w:id="1126" w:author="Ирина Коржова" w:date="2026-01-12T15:27:00Z"/>
              <w:rFonts w:ascii="Times New Roman" w:hAnsi="Times New Roman"/>
              <w:sz w:val="28"/>
              <w:lang w:val="ru-RU"/>
            </w:rPr>
          </w:rPrChange>
        </w:rPr>
      </w:pPr>
      <w:ins w:id="1127" w:author="Ирина Коржова" w:date="2026-01-12T15:27:00Z">
        <w:r w:rsidRPr="006600DF">
          <w:rPr>
            <w:rFonts w:ascii="Times New Roman" w:hAnsi="Times New Roman"/>
            <w:sz w:val="28"/>
            <w:szCs w:val="28"/>
            <w:lang w:val="ru-RU"/>
            <w:rPrChange w:id="1128" w:author="Ирина Коржова" w:date="2026-03-30T12:58:00Z">
              <w:rPr>
                <w:rFonts w:ascii="Times New Roman" w:hAnsi="Times New Roman"/>
                <w:sz w:val="28"/>
                <w:lang w:val="ru-RU"/>
              </w:rPr>
            </w:rPrChange>
          </w:rPr>
          <w:t>В гражданско-правовом обороте цифровая информация выступает объектом гражданских прав (статья 128 Гражданского кодекса РФ). Классификация строится на ее экономической и функциональной природе:</w:t>
        </w:r>
      </w:ins>
    </w:p>
    <w:p w14:paraId="6436BA29" w14:textId="77777777" w:rsidR="00160B0C" w:rsidRPr="006600DF" w:rsidRDefault="00160B0C">
      <w:pPr>
        <w:spacing w:after="240" w:line="360" w:lineRule="auto"/>
        <w:ind w:firstLine="709"/>
        <w:contextualSpacing/>
        <w:jc w:val="both"/>
        <w:rPr>
          <w:ins w:id="1129" w:author="Ирина Коржова" w:date="2026-01-12T15:27:00Z"/>
          <w:rFonts w:ascii="Times New Roman" w:hAnsi="Times New Roman"/>
          <w:sz w:val="28"/>
          <w:szCs w:val="28"/>
          <w:lang w:val="ru-RU"/>
          <w:rPrChange w:id="1130" w:author="Ирина Коржова" w:date="2026-03-30T12:58:00Z">
            <w:rPr>
              <w:ins w:id="1131" w:author="Ирина Коржова" w:date="2026-01-12T15:27:00Z"/>
              <w:rFonts w:ascii="Times New Roman" w:hAnsi="Times New Roman"/>
              <w:sz w:val="28"/>
              <w:lang w:val="ru-RU"/>
            </w:rPr>
          </w:rPrChange>
        </w:rPr>
      </w:pPr>
      <w:ins w:id="1132" w:author="Ирина Коржова" w:date="2026-01-12T15:27:00Z">
        <w:r w:rsidRPr="006600DF">
          <w:rPr>
            <w:rFonts w:ascii="Times New Roman" w:hAnsi="Times New Roman"/>
            <w:sz w:val="28"/>
            <w:szCs w:val="28"/>
            <w:lang w:val="ru-RU"/>
            <w:rPrChange w:id="1133" w:author="Ирина Коржова" w:date="2026-03-30T12:58:00Z">
              <w:rPr>
                <w:rFonts w:ascii="Times New Roman" w:hAnsi="Times New Roman"/>
                <w:sz w:val="28"/>
                <w:lang w:val="ru-RU"/>
              </w:rPr>
            </w:rPrChange>
          </w:rPr>
          <w:t xml:space="preserve">- цифровые права, бездокументарные ценные бумаг как особой (электронной, или цифровой) формой фиксации некоторых имущественных прав </w:t>
        </w:r>
        <w:r w:rsidRPr="006600DF">
          <w:rPr>
            <w:rStyle w:val="a3"/>
            <w:rFonts w:ascii="Times New Roman" w:hAnsi="Times New Roman"/>
            <w:sz w:val="28"/>
            <w:szCs w:val="28"/>
            <w:rPrChange w:id="1134" w:author="Ирина Коржова" w:date="2026-03-30T12:58:00Z">
              <w:rPr>
                <w:rStyle w:val="a3"/>
                <w:rFonts w:ascii="Times New Roman" w:hAnsi="Times New Roman"/>
                <w:sz w:val="28"/>
              </w:rPr>
            </w:rPrChange>
          </w:rPr>
          <w:footnoteReference w:id="27"/>
        </w:r>
      </w:ins>
    </w:p>
    <w:p w14:paraId="2290A69D" w14:textId="77777777" w:rsidR="00160B0C" w:rsidRPr="006600DF" w:rsidRDefault="00160B0C">
      <w:pPr>
        <w:spacing w:after="240" w:line="360" w:lineRule="auto"/>
        <w:ind w:firstLine="709"/>
        <w:contextualSpacing/>
        <w:jc w:val="both"/>
        <w:rPr>
          <w:ins w:id="1137" w:author="Ирина Коржова" w:date="2026-01-12T15:27:00Z"/>
          <w:rFonts w:ascii="Times New Roman" w:hAnsi="Times New Roman"/>
          <w:sz w:val="28"/>
          <w:szCs w:val="28"/>
          <w:lang w:val="ru-RU"/>
          <w:rPrChange w:id="1138" w:author="Ирина Коржова" w:date="2026-03-30T12:58:00Z">
            <w:rPr>
              <w:ins w:id="1139" w:author="Ирина Коржова" w:date="2026-01-12T15:27:00Z"/>
              <w:rFonts w:ascii="Times New Roman" w:hAnsi="Times New Roman"/>
              <w:sz w:val="28"/>
              <w:lang w:val="ru-RU"/>
            </w:rPr>
          </w:rPrChange>
        </w:rPr>
      </w:pPr>
      <w:ins w:id="1140" w:author="Ирина Коржова" w:date="2026-01-12T15:27:00Z">
        <w:r w:rsidRPr="006600DF">
          <w:rPr>
            <w:rFonts w:ascii="Times New Roman" w:hAnsi="Times New Roman"/>
            <w:sz w:val="28"/>
            <w:szCs w:val="28"/>
            <w:lang w:val="ru-RU"/>
            <w:rPrChange w:id="1141" w:author="Ирина Коржова" w:date="2026-03-30T12:58:00Z">
              <w:rPr>
                <w:rFonts w:ascii="Times New Roman" w:hAnsi="Times New Roman"/>
                <w:sz w:val="28"/>
                <w:lang w:val="ru-RU"/>
              </w:rPr>
            </w:rPrChange>
          </w:rPr>
          <w:t>- Цифровые валюты как совокупность электронных данных (цифрового кода или обозначения), содержащихся в информационной системе (часть 3 ст. 1 Федерального закона от 31 июля 2020 г. № 259-ФЗ «О цифровых финансовых активах, цифровой валюте и о внесении изменений в отдельные законодательные акты Российской Федерации»)</w:t>
        </w:r>
      </w:ins>
    </w:p>
    <w:p w14:paraId="2254A835" w14:textId="77777777" w:rsidR="00160B0C" w:rsidRPr="006600DF" w:rsidRDefault="00160B0C">
      <w:pPr>
        <w:spacing w:after="240" w:line="360" w:lineRule="auto"/>
        <w:ind w:firstLine="709"/>
        <w:contextualSpacing/>
        <w:jc w:val="both"/>
        <w:rPr>
          <w:ins w:id="1142" w:author="Ирина Коржова" w:date="2026-01-12T15:27:00Z"/>
          <w:rFonts w:ascii="Times New Roman" w:hAnsi="Times New Roman"/>
          <w:sz w:val="28"/>
          <w:szCs w:val="28"/>
          <w:lang w:val="ru-RU"/>
          <w:rPrChange w:id="1143" w:author="Ирина Коржова" w:date="2026-03-30T12:58:00Z">
            <w:rPr>
              <w:ins w:id="1144" w:author="Ирина Коржова" w:date="2026-01-12T15:27:00Z"/>
              <w:rFonts w:ascii="Times New Roman" w:hAnsi="Times New Roman"/>
              <w:sz w:val="28"/>
              <w:lang w:val="ru-RU"/>
            </w:rPr>
          </w:rPrChange>
        </w:rPr>
      </w:pPr>
      <w:ins w:id="1145" w:author="Ирина Коржова" w:date="2026-01-12T15:27:00Z">
        <w:r w:rsidRPr="006600DF">
          <w:rPr>
            <w:rFonts w:ascii="Times New Roman" w:hAnsi="Times New Roman"/>
            <w:sz w:val="28"/>
            <w:szCs w:val="28"/>
            <w:lang w:val="ru-RU"/>
            <w:rPrChange w:id="1146" w:author="Ирина Коржова" w:date="2026-03-30T12:58:00Z">
              <w:rPr>
                <w:rFonts w:ascii="Times New Roman" w:hAnsi="Times New Roman"/>
                <w:sz w:val="28"/>
                <w:lang w:val="ru-RU"/>
              </w:rPr>
            </w:rPrChange>
          </w:rPr>
          <w:lastRenderedPageBreak/>
          <w:t>- Результаты интеллектуальной деятельности в цифровой форме: программы для ЭВМ, базы данных, произведения науки, литературы и искусства, выраженные в цифровой форме и охраняемые нормами части четвертой ГК РФ.</w:t>
        </w:r>
      </w:ins>
    </w:p>
    <w:p w14:paraId="24C5C48F" w14:textId="77777777" w:rsidR="00160B0C" w:rsidRPr="006600DF" w:rsidRDefault="00160B0C">
      <w:pPr>
        <w:spacing w:after="240" w:line="360" w:lineRule="auto"/>
        <w:ind w:firstLine="709"/>
        <w:contextualSpacing/>
        <w:jc w:val="both"/>
        <w:rPr>
          <w:ins w:id="1147" w:author="Ирина Коржова" w:date="2026-01-12T15:27:00Z"/>
          <w:rFonts w:ascii="Times New Roman" w:hAnsi="Times New Roman"/>
          <w:sz w:val="28"/>
          <w:szCs w:val="28"/>
          <w:lang w:val="ru-RU"/>
          <w:rPrChange w:id="1148" w:author="Ирина Коржова" w:date="2026-03-30T12:58:00Z">
            <w:rPr>
              <w:ins w:id="1149" w:author="Ирина Коржова" w:date="2026-01-12T15:27:00Z"/>
              <w:rFonts w:ascii="Times New Roman" w:hAnsi="Times New Roman"/>
              <w:sz w:val="28"/>
              <w:lang w:val="ru-RU"/>
            </w:rPr>
          </w:rPrChange>
        </w:rPr>
      </w:pPr>
      <w:ins w:id="1150" w:author="Ирина Коржова" w:date="2026-01-12T15:27:00Z">
        <w:r w:rsidRPr="006600DF">
          <w:rPr>
            <w:rFonts w:ascii="Times New Roman" w:hAnsi="Times New Roman"/>
            <w:sz w:val="28"/>
            <w:szCs w:val="28"/>
            <w:lang w:val="ru-RU"/>
            <w:rPrChange w:id="1151" w:author="Ирина Коржова" w:date="2026-03-30T12:58:00Z">
              <w:rPr>
                <w:rFonts w:ascii="Times New Roman" w:hAnsi="Times New Roman"/>
                <w:sz w:val="28"/>
                <w:lang w:val="ru-RU"/>
              </w:rPr>
            </w:rPrChange>
          </w:rPr>
          <w:t>- Информация как содержание обязательства: данные, предоставление которых составляет предмет договора (например, по договору оказания информационных услуг, доступа к базе данных).</w:t>
        </w:r>
      </w:ins>
    </w:p>
    <w:p w14:paraId="52126A7B" w14:textId="77777777" w:rsidR="00160B0C" w:rsidRPr="006600DF" w:rsidRDefault="00160B0C">
      <w:pPr>
        <w:spacing w:after="240" w:line="360" w:lineRule="auto"/>
        <w:ind w:firstLine="709"/>
        <w:contextualSpacing/>
        <w:jc w:val="both"/>
        <w:rPr>
          <w:ins w:id="1152" w:author="Ирина Коржова" w:date="2026-01-12T15:27:00Z"/>
          <w:rFonts w:ascii="Times New Roman" w:hAnsi="Times New Roman"/>
          <w:sz w:val="28"/>
          <w:szCs w:val="28"/>
          <w:lang w:val="ru-RU"/>
          <w:rPrChange w:id="1153" w:author="Ирина Коржова" w:date="2026-03-30T12:58:00Z">
            <w:rPr>
              <w:ins w:id="1154" w:author="Ирина Коржова" w:date="2026-01-12T15:27:00Z"/>
              <w:rFonts w:ascii="Times New Roman" w:hAnsi="Times New Roman"/>
              <w:sz w:val="28"/>
              <w:lang w:val="ru-RU"/>
            </w:rPr>
          </w:rPrChange>
        </w:rPr>
      </w:pPr>
      <w:ins w:id="1155" w:author="Ирина Коржова" w:date="2026-01-12T15:27:00Z">
        <w:r w:rsidRPr="006600DF">
          <w:rPr>
            <w:rFonts w:ascii="Times New Roman" w:hAnsi="Times New Roman"/>
            <w:sz w:val="28"/>
            <w:szCs w:val="28"/>
            <w:lang w:val="ru-RU"/>
            <w:rPrChange w:id="1156" w:author="Ирина Коржова" w:date="2026-03-30T12:58:00Z">
              <w:rPr>
                <w:rFonts w:ascii="Times New Roman" w:hAnsi="Times New Roman"/>
                <w:sz w:val="28"/>
                <w:lang w:val="ru-RU"/>
              </w:rPr>
            </w:rPrChange>
          </w:rPr>
          <w:t xml:space="preserve">2. Цифровая информация </w:t>
        </w:r>
        <w:r w:rsidRPr="006600DF">
          <w:rPr>
            <w:rFonts w:ascii="Times New Roman" w:hAnsi="Times New Roman"/>
            <w:b/>
            <w:sz w:val="28"/>
            <w:szCs w:val="28"/>
            <w:lang w:val="ru-RU"/>
            <w:rPrChange w:id="1157" w:author="Ирина Коржова" w:date="2026-03-30T12:58:00Z">
              <w:rPr>
                <w:rFonts w:ascii="Times New Roman" w:hAnsi="Times New Roman"/>
                <w:b/>
                <w:sz w:val="28"/>
                <w:lang w:val="ru-RU"/>
              </w:rPr>
            </w:rPrChange>
          </w:rPr>
          <w:t>в уголовном праве</w:t>
        </w:r>
      </w:ins>
    </w:p>
    <w:p w14:paraId="278BC3EE" w14:textId="77777777" w:rsidR="00160B0C" w:rsidRPr="006600DF" w:rsidRDefault="00160B0C">
      <w:pPr>
        <w:spacing w:after="240" w:line="360" w:lineRule="auto"/>
        <w:ind w:firstLine="709"/>
        <w:contextualSpacing/>
        <w:jc w:val="both"/>
        <w:rPr>
          <w:ins w:id="1158" w:author="Ирина Коржова" w:date="2026-01-12T15:27:00Z"/>
          <w:rFonts w:ascii="Times New Roman" w:hAnsi="Times New Roman"/>
          <w:sz w:val="28"/>
          <w:szCs w:val="28"/>
          <w:lang w:val="ru-RU"/>
          <w:rPrChange w:id="1159" w:author="Ирина Коржова" w:date="2026-03-30T12:58:00Z">
            <w:rPr>
              <w:ins w:id="1160" w:author="Ирина Коржова" w:date="2026-01-12T15:27:00Z"/>
              <w:rFonts w:ascii="Times New Roman" w:hAnsi="Times New Roman"/>
              <w:sz w:val="28"/>
              <w:lang w:val="ru-RU"/>
            </w:rPr>
          </w:rPrChange>
        </w:rPr>
      </w:pPr>
      <w:ins w:id="1161" w:author="Ирина Коржова" w:date="2026-01-12T15:27:00Z">
        <w:r w:rsidRPr="006600DF">
          <w:rPr>
            <w:rFonts w:ascii="Times New Roman" w:hAnsi="Times New Roman"/>
            <w:sz w:val="28"/>
            <w:szCs w:val="28"/>
            <w:lang w:val="ru-RU"/>
            <w:rPrChange w:id="1162" w:author="Ирина Коржова" w:date="2026-03-30T12:58:00Z">
              <w:rPr>
                <w:rFonts w:ascii="Times New Roman" w:hAnsi="Times New Roman"/>
                <w:sz w:val="28"/>
                <w:lang w:val="ru-RU"/>
              </w:rPr>
            </w:rPrChange>
          </w:rPr>
          <w:t xml:space="preserve">В уголовном праве цифровая информация рассматривается </w:t>
        </w:r>
        <w:r w:rsidRPr="006600DF">
          <w:rPr>
            <w:rFonts w:ascii="Times New Roman" w:hAnsi="Times New Roman"/>
            <w:i/>
            <w:sz w:val="28"/>
            <w:szCs w:val="28"/>
            <w:lang w:val="ru-RU"/>
            <w:rPrChange w:id="1163" w:author="Ирина Коржова" w:date="2026-03-30T12:58:00Z">
              <w:rPr>
                <w:rFonts w:ascii="Times New Roman" w:hAnsi="Times New Roman"/>
                <w:i/>
                <w:sz w:val="28"/>
                <w:lang w:val="ru-RU"/>
              </w:rPr>
            </w:rPrChange>
          </w:rPr>
          <w:t>как предмет и средство совершения преступления</w:t>
        </w:r>
        <w:r w:rsidRPr="006600DF">
          <w:rPr>
            <w:rFonts w:ascii="Times New Roman" w:hAnsi="Times New Roman"/>
            <w:sz w:val="28"/>
            <w:szCs w:val="28"/>
            <w:lang w:val="ru-RU"/>
            <w:rPrChange w:id="1164" w:author="Ирина Коржова" w:date="2026-03-30T12:58:00Z">
              <w:rPr>
                <w:rFonts w:ascii="Times New Roman" w:hAnsi="Times New Roman"/>
                <w:sz w:val="28"/>
                <w:lang w:val="ru-RU"/>
              </w:rPr>
            </w:rPrChange>
          </w:rPr>
          <w:t xml:space="preserve">. </w:t>
        </w:r>
      </w:ins>
    </w:p>
    <w:p w14:paraId="37E853BC" w14:textId="77777777" w:rsidR="00160B0C" w:rsidRPr="006600DF" w:rsidRDefault="00160B0C">
      <w:pPr>
        <w:spacing w:after="240" w:line="360" w:lineRule="auto"/>
        <w:ind w:firstLine="709"/>
        <w:contextualSpacing/>
        <w:jc w:val="both"/>
        <w:rPr>
          <w:ins w:id="1165" w:author="Ирина Коржова" w:date="2026-01-12T15:27:00Z"/>
          <w:rFonts w:ascii="Times New Roman" w:hAnsi="Times New Roman"/>
          <w:sz w:val="28"/>
          <w:szCs w:val="28"/>
          <w:lang w:val="ru-RU"/>
          <w:rPrChange w:id="1166" w:author="Ирина Коржова" w:date="2026-03-30T12:58:00Z">
            <w:rPr>
              <w:ins w:id="1167" w:author="Ирина Коржова" w:date="2026-01-12T15:27:00Z"/>
              <w:rFonts w:ascii="Times New Roman" w:hAnsi="Times New Roman"/>
              <w:sz w:val="28"/>
              <w:lang w:val="ru-RU"/>
            </w:rPr>
          </w:rPrChange>
        </w:rPr>
      </w:pPr>
      <w:ins w:id="1168" w:author="Ирина Коржова" w:date="2026-01-12T15:27:00Z">
        <w:r w:rsidRPr="006600DF">
          <w:rPr>
            <w:rFonts w:ascii="Times New Roman" w:hAnsi="Times New Roman"/>
            <w:sz w:val="28"/>
            <w:szCs w:val="28"/>
            <w:lang w:val="ru-RU"/>
            <w:rPrChange w:id="1169" w:author="Ирина Коржова" w:date="2026-03-30T12:58:00Z">
              <w:rPr>
                <w:rFonts w:ascii="Times New Roman" w:hAnsi="Times New Roman"/>
                <w:sz w:val="28"/>
                <w:lang w:val="ru-RU"/>
              </w:rPr>
            </w:rPrChange>
          </w:rPr>
          <w:t xml:space="preserve">Компьютерная информация </w:t>
        </w:r>
        <w:r w:rsidRPr="006600DF">
          <w:rPr>
            <w:rFonts w:ascii="Times New Roman" w:hAnsi="Times New Roman"/>
            <w:b/>
            <w:sz w:val="28"/>
            <w:szCs w:val="28"/>
            <w:lang w:val="ru-RU"/>
            <w:rPrChange w:id="1170" w:author="Ирина Коржова" w:date="2026-03-30T12:58:00Z">
              <w:rPr>
                <w:rFonts w:ascii="Times New Roman" w:hAnsi="Times New Roman"/>
                <w:b/>
                <w:sz w:val="28"/>
                <w:lang w:val="ru-RU"/>
              </w:rPr>
            </w:rPrChange>
          </w:rPr>
          <w:t>как предмет</w:t>
        </w:r>
        <w:r w:rsidRPr="006600DF">
          <w:rPr>
            <w:rFonts w:ascii="Times New Roman" w:hAnsi="Times New Roman"/>
            <w:sz w:val="28"/>
            <w:szCs w:val="28"/>
            <w:lang w:val="ru-RU"/>
            <w:rPrChange w:id="1171" w:author="Ирина Коржова" w:date="2026-03-30T12:58:00Z">
              <w:rPr>
                <w:rFonts w:ascii="Times New Roman" w:hAnsi="Times New Roman"/>
                <w:sz w:val="28"/>
                <w:lang w:val="ru-RU"/>
              </w:rPr>
            </w:rPrChange>
          </w:rPr>
          <w:t xml:space="preserve"> </w:t>
        </w:r>
        <w:r w:rsidRPr="006600DF">
          <w:rPr>
            <w:rFonts w:ascii="Times New Roman" w:hAnsi="Times New Roman"/>
            <w:b/>
            <w:sz w:val="28"/>
            <w:szCs w:val="28"/>
            <w:lang w:val="ru-RU"/>
            <w:rPrChange w:id="1172" w:author="Ирина Коржова" w:date="2026-03-30T12:58:00Z">
              <w:rPr>
                <w:rFonts w:ascii="Times New Roman" w:hAnsi="Times New Roman"/>
                <w:b/>
                <w:sz w:val="28"/>
                <w:lang w:val="ru-RU"/>
              </w:rPr>
            </w:rPrChange>
          </w:rPr>
          <w:t>преступления</w:t>
        </w:r>
        <w:r w:rsidRPr="006600DF">
          <w:rPr>
            <w:rFonts w:ascii="Times New Roman" w:hAnsi="Times New Roman"/>
            <w:sz w:val="28"/>
            <w:szCs w:val="28"/>
            <w:lang w:val="ru-RU"/>
            <w:rPrChange w:id="1173" w:author="Ирина Коржова" w:date="2026-03-30T12:58:00Z">
              <w:rPr>
                <w:rFonts w:ascii="Times New Roman" w:hAnsi="Times New Roman"/>
                <w:sz w:val="28"/>
                <w:lang w:val="ru-RU"/>
              </w:rPr>
            </w:rPrChange>
          </w:rPr>
          <w:t xml:space="preserve">: </w:t>
        </w:r>
      </w:ins>
    </w:p>
    <w:p w14:paraId="66E117B4" w14:textId="77777777" w:rsidR="00160B0C" w:rsidRPr="006600DF" w:rsidRDefault="00160B0C">
      <w:pPr>
        <w:spacing w:after="240" w:line="360" w:lineRule="auto"/>
        <w:ind w:firstLine="709"/>
        <w:contextualSpacing/>
        <w:jc w:val="both"/>
        <w:rPr>
          <w:ins w:id="1174" w:author="Ирина Коржова" w:date="2026-01-12T15:27:00Z"/>
          <w:rFonts w:ascii="Times New Roman" w:hAnsi="Times New Roman"/>
          <w:sz w:val="28"/>
          <w:szCs w:val="28"/>
          <w:lang w:val="ru-RU"/>
          <w:rPrChange w:id="1175" w:author="Ирина Коржова" w:date="2026-03-30T12:58:00Z">
            <w:rPr>
              <w:ins w:id="1176" w:author="Ирина Коржова" w:date="2026-01-12T15:27:00Z"/>
              <w:rFonts w:ascii="Times New Roman" w:hAnsi="Times New Roman"/>
              <w:sz w:val="28"/>
              <w:lang w:val="ru-RU"/>
            </w:rPr>
          </w:rPrChange>
        </w:rPr>
      </w:pPr>
      <w:ins w:id="1177" w:author="Ирина Коржова" w:date="2026-01-12T15:27:00Z">
        <w:r w:rsidRPr="006600DF">
          <w:rPr>
            <w:rFonts w:ascii="Times New Roman" w:hAnsi="Times New Roman"/>
            <w:sz w:val="28"/>
            <w:szCs w:val="28"/>
            <w:lang w:val="ru-RU"/>
            <w:rPrChange w:id="1178" w:author="Ирина Коржова" w:date="2026-03-30T12:58:00Z">
              <w:rPr>
                <w:rFonts w:ascii="Times New Roman" w:hAnsi="Times New Roman"/>
                <w:sz w:val="28"/>
                <w:lang w:val="ru-RU"/>
              </w:rPr>
            </w:rPrChange>
          </w:rPr>
          <w:t>Защищаемая законом информация, представленная в форме электрических сигналов независимо от средств её хранения, обработки и передачи (примечание к ст. 272 УК РФ). Это родовой объект для всей гл. 28 УК РФ.</w:t>
        </w:r>
      </w:ins>
    </w:p>
    <w:p w14:paraId="64574E5F" w14:textId="77777777" w:rsidR="00160B0C" w:rsidRPr="006600DF" w:rsidRDefault="00160B0C">
      <w:pPr>
        <w:spacing w:after="240" w:line="360" w:lineRule="auto"/>
        <w:ind w:firstLine="709"/>
        <w:contextualSpacing/>
        <w:jc w:val="both"/>
        <w:rPr>
          <w:ins w:id="1179" w:author="Ирина Коржова" w:date="2026-01-12T15:27:00Z"/>
          <w:rFonts w:ascii="Times New Roman" w:hAnsi="Times New Roman"/>
          <w:sz w:val="28"/>
          <w:szCs w:val="28"/>
          <w:lang w:val="ru-RU"/>
          <w:rPrChange w:id="1180" w:author="Ирина Коржова" w:date="2026-03-30T12:58:00Z">
            <w:rPr>
              <w:ins w:id="1181" w:author="Ирина Коржова" w:date="2026-01-12T15:27:00Z"/>
              <w:rFonts w:ascii="Times New Roman" w:hAnsi="Times New Roman"/>
              <w:sz w:val="28"/>
              <w:lang w:val="ru-RU"/>
            </w:rPr>
          </w:rPrChange>
        </w:rPr>
      </w:pPr>
      <w:ins w:id="1182" w:author="Ирина Коржова" w:date="2026-01-12T15:27:00Z">
        <w:r w:rsidRPr="006600DF">
          <w:rPr>
            <w:rFonts w:ascii="Times New Roman" w:hAnsi="Times New Roman"/>
            <w:sz w:val="28"/>
            <w:szCs w:val="28"/>
            <w:lang w:val="ru-RU"/>
            <w:rPrChange w:id="1183" w:author="Ирина Коржова" w:date="2026-03-30T12:58:00Z">
              <w:rPr>
                <w:rFonts w:ascii="Times New Roman" w:hAnsi="Times New Roman"/>
                <w:sz w:val="28"/>
                <w:lang w:val="ru-RU"/>
              </w:rPr>
            </w:rPrChange>
          </w:rPr>
          <w:t>компьютерная информация, содержащая персональные данные (ст. 272.1 УК РФ): Выделена в особую категорию в связи с повышенной общественной опасностью ее неправомерного обращения.</w:t>
        </w:r>
      </w:ins>
    </w:p>
    <w:p w14:paraId="046687A1" w14:textId="77777777" w:rsidR="00160B0C" w:rsidRPr="006600DF" w:rsidRDefault="00160B0C">
      <w:pPr>
        <w:spacing w:after="240" w:line="360" w:lineRule="auto"/>
        <w:ind w:firstLine="709"/>
        <w:contextualSpacing/>
        <w:jc w:val="both"/>
        <w:rPr>
          <w:ins w:id="1184" w:author="Ирина Коржова" w:date="2026-01-12T15:27:00Z"/>
          <w:rFonts w:ascii="Times New Roman" w:hAnsi="Times New Roman"/>
          <w:sz w:val="28"/>
          <w:szCs w:val="28"/>
          <w:lang w:val="ru-RU"/>
          <w:rPrChange w:id="1185" w:author="Ирина Коржова" w:date="2026-03-30T12:58:00Z">
            <w:rPr>
              <w:ins w:id="1186" w:author="Ирина Коржова" w:date="2026-01-12T15:27:00Z"/>
              <w:rFonts w:ascii="Times New Roman" w:hAnsi="Times New Roman"/>
              <w:sz w:val="28"/>
              <w:lang w:val="ru-RU"/>
            </w:rPr>
          </w:rPrChange>
        </w:rPr>
      </w:pPr>
      <w:ins w:id="1187" w:author="Ирина Коржова" w:date="2026-01-12T15:27:00Z">
        <w:r w:rsidRPr="006600DF">
          <w:rPr>
            <w:rFonts w:ascii="Times New Roman" w:hAnsi="Times New Roman"/>
            <w:sz w:val="28"/>
            <w:szCs w:val="28"/>
            <w:lang w:val="ru-RU"/>
            <w:rPrChange w:id="1188" w:author="Ирина Коржова" w:date="2026-03-30T12:58:00Z">
              <w:rPr>
                <w:rFonts w:ascii="Times New Roman" w:hAnsi="Times New Roman"/>
                <w:sz w:val="28"/>
                <w:lang w:val="ru-RU"/>
              </w:rPr>
            </w:rPrChange>
          </w:rPr>
          <w:t xml:space="preserve">Компьютерная информация </w:t>
        </w:r>
        <w:r w:rsidRPr="006600DF">
          <w:rPr>
            <w:rFonts w:ascii="Times New Roman" w:hAnsi="Times New Roman"/>
            <w:b/>
            <w:sz w:val="28"/>
            <w:szCs w:val="28"/>
            <w:lang w:val="ru-RU"/>
            <w:rPrChange w:id="1189" w:author="Ирина Коржова" w:date="2026-03-30T12:58:00Z">
              <w:rPr>
                <w:rFonts w:ascii="Times New Roman" w:hAnsi="Times New Roman"/>
                <w:b/>
                <w:sz w:val="28"/>
                <w:lang w:val="ru-RU"/>
              </w:rPr>
            </w:rPrChange>
          </w:rPr>
          <w:t>как средство совершения преступления</w:t>
        </w:r>
        <w:r w:rsidRPr="006600DF">
          <w:rPr>
            <w:rFonts w:ascii="Times New Roman" w:hAnsi="Times New Roman"/>
            <w:sz w:val="28"/>
            <w:szCs w:val="28"/>
            <w:lang w:val="ru-RU"/>
            <w:rPrChange w:id="1190" w:author="Ирина Коржова" w:date="2026-03-30T12:58:00Z">
              <w:rPr>
                <w:rFonts w:ascii="Times New Roman" w:hAnsi="Times New Roman"/>
                <w:sz w:val="28"/>
                <w:lang w:val="ru-RU"/>
              </w:rPr>
            </w:rPrChange>
          </w:rPr>
          <w:t>:</w:t>
        </w:r>
      </w:ins>
    </w:p>
    <w:p w14:paraId="6C6DDB4A" w14:textId="77777777" w:rsidR="00160B0C" w:rsidRPr="006600DF" w:rsidRDefault="00160B0C">
      <w:pPr>
        <w:spacing w:after="240" w:line="360" w:lineRule="auto"/>
        <w:ind w:firstLine="709"/>
        <w:contextualSpacing/>
        <w:jc w:val="both"/>
        <w:rPr>
          <w:ins w:id="1191" w:author="Ирина Коржова" w:date="2026-01-12T15:27:00Z"/>
          <w:rFonts w:ascii="Times New Roman" w:hAnsi="Times New Roman"/>
          <w:sz w:val="28"/>
          <w:szCs w:val="28"/>
          <w:lang w:val="ru-RU"/>
          <w:rPrChange w:id="1192" w:author="Ирина Коржова" w:date="2026-03-30T12:58:00Z">
            <w:rPr>
              <w:ins w:id="1193" w:author="Ирина Коржова" w:date="2026-01-12T15:27:00Z"/>
              <w:rFonts w:ascii="Times New Roman" w:hAnsi="Times New Roman"/>
              <w:sz w:val="28"/>
              <w:lang w:val="ru-RU"/>
            </w:rPr>
          </w:rPrChange>
        </w:rPr>
      </w:pPr>
      <w:ins w:id="1194" w:author="Ирина Коржова" w:date="2026-01-12T15:27:00Z">
        <w:r w:rsidRPr="006600DF">
          <w:rPr>
            <w:rFonts w:ascii="Times New Roman" w:hAnsi="Times New Roman"/>
            <w:sz w:val="28"/>
            <w:szCs w:val="28"/>
            <w:lang w:val="ru-RU"/>
            <w:rPrChange w:id="1195" w:author="Ирина Коржова" w:date="2026-03-30T12:58:00Z">
              <w:rPr>
                <w:rFonts w:ascii="Times New Roman" w:hAnsi="Times New Roman"/>
                <w:sz w:val="28"/>
                <w:lang w:val="ru-RU"/>
              </w:rPr>
            </w:rPrChange>
          </w:rPr>
          <w:t>- компьютерной информации, заведомо предназначенных для несанкционированного уничтожения, блокирования, модификации, копирования компьютерной информации или нейтрализации средств защиты компьютерной информации (ст. 273 УК РФ).</w:t>
        </w:r>
      </w:ins>
    </w:p>
    <w:p w14:paraId="4D82A1BD" w14:textId="77777777" w:rsidR="00160B0C" w:rsidRPr="006600DF" w:rsidRDefault="00160B0C">
      <w:pPr>
        <w:spacing w:after="240" w:line="360" w:lineRule="auto"/>
        <w:ind w:firstLine="709"/>
        <w:contextualSpacing/>
        <w:jc w:val="both"/>
        <w:rPr>
          <w:ins w:id="1196" w:author="Ирина Коржова" w:date="2026-01-12T15:27:00Z"/>
          <w:rFonts w:ascii="Times New Roman" w:hAnsi="Times New Roman"/>
          <w:sz w:val="28"/>
          <w:szCs w:val="28"/>
          <w:lang w:val="ru-RU"/>
          <w:rPrChange w:id="1197" w:author="Ирина Коржова" w:date="2026-03-30T12:58:00Z">
            <w:rPr>
              <w:ins w:id="1198" w:author="Ирина Коржова" w:date="2026-01-12T15:27:00Z"/>
              <w:rFonts w:ascii="Times New Roman" w:hAnsi="Times New Roman"/>
              <w:sz w:val="28"/>
              <w:lang w:val="ru-RU"/>
            </w:rPr>
          </w:rPrChange>
        </w:rPr>
      </w:pPr>
      <w:ins w:id="1199" w:author="Ирина Коржова" w:date="2026-01-12T15:27:00Z">
        <w:r w:rsidRPr="006600DF">
          <w:rPr>
            <w:rFonts w:ascii="Times New Roman" w:hAnsi="Times New Roman"/>
            <w:sz w:val="28"/>
            <w:szCs w:val="28"/>
            <w:lang w:val="ru-RU"/>
            <w:rPrChange w:id="1200" w:author="Ирина Коржова" w:date="2026-03-30T12:58:00Z">
              <w:rPr>
                <w:rFonts w:ascii="Times New Roman" w:hAnsi="Times New Roman"/>
                <w:sz w:val="28"/>
                <w:lang w:val="ru-RU"/>
              </w:rPr>
            </w:rPrChange>
          </w:rPr>
          <w:t xml:space="preserve">- компьютерной информации, заведомо предназначенных для неправомерного воздействия на критическую информационную инфраструктуру Российской Федерации, в том числе для уничтожения, блокирования, модификации, копирования информации, содержащейся в ней, или нейтрализации средств защиты указанной информации (ст. 274.1 УК РФ): Выделена в отдельную категорию в связи с особой важностью объектов, на </w:t>
        </w:r>
        <w:r w:rsidRPr="006600DF">
          <w:rPr>
            <w:rFonts w:ascii="Times New Roman" w:hAnsi="Times New Roman"/>
            <w:sz w:val="28"/>
            <w:szCs w:val="28"/>
            <w:lang w:val="ru-RU"/>
            <w:rPrChange w:id="1201" w:author="Ирина Коржова" w:date="2026-03-30T12:58:00Z">
              <w:rPr>
                <w:rFonts w:ascii="Times New Roman" w:hAnsi="Times New Roman"/>
                <w:sz w:val="28"/>
                <w:lang w:val="ru-RU"/>
              </w:rPr>
            </w:rPrChange>
          </w:rPr>
          <w:lastRenderedPageBreak/>
          <w:t>функционирование которых она направлена (здоровье, безопасность, государственная защита).</w:t>
        </w:r>
      </w:ins>
    </w:p>
    <w:p w14:paraId="2783B33E" w14:textId="77777777" w:rsidR="00160B0C" w:rsidRPr="006600DF" w:rsidRDefault="00160B0C">
      <w:pPr>
        <w:spacing w:after="240" w:line="360" w:lineRule="auto"/>
        <w:ind w:firstLine="709"/>
        <w:contextualSpacing/>
        <w:jc w:val="both"/>
        <w:rPr>
          <w:ins w:id="1202" w:author="Ирина Коржова" w:date="2026-01-12T15:27:00Z"/>
          <w:rFonts w:ascii="Times New Roman" w:hAnsi="Times New Roman"/>
          <w:sz w:val="28"/>
          <w:szCs w:val="28"/>
          <w:lang w:val="ru-RU"/>
          <w:rPrChange w:id="1203" w:author="Ирина Коржова" w:date="2026-03-30T12:58:00Z">
            <w:rPr>
              <w:ins w:id="1204" w:author="Ирина Коржова" w:date="2026-01-12T15:27:00Z"/>
              <w:rFonts w:ascii="Times New Roman" w:hAnsi="Times New Roman"/>
              <w:sz w:val="28"/>
              <w:lang w:val="ru-RU"/>
            </w:rPr>
          </w:rPrChange>
        </w:rPr>
      </w:pPr>
      <w:ins w:id="1205" w:author="Ирина Коржова" w:date="2026-01-12T15:27:00Z">
        <w:r w:rsidRPr="006600DF">
          <w:rPr>
            <w:rFonts w:ascii="Times New Roman" w:hAnsi="Times New Roman"/>
            <w:sz w:val="28"/>
            <w:szCs w:val="28"/>
            <w:lang w:val="ru-RU"/>
            <w:rPrChange w:id="1206" w:author="Ирина Коржова" w:date="2026-03-30T12:58:00Z">
              <w:rPr>
                <w:rFonts w:ascii="Times New Roman" w:hAnsi="Times New Roman"/>
                <w:sz w:val="28"/>
                <w:lang w:val="ru-RU"/>
              </w:rPr>
            </w:rPrChange>
          </w:rPr>
          <w:t xml:space="preserve">3. Цифровая информация </w:t>
        </w:r>
        <w:r w:rsidRPr="006600DF">
          <w:rPr>
            <w:rFonts w:ascii="Times New Roman" w:hAnsi="Times New Roman"/>
            <w:b/>
            <w:sz w:val="28"/>
            <w:szCs w:val="28"/>
            <w:lang w:val="ru-RU"/>
            <w:rPrChange w:id="1207" w:author="Ирина Коржова" w:date="2026-03-30T12:58:00Z">
              <w:rPr>
                <w:rFonts w:ascii="Times New Roman" w:hAnsi="Times New Roman"/>
                <w:b/>
                <w:sz w:val="28"/>
                <w:lang w:val="ru-RU"/>
              </w:rPr>
            </w:rPrChange>
          </w:rPr>
          <w:t>в уголовно-процессуальном праве</w:t>
        </w:r>
      </w:ins>
    </w:p>
    <w:p w14:paraId="0280145D" w14:textId="77777777" w:rsidR="00160B0C" w:rsidRPr="006600DF" w:rsidRDefault="00160B0C">
      <w:pPr>
        <w:spacing w:after="240" w:line="360" w:lineRule="auto"/>
        <w:ind w:firstLine="709"/>
        <w:contextualSpacing/>
        <w:jc w:val="both"/>
        <w:rPr>
          <w:ins w:id="1208" w:author="Ирина Коржова" w:date="2026-01-12T15:27:00Z"/>
          <w:rFonts w:ascii="Times New Roman" w:hAnsi="Times New Roman"/>
          <w:sz w:val="28"/>
          <w:szCs w:val="28"/>
          <w:lang w:val="ru-RU"/>
          <w:rPrChange w:id="1209" w:author="Ирина Коржова" w:date="2026-03-30T12:58:00Z">
            <w:rPr>
              <w:ins w:id="1210" w:author="Ирина Коржова" w:date="2026-01-12T15:27:00Z"/>
              <w:rFonts w:ascii="Times New Roman" w:hAnsi="Times New Roman"/>
              <w:sz w:val="28"/>
              <w:lang w:val="ru-RU"/>
            </w:rPr>
          </w:rPrChange>
        </w:rPr>
      </w:pPr>
      <w:ins w:id="1211" w:author="Ирина Коржова" w:date="2026-01-12T15:27:00Z">
        <w:r w:rsidRPr="006600DF">
          <w:rPr>
            <w:rFonts w:ascii="Times New Roman" w:hAnsi="Times New Roman"/>
            <w:sz w:val="28"/>
            <w:szCs w:val="28"/>
            <w:lang w:val="ru-RU"/>
            <w:rPrChange w:id="1212" w:author="Ирина Коржова" w:date="2026-03-30T12:58:00Z">
              <w:rPr>
                <w:rFonts w:ascii="Times New Roman" w:hAnsi="Times New Roman"/>
                <w:sz w:val="28"/>
                <w:lang w:val="ru-RU"/>
              </w:rPr>
            </w:rPrChange>
          </w:rPr>
          <w:t>В уголовном судопроизводстве цифровая информация выступает в качестве источника доказательств. Косвенное регулирование её использования содержит статья 164.1 Уголовно-процессуального кодекса РФ (УПК РФ), закрепляющая порядок процессуальных действий с электронными носителями информации на стадии предварительного расследования.</w:t>
        </w:r>
      </w:ins>
    </w:p>
    <w:p w14:paraId="0699E82A" w14:textId="77777777" w:rsidR="00160B0C" w:rsidRPr="006600DF" w:rsidRDefault="00160B0C">
      <w:pPr>
        <w:spacing w:after="240" w:line="360" w:lineRule="auto"/>
        <w:ind w:firstLine="709"/>
        <w:contextualSpacing/>
        <w:jc w:val="both"/>
        <w:rPr>
          <w:ins w:id="1213" w:author="Ирина Коржова" w:date="2026-01-12T15:27:00Z"/>
          <w:rFonts w:ascii="Times New Roman" w:hAnsi="Times New Roman"/>
          <w:sz w:val="28"/>
          <w:szCs w:val="28"/>
          <w:lang w:val="ru-RU"/>
          <w:rPrChange w:id="1214" w:author="Ирина Коржова" w:date="2026-03-30T12:58:00Z">
            <w:rPr>
              <w:ins w:id="1215" w:author="Ирина Коржова" w:date="2026-01-12T15:27:00Z"/>
              <w:rFonts w:ascii="Times New Roman" w:hAnsi="Times New Roman"/>
              <w:sz w:val="28"/>
              <w:lang w:val="ru-RU"/>
            </w:rPr>
          </w:rPrChange>
        </w:rPr>
      </w:pPr>
      <w:ins w:id="1216" w:author="Ирина Коржова" w:date="2026-01-12T15:27:00Z">
        <w:r w:rsidRPr="006600DF">
          <w:rPr>
            <w:rFonts w:ascii="Times New Roman" w:hAnsi="Times New Roman"/>
            <w:sz w:val="28"/>
            <w:szCs w:val="28"/>
            <w:lang w:val="ru-RU"/>
            <w:rPrChange w:id="1217" w:author="Ирина Коржова" w:date="2026-03-30T12:58:00Z">
              <w:rPr>
                <w:rFonts w:ascii="Times New Roman" w:hAnsi="Times New Roman"/>
                <w:sz w:val="28"/>
                <w:lang w:val="ru-RU"/>
              </w:rPr>
            </w:rPrChange>
          </w:rPr>
          <w:t>Так, УПК РФ предусматривает отдельные следственные действия, направленные на работу с цифровой информацией, всё же регламентированы кодексом. К ним относятся: наложение ареста на почтово-телеграфные отправления, их осмотр и выемка (ст. 185 УПК РФ), контроль и запись переговоров (ст. 186 УПК РФ), получение информации о соединениях между абонентами и абонентскими устройствами (ст. 186.1 УПК РФ).</w:t>
        </w:r>
      </w:ins>
    </w:p>
    <w:p w14:paraId="596C4576" w14:textId="77777777" w:rsidR="00160B0C" w:rsidRPr="006600DF" w:rsidRDefault="00160B0C">
      <w:pPr>
        <w:spacing w:after="240" w:line="360" w:lineRule="auto"/>
        <w:ind w:firstLine="709"/>
        <w:contextualSpacing/>
        <w:jc w:val="both"/>
        <w:rPr>
          <w:ins w:id="1218" w:author="Ирина Коржова" w:date="2026-01-12T15:27:00Z"/>
          <w:rFonts w:ascii="Times New Roman" w:hAnsi="Times New Roman"/>
          <w:sz w:val="28"/>
          <w:szCs w:val="28"/>
          <w:lang w:val="ru-RU"/>
          <w:rPrChange w:id="1219" w:author="Ирина Коржова" w:date="2026-03-30T12:58:00Z">
            <w:rPr>
              <w:ins w:id="1220" w:author="Ирина Коржова" w:date="2026-01-12T15:27:00Z"/>
              <w:rFonts w:ascii="Times New Roman" w:hAnsi="Times New Roman"/>
              <w:sz w:val="28"/>
              <w:lang w:val="ru-RU"/>
            </w:rPr>
          </w:rPrChange>
        </w:rPr>
      </w:pPr>
      <w:ins w:id="1221" w:author="Ирина Коржова" w:date="2026-01-12T15:27:00Z">
        <w:r w:rsidRPr="006600DF">
          <w:rPr>
            <w:rFonts w:ascii="Times New Roman" w:hAnsi="Times New Roman"/>
            <w:sz w:val="28"/>
            <w:szCs w:val="28"/>
            <w:lang w:val="ru-RU"/>
            <w:rPrChange w:id="1222" w:author="Ирина Коржова" w:date="2026-03-30T12:58:00Z">
              <w:rPr>
                <w:rFonts w:ascii="Times New Roman" w:hAnsi="Times New Roman"/>
                <w:sz w:val="28"/>
                <w:lang w:val="ru-RU"/>
              </w:rPr>
            </w:rPrChange>
          </w:rPr>
          <w:t>Таким образом, юридическая квалификация цифровой информации напрямую связана с отраслью права, предметом, объектом которой она является. В гражданском цифровая информация может являться объектом оборота, в уголовном – охраняемым объектом или средством совершения преступления, а в уголовном процессе – доказательством, в финансовом праве – способ учета. Это определяет её правовой режим, состав и механизмы защиты.</w:t>
        </w:r>
      </w:ins>
    </w:p>
    <w:p w14:paraId="29B1A52A" w14:textId="77777777" w:rsidR="00160B0C" w:rsidRPr="006600DF" w:rsidRDefault="00160B0C">
      <w:pPr>
        <w:spacing w:after="240" w:line="360" w:lineRule="auto"/>
        <w:ind w:firstLine="709"/>
        <w:contextualSpacing/>
        <w:jc w:val="both"/>
        <w:rPr>
          <w:ins w:id="1223" w:author="Ирина Коржова" w:date="2026-01-12T15:27:00Z"/>
          <w:rFonts w:ascii="Times New Roman" w:hAnsi="Times New Roman"/>
          <w:sz w:val="28"/>
          <w:szCs w:val="28"/>
          <w:lang w:val="ru-RU"/>
          <w:rPrChange w:id="1224" w:author="Ирина Коржова" w:date="2026-03-30T12:58:00Z">
            <w:rPr>
              <w:ins w:id="1225" w:author="Ирина Коржова" w:date="2026-01-12T15:27:00Z"/>
              <w:rFonts w:ascii="Times New Roman" w:hAnsi="Times New Roman"/>
              <w:sz w:val="28"/>
              <w:lang w:val="ru-RU"/>
            </w:rPr>
          </w:rPrChange>
        </w:rPr>
      </w:pPr>
      <w:ins w:id="1226" w:author="Ирина Коржова" w:date="2026-01-12T15:27:00Z">
        <w:r w:rsidRPr="006600DF">
          <w:rPr>
            <w:rFonts w:ascii="Times New Roman" w:hAnsi="Times New Roman"/>
            <w:sz w:val="28"/>
            <w:szCs w:val="28"/>
            <w:lang w:val="ru-RU"/>
            <w:rPrChange w:id="1227" w:author="Ирина Коржова" w:date="2026-03-30T12:58:00Z">
              <w:rPr>
                <w:rFonts w:ascii="Times New Roman" w:hAnsi="Times New Roman"/>
                <w:sz w:val="28"/>
                <w:lang w:val="ru-RU"/>
              </w:rPr>
            </w:rPrChange>
          </w:rPr>
          <w:t xml:space="preserve">Под влиянием цифровых технологий информация приобретает новые свойства, которые становятся источником ценности для ее обладателей и пользователей, то есть информация обретает </w:t>
        </w:r>
        <w:r w:rsidRPr="006600DF">
          <w:rPr>
            <w:rFonts w:ascii="Times New Roman" w:hAnsi="Times New Roman"/>
            <w:i/>
            <w:sz w:val="28"/>
            <w:szCs w:val="28"/>
            <w:lang w:val="ru-RU"/>
            <w:rPrChange w:id="1228" w:author="Ирина Коржова" w:date="2026-03-30T12:58:00Z">
              <w:rPr>
                <w:rFonts w:ascii="Times New Roman" w:hAnsi="Times New Roman"/>
                <w:i/>
                <w:sz w:val="28"/>
                <w:lang w:val="ru-RU"/>
              </w:rPr>
            </w:rPrChange>
          </w:rPr>
          <w:t>свойства объекта гражданских прав</w:t>
        </w:r>
        <w:r w:rsidRPr="006600DF">
          <w:rPr>
            <w:rFonts w:ascii="Times New Roman" w:hAnsi="Times New Roman"/>
            <w:sz w:val="28"/>
            <w:szCs w:val="28"/>
            <w:lang w:val="ru-RU"/>
            <w:rPrChange w:id="1229" w:author="Ирина Коржова" w:date="2026-03-30T12:58:00Z">
              <w:rPr>
                <w:rFonts w:ascii="Times New Roman" w:hAnsi="Times New Roman"/>
                <w:sz w:val="28"/>
                <w:lang w:val="ru-RU"/>
              </w:rPr>
            </w:rPrChange>
          </w:rPr>
          <w:t xml:space="preserve">. Ценность, может быть, объективная может быть субъективная. </w:t>
        </w:r>
      </w:ins>
    </w:p>
    <w:p w14:paraId="1F19F6A1" w14:textId="77777777" w:rsidR="00160B0C" w:rsidRPr="006600DF" w:rsidRDefault="00160B0C">
      <w:pPr>
        <w:spacing w:after="240" w:line="360" w:lineRule="auto"/>
        <w:ind w:firstLine="709"/>
        <w:contextualSpacing/>
        <w:jc w:val="both"/>
        <w:rPr>
          <w:ins w:id="1230" w:author="Ирина Коржова" w:date="2026-01-12T15:27:00Z"/>
          <w:rFonts w:ascii="Times New Roman" w:hAnsi="Times New Roman"/>
          <w:sz w:val="28"/>
          <w:szCs w:val="28"/>
          <w:lang w:val="ru-RU"/>
          <w:rPrChange w:id="1231" w:author="Ирина Коржова" w:date="2026-03-30T12:58:00Z">
            <w:rPr>
              <w:ins w:id="1232" w:author="Ирина Коржова" w:date="2026-01-12T15:27:00Z"/>
              <w:rFonts w:ascii="Times New Roman" w:hAnsi="Times New Roman"/>
              <w:sz w:val="28"/>
              <w:lang w:val="ru-RU"/>
            </w:rPr>
          </w:rPrChange>
        </w:rPr>
      </w:pPr>
      <w:ins w:id="1233" w:author="Ирина Коржова" w:date="2026-01-12T15:27:00Z">
        <w:r w:rsidRPr="006600DF">
          <w:rPr>
            <w:rFonts w:ascii="Times New Roman" w:hAnsi="Times New Roman"/>
            <w:sz w:val="28"/>
            <w:szCs w:val="28"/>
            <w:lang w:val="ru-RU"/>
            <w:rPrChange w:id="1234" w:author="Ирина Коржова" w:date="2026-03-30T12:58:00Z">
              <w:rPr>
                <w:rFonts w:ascii="Times New Roman" w:hAnsi="Times New Roman"/>
                <w:sz w:val="28"/>
                <w:lang w:val="ru-RU"/>
              </w:rPr>
            </w:rPrChange>
          </w:rPr>
          <w:t xml:space="preserve">Указанная тенденция показывает, значимость разработки правовых подходов междисциплинарным межотраслевым правовым институтам </w:t>
        </w:r>
        <w:r w:rsidRPr="006600DF">
          <w:rPr>
            <w:rFonts w:ascii="Times New Roman" w:hAnsi="Times New Roman"/>
            <w:i/>
            <w:sz w:val="28"/>
            <w:szCs w:val="28"/>
            <w:lang w:val="ru-RU"/>
            <w:rPrChange w:id="1235" w:author="Ирина Коржова" w:date="2026-03-30T12:58:00Z">
              <w:rPr>
                <w:rFonts w:ascii="Times New Roman" w:hAnsi="Times New Roman"/>
                <w:i/>
                <w:sz w:val="28"/>
                <w:lang w:val="ru-RU"/>
              </w:rPr>
            </w:rPrChange>
          </w:rPr>
          <w:t xml:space="preserve">на </w:t>
        </w:r>
        <w:r w:rsidRPr="006600DF">
          <w:rPr>
            <w:rFonts w:ascii="Times New Roman" w:hAnsi="Times New Roman"/>
            <w:sz w:val="28"/>
            <w:szCs w:val="28"/>
            <w:lang w:val="ru-RU"/>
            <w:rPrChange w:id="1236" w:author="Ирина Коржова" w:date="2026-03-30T12:58:00Z">
              <w:rPr>
                <w:rFonts w:ascii="Times New Roman" w:hAnsi="Times New Roman"/>
                <w:sz w:val="28"/>
                <w:lang w:val="ru-RU"/>
              </w:rPr>
            </w:rPrChange>
          </w:rPr>
          <w:t xml:space="preserve">стыке информационного (цифрового) и гражданского права. </w:t>
        </w:r>
      </w:ins>
    </w:p>
    <w:p w14:paraId="778667B4" w14:textId="720CC83B" w:rsidR="00160B0C" w:rsidRPr="006600DF" w:rsidDel="009E1BD2" w:rsidRDefault="00160B0C">
      <w:pPr>
        <w:spacing w:after="240" w:line="360" w:lineRule="auto"/>
        <w:ind w:firstLine="709"/>
        <w:contextualSpacing/>
        <w:jc w:val="both"/>
        <w:rPr>
          <w:del w:id="1237" w:author="Ирина Коржова" w:date="2026-03-30T16:25:00Z"/>
          <w:rFonts w:ascii="Times New Roman" w:hAnsi="Times New Roman"/>
          <w:sz w:val="28"/>
          <w:szCs w:val="28"/>
          <w:lang w:val="ru-RU"/>
          <w:rPrChange w:id="1238" w:author="Ирина Коржова" w:date="2026-03-30T12:58:00Z">
            <w:rPr>
              <w:del w:id="1239" w:author="Ирина Коржова" w:date="2026-03-30T16:25:00Z"/>
              <w:rFonts w:ascii="Times New Roman" w:hAnsi="Times New Roman"/>
              <w:sz w:val="28"/>
              <w:lang w:val="ru-RU"/>
            </w:rPr>
          </w:rPrChange>
        </w:rPr>
      </w:pPr>
    </w:p>
    <w:p w14:paraId="631CDCF2" w14:textId="6F6A7358" w:rsidR="007B4FFB" w:rsidRPr="006600DF" w:rsidDel="009E1BD2" w:rsidRDefault="007B4FFB">
      <w:pPr>
        <w:spacing w:line="360" w:lineRule="auto"/>
        <w:jc w:val="both"/>
        <w:rPr>
          <w:del w:id="1240" w:author="Ирина Коржова" w:date="2026-03-30T16:25:00Z"/>
          <w:rFonts w:ascii="Times New Roman" w:hAnsi="Times New Roman"/>
          <w:sz w:val="28"/>
          <w:szCs w:val="28"/>
          <w:lang w:val="ru-RU"/>
          <w:rPrChange w:id="1241" w:author="Ирина Коржова" w:date="2026-03-30T12:58:00Z">
            <w:rPr>
              <w:del w:id="1242" w:author="Ирина Коржова" w:date="2026-03-30T16:25:00Z"/>
              <w:lang w:val="ru-RU"/>
            </w:rPr>
          </w:rPrChange>
        </w:rPr>
        <w:pPrChange w:id="1243" w:author="Ирина Коржова" w:date="2026-03-30T12:58:00Z">
          <w:pPr/>
        </w:pPrChange>
      </w:pPr>
    </w:p>
    <w:p w14:paraId="65552D1E" w14:textId="77777777" w:rsidR="00B103D9" w:rsidRPr="006600DF" w:rsidRDefault="00B103D9">
      <w:pPr>
        <w:spacing w:line="360" w:lineRule="auto"/>
        <w:jc w:val="both"/>
        <w:rPr>
          <w:rFonts w:ascii="Times New Roman" w:hAnsi="Times New Roman"/>
          <w:sz w:val="28"/>
          <w:szCs w:val="28"/>
          <w:lang w:val="ru-RU"/>
          <w:rPrChange w:id="1244" w:author="Ирина Коржова" w:date="2026-03-30T12:58:00Z">
            <w:rPr>
              <w:lang w:val="ru-RU"/>
            </w:rPr>
          </w:rPrChange>
        </w:rPr>
        <w:pPrChange w:id="1245" w:author="Ирина Коржова" w:date="2026-03-30T12:58:00Z">
          <w:pPr/>
        </w:pPrChange>
      </w:pPr>
    </w:p>
    <w:p w14:paraId="0FB0C5BF" w14:textId="77777777" w:rsidR="00B103D9" w:rsidRPr="006600DF" w:rsidRDefault="00B103D9">
      <w:pPr>
        <w:spacing w:line="360" w:lineRule="auto"/>
        <w:jc w:val="both"/>
        <w:rPr>
          <w:rFonts w:ascii="Times New Roman" w:hAnsi="Times New Roman"/>
          <w:b/>
          <w:sz w:val="28"/>
          <w:szCs w:val="28"/>
          <w:lang w:val="ru-RU"/>
          <w:rPrChange w:id="1246" w:author="Ирина Коржова" w:date="2026-03-30T12:58:00Z">
            <w:rPr>
              <w:rFonts w:ascii="Times New Roman" w:hAnsi="Times New Roman"/>
              <w:b/>
              <w:sz w:val="28"/>
              <w:lang w:val="ru-RU"/>
            </w:rPr>
          </w:rPrChange>
        </w:rPr>
        <w:pPrChange w:id="1247" w:author="Ирина Коржова" w:date="2026-03-30T12:58:00Z">
          <w:pPr/>
        </w:pPrChange>
      </w:pPr>
      <w:r w:rsidRPr="006600DF">
        <w:rPr>
          <w:rFonts w:ascii="Times New Roman" w:hAnsi="Times New Roman"/>
          <w:b/>
          <w:sz w:val="28"/>
          <w:szCs w:val="28"/>
          <w:lang w:val="ru-RU"/>
          <w:rPrChange w:id="1248" w:author="Ирина Коржова" w:date="2026-03-30T12:58:00Z">
            <w:rPr>
              <w:rFonts w:ascii="Times New Roman" w:hAnsi="Times New Roman"/>
              <w:b/>
              <w:sz w:val="28"/>
              <w:lang w:val="ru-RU"/>
            </w:rPr>
          </w:rPrChange>
        </w:rPr>
        <w:t xml:space="preserve">Заключение: </w:t>
      </w:r>
    </w:p>
    <w:p w14:paraId="04052305" w14:textId="37FE990A" w:rsidR="0018012A" w:rsidRPr="006600DF" w:rsidRDefault="00B103D9">
      <w:pPr>
        <w:spacing w:line="360" w:lineRule="auto"/>
        <w:ind w:firstLine="709"/>
        <w:jc w:val="both"/>
        <w:rPr>
          <w:ins w:id="1249" w:author="Ирина Коржова" w:date="2026-03-30T12:43:00Z"/>
          <w:rFonts w:ascii="Times New Roman" w:hAnsi="Times New Roman"/>
          <w:sz w:val="28"/>
          <w:szCs w:val="28"/>
          <w:lang w:val="ru-RU"/>
          <w:rPrChange w:id="1250" w:author="Ирина Коржова" w:date="2026-03-30T12:58:00Z">
            <w:rPr>
              <w:ins w:id="1251" w:author="Ирина Коржова" w:date="2026-03-30T12:43:00Z"/>
              <w:rFonts w:ascii="Times New Roman" w:hAnsi="Times New Roman"/>
              <w:sz w:val="28"/>
              <w:lang w:val="ru-RU"/>
            </w:rPr>
          </w:rPrChange>
        </w:rPr>
      </w:pPr>
      <w:r w:rsidRPr="006600DF">
        <w:rPr>
          <w:rFonts w:ascii="Times New Roman" w:hAnsi="Times New Roman"/>
          <w:sz w:val="28"/>
          <w:szCs w:val="28"/>
          <w:lang w:val="ru-RU"/>
          <w:rPrChange w:id="1252" w:author="Ирина Коржова" w:date="2026-03-30T12:58:00Z">
            <w:rPr>
              <w:rFonts w:ascii="Times New Roman" w:hAnsi="Times New Roman"/>
              <w:sz w:val="28"/>
              <w:lang w:val="ru-RU"/>
            </w:rPr>
          </w:rPrChange>
        </w:rPr>
        <w:lastRenderedPageBreak/>
        <w:t xml:space="preserve">Анализ указанных классификаций и юридически значимых свойств цифровой информации позволяет </w:t>
      </w:r>
      <w:r w:rsidR="0078498F" w:rsidRPr="006600DF">
        <w:rPr>
          <w:rFonts w:ascii="Times New Roman" w:hAnsi="Times New Roman"/>
          <w:sz w:val="28"/>
          <w:szCs w:val="28"/>
          <w:lang w:val="ru-RU"/>
          <w:rPrChange w:id="1253" w:author="Ирина Коржова" w:date="2026-03-30T12:58:00Z">
            <w:rPr>
              <w:rFonts w:ascii="Times New Roman" w:hAnsi="Times New Roman"/>
              <w:sz w:val="28"/>
              <w:lang w:val="ru-RU"/>
            </w:rPr>
          </w:rPrChange>
        </w:rPr>
        <w:t>определить цифровой информации как</w:t>
      </w:r>
      <w:r w:rsidRPr="006600DF">
        <w:rPr>
          <w:rFonts w:ascii="Times New Roman" w:hAnsi="Times New Roman"/>
          <w:sz w:val="28"/>
          <w:szCs w:val="28"/>
          <w:lang w:val="ru-RU"/>
          <w:rPrChange w:id="1254" w:author="Ирина Коржова" w:date="2026-03-30T12:58:00Z">
            <w:rPr>
              <w:rFonts w:ascii="Times New Roman" w:hAnsi="Times New Roman"/>
              <w:sz w:val="28"/>
              <w:lang w:val="ru-RU"/>
            </w:rPr>
          </w:rPrChange>
        </w:rPr>
        <w:t xml:space="preserve"> сведения</w:t>
      </w:r>
      <w:del w:id="1255" w:author="Ирина Коржова" w:date="2026-03-30T12:43:00Z">
        <w:r w:rsidRPr="006600DF" w:rsidDel="0018012A">
          <w:rPr>
            <w:rFonts w:ascii="Times New Roman" w:hAnsi="Times New Roman"/>
            <w:sz w:val="28"/>
            <w:szCs w:val="28"/>
            <w:lang w:val="ru-RU"/>
            <w:rPrChange w:id="1256" w:author="Ирина Коржова" w:date="2026-03-30T12:58:00Z">
              <w:rPr>
                <w:rFonts w:ascii="Times New Roman" w:hAnsi="Times New Roman"/>
                <w:sz w:val="28"/>
                <w:lang w:val="ru-RU"/>
              </w:rPr>
            </w:rPrChange>
          </w:rPr>
          <w:delText xml:space="preserve"> (сообщения, данные)</w:delText>
        </w:r>
      </w:del>
      <w:r w:rsidRPr="006600DF">
        <w:rPr>
          <w:rFonts w:ascii="Times New Roman" w:hAnsi="Times New Roman"/>
          <w:sz w:val="28"/>
          <w:szCs w:val="28"/>
          <w:lang w:val="ru-RU"/>
          <w:rPrChange w:id="1257" w:author="Ирина Коржова" w:date="2026-03-30T12:58:00Z">
            <w:rPr>
              <w:rFonts w:ascii="Times New Roman" w:hAnsi="Times New Roman"/>
              <w:sz w:val="28"/>
              <w:lang w:val="ru-RU"/>
            </w:rPr>
          </w:rPrChange>
        </w:rPr>
        <w:t>, представленные в форме электронных данных</w:t>
      </w:r>
      <w:del w:id="1258" w:author="Ирина Коржова" w:date="2026-03-30T12:43:00Z">
        <w:r w:rsidRPr="006600DF" w:rsidDel="0018012A">
          <w:rPr>
            <w:rFonts w:ascii="Times New Roman" w:hAnsi="Times New Roman"/>
            <w:sz w:val="28"/>
            <w:szCs w:val="28"/>
            <w:lang w:val="ru-RU"/>
            <w:rPrChange w:id="1259" w:author="Ирина Коржова" w:date="2026-03-30T12:58:00Z">
              <w:rPr>
                <w:rFonts w:ascii="Times New Roman" w:hAnsi="Times New Roman"/>
                <w:sz w:val="28"/>
                <w:lang w:val="ru-RU"/>
              </w:rPr>
            </w:rPrChange>
          </w:rPr>
          <w:delText xml:space="preserve"> (двоичного кода)</w:delText>
        </w:r>
      </w:del>
      <w:r w:rsidRPr="006600DF">
        <w:rPr>
          <w:rFonts w:ascii="Times New Roman" w:hAnsi="Times New Roman"/>
          <w:sz w:val="28"/>
          <w:szCs w:val="28"/>
          <w:lang w:val="ru-RU"/>
          <w:rPrChange w:id="1260" w:author="Ирина Коржова" w:date="2026-03-30T12:58:00Z">
            <w:rPr>
              <w:rFonts w:ascii="Times New Roman" w:hAnsi="Times New Roman"/>
              <w:sz w:val="28"/>
              <w:lang w:val="ru-RU"/>
            </w:rPr>
          </w:rPrChange>
        </w:rPr>
        <w:t xml:space="preserve">, обрабатываемых с использованием вычислительных устройств и информационно-телекоммуникационных сетей, которые под влиянием сквозных цифровых технологий (таких как большие данные, распределённые реестры, искусственный интеллект, интернет вещей) приобретают качественно новые свойства (масштабируемость, неизменяемость, автономность генерации, </w:t>
      </w:r>
      <w:proofErr w:type="spellStart"/>
      <w:r w:rsidRPr="006600DF">
        <w:rPr>
          <w:rFonts w:ascii="Times New Roman" w:hAnsi="Times New Roman"/>
          <w:sz w:val="28"/>
          <w:szCs w:val="28"/>
          <w:lang w:val="ru-RU"/>
          <w:rPrChange w:id="1261" w:author="Ирина Коржова" w:date="2026-03-30T12:58:00Z">
            <w:rPr>
              <w:rFonts w:ascii="Times New Roman" w:hAnsi="Times New Roman"/>
              <w:sz w:val="28"/>
              <w:lang w:val="ru-RU"/>
            </w:rPr>
          </w:rPrChange>
        </w:rPr>
        <w:t>токенизируемость</w:t>
      </w:r>
      <w:proofErr w:type="spellEnd"/>
      <w:r w:rsidRPr="006600DF">
        <w:rPr>
          <w:rFonts w:ascii="Times New Roman" w:hAnsi="Times New Roman"/>
          <w:sz w:val="28"/>
          <w:szCs w:val="28"/>
          <w:lang w:val="ru-RU"/>
          <w:rPrChange w:id="1262" w:author="Ирина Коржова" w:date="2026-03-30T12:58:00Z">
            <w:rPr>
              <w:rFonts w:ascii="Times New Roman" w:hAnsi="Times New Roman"/>
              <w:sz w:val="28"/>
              <w:lang w:val="ru-RU"/>
            </w:rPr>
          </w:rPrChange>
        </w:rPr>
        <w:t xml:space="preserve">), </w:t>
      </w:r>
    </w:p>
    <w:p w14:paraId="0B9EEECE" w14:textId="09BEA76A" w:rsidR="00B103D9" w:rsidRPr="006600DF" w:rsidRDefault="00B103D9">
      <w:pPr>
        <w:spacing w:line="360" w:lineRule="auto"/>
        <w:ind w:firstLine="709"/>
        <w:jc w:val="both"/>
        <w:rPr>
          <w:rFonts w:ascii="Times New Roman" w:hAnsi="Times New Roman"/>
          <w:sz w:val="28"/>
          <w:szCs w:val="28"/>
          <w:lang w:val="ru-RU"/>
          <w:rPrChange w:id="1263" w:author="Ирина Коржова" w:date="2026-03-30T12:58:00Z">
            <w:rPr>
              <w:rFonts w:ascii="Times New Roman" w:hAnsi="Times New Roman"/>
              <w:sz w:val="28"/>
              <w:lang w:val="ru-RU"/>
            </w:rPr>
          </w:rPrChange>
        </w:rPr>
      </w:pPr>
      <w:del w:id="1264" w:author="Ирина Коржова" w:date="2026-03-30T12:51:00Z">
        <w:r w:rsidRPr="006600DF" w:rsidDel="0018012A">
          <w:rPr>
            <w:rFonts w:ascii="Times New Roman" w:hAnsi="Times New Roman"/>
            <w:sz w:val="28"/>
            <w:szCs w:val="28"/>
            <w:lang w:val="ru-RU"/>
            <w:rPrChange w:id="1265" w:author="Ирина Коржова" w:date="2026-03-30T12:58:00Z">
              <w:rPr>
                <w:rFonts w:ascii="Times New Roman" w:hAnsi="Times New Roman"/>
                <w:sz w:val="28"/>
                <w:lang w:val="ru-RU"/>
              </w:rPr>
            </w:rPrChange>
          </w:rPr>
          <w:delText>что</w:delText>
        </w:r>
      </w:del>
      <w:ins w:id="1266" w:author="Ирина Коржова" w:date="2026-03-30T12:51:00Z">
        <w:r w:rsidR="0018012A" w:rsidRPr="006600DF">
          <w:rPr>
            <w:rFonts w:ascii="Times New Roman" w:hAnsi="Times New Roman"/>
            <w:sz w:val="28"/>
            <w:szCs w:val="28"/>
            <w:lang w:val="ru-RU"/>
            <w:rPrChange w:id="1267" w:author="Ирина Коржова" w:date="2026-03-30T12:58:00Z">
              <w:rPr>
                <w:rFonts w:ascii="Times New Roman" w:hAnsi="Times New Roman"/>
                <w:sz w:val="28"/>
                <w:lang w:val="ru-RU"/>
              </w:rPr>
            </w:rPrChange>
          </w:rPr>
          <w:t>Влияние цифровых технологий на цифровые данные</w:t>
        </w:r>
      </w:ins>
      <w:r w:rsidRPr="006600DF">
        <w:rPr>
          <w:rFonts w:ascii="Times New Roman" w:hAnsi="Times New Roman"/>
          <w:sz w:val="28"/>
          <w:szCs w:val="28"/>
          <w:lang w:val="ru-RU"/>
          <w:rPrChange w:id="1268" w:author="Ирина Коржова" w:date="2026-03-30T12:58:00Z">
            <w:rPr>
              <w:rFonts w:ascii="Times New Roman" w:hAnsi="Times New Roman"/>
              <w:sz w:val="28"/>
              <w:lang w:val="ru-RU"/>
            </w:rPr>
          </w:rPrChange>
        </w:rPr>
        <w:t xml:space="preserve"> обуславливает формирование для них специфических правовых режимов, определяемых как содержанием таких сведений (например, персональные данные, коммерческая тайна), так и их цифровой формой (электронный документ, цифровой актив, доменное имя), и которые в гражданском обороте признаются самостоятельными объектами гражданских прав (цифровыми активами, цифровыми правами, иным имуществом) в соответствии с законодательством Российской Федерации.</w:t>
      </w:r>
    </w:p>
    <w:p w14:paraId="705ED900" w14:textId="77777777" w:rsidR="0018012A" w:rsidRPr="006600DF" w:rsidRDefault="00F76124">
      <w:pPr>
        <w:spacing w:after="0" w:line="360" w:lineRule="auto"/>
        <w:ind w:firstLine="567"/>
        <w:jc w:val="both"/>
        <w:rPr>
          <w:ins w:id="1269" w:author="Ирина Коржова" w:date="2026-03-30T12:43:00Z"/>
          <w:rFonts w:ascii="Times New Roman" w:hAnsi="Times New Roman"/>
          <w:sz w:val="28"/>
          <w:szCs w:val="28"/>
          <w:lang w:val="ru-RU"/>
          <w:rPrChange w:id="1270" w:author="Ирина Коржова" w:date="2026-03-30T12:58:00Z">
            <w:rPr>
              <w:ins w:id="1271" w:author="Ирина Коржова" w:date="2026-03-30T12:43:00Z"/>
              <w:rFonts w:ascii="Times New Roman" w:hAnsi="Times New Roman"/>
              <w:sz w:val="28"/>
              <w:lang w:val="ru-RU"/>
            </w:rPr>
          </w:rPrChange>
        </w:rPr>
      </w:pPr>
      <w:r w:rsidRPr="006600DF">
        <w:rPr>
          <w:rFonts w:ascii="Times New Roman" w:hAnsi="Times New Roman"/>
          <w:sz w:val="28"/>
          <w:szCs w:val="28"/>
          <w:lang w:val="ru-RU"/>
          <w:rPrChange w:id="1272" w:author="Ирина Коржова" w:date="2026-03-30T12:58:00Z">
            <w:rPr>
              <w:rFonts w:ascii="Times New Roman" w:hAnsi="Times New Roman"/>
              <w:sz w:val="28"/>
              <w:lang w:val="ru-RU"/>
            </w:rPr>
          </w:rPrChange>
        </w:rPr>
        <w:t xml:space="preserve">Интеграция цифровой природы в классические неинформационные институты обуславливает потребность в выработке правовых режимов к цифровой информации </w:t>
      </w:r>
      <w:r w:rsidRPr="006600DF">
        <w:rPr>
          <w:rFonts w:ascii="Times New Roman" w:hAnsi="Times New Roman"/>
          <w:bCs/>
          <w:iCs/>
          <w:sz w:val="28"/>
          <w:szCs w:val="28"/>
          <w:lang w:val="ru-RU"/>
          <w:rPrChange w:id="1273" w:author="Ирина Коржова" w:date="2026-03-30T12:58:00Z">
            <w:rPr>
              <w:rFonts w:ascii="Times New Roman" w:hAnsi="Times New Roman"/>
              <w:bCs/>
              <w:iCs/>
              <w:sz w:val="28"/>
              <w:lang w:val="ru-RU"/>
            </w:rPr>
          </w:rPrChange>
        </w:rPr>
        <w:t>на уровне межотраслевых междисциплинарных правовых институтов</w:t>
      </w:r>
      <w:r w:rsidRPr="006600DF">
        <w:rPr>
          <w:rStyle w:val="a3"/>
          <w:rFonts w:ascii="Times New Roman" w:hAnsi="Times New Roman"/>
          <w:bCs/>
          <w:iCs/>
          <w:sz w:val="28"/>
          <w:szCs w:val="28"/>
          <w:lang w:val="ru-RU"/>
          <w:rPrChange w:id="1274" w:author="Ирина Коржова" w:date="2026-03-30T12:58:00Z">
            <w:rPr>
              <w:rStyle w:val="a3"/>
              <w:rFonts w:ascii="Times New Roman" w:hAnsi="Times New Roman"/>
              <w:bCs/>
              <w:iCs/>
              <w:sz w:val="28"/>
              <w:lang w:val="ru-RU"/>
            </w:rPr>
          </w:rPrChange>
        </w:rPr>
        <w:footnoteReference w:id="28"/>
      </w:r>
      <w:r w:rsidRPr="006600DF">
        <w:rPr>
          <w:rFonts w:ascii="Times New Roman" w:hAnsi="Times New Roman"/>
          <w:sz w:val="28"/>
          <w:szCs w:val="28"/>
          <w:lang w:val="ru-RU"/>
          <w:rPrChange w:id="1275" w:author="Ирина Коржова" w:date="2026-03-30T12:58:00Z">
            <w:rPr>
              <w:rFonts w:ascii="Times New Roman" w:hAnsi="Times New Roman"/>
              <w:sz w:val="28"/>
              <w:lang w:val="ru-RU"/>
            </w:rPr>
          </w:rPrChange>
        </w:rPr>
        <w:t xml:space="preserve">, в которых информация сочетала бы правовые режимы собственно информации, информационной инфраструктуры и других объектов. </w:t>
      </w:r>
    </w:p>
    <w:p w14:paraId="6B3C1413" w14:textId="01B7D222" w:rsidR="00F76124" w:rsidRPr="006600DF" w:rsidRDefault="00F76124">
      <w:pPr>
        <w:spacing w:after="0" w:line="360" w:lineRule="auto"/>
        <w:ind w:firstLine="567"/>
        <w:jc w:val="both"/>
        <w:rPr>
          <w:rFonts w:ascii="Times New Roman" w:hAnsi="Times New Roman"/>
          <w:sz w:val="28"/>
          <w:szCs w:val="28"/>
          <w:lang w:val="ru-RU"/>
          <w:rPrChange w:id="1276" w:author="Ирина Коржова" w:date="2026-03-30T12:58:00Z">
            <w:rPr>
              <w:rFonts w:ascii="Times New Roman" w:hAnsi="Times New Roman"/>
              <w:sz w:val="28"/>
              <w:lang w:val="ru-RU"/>
            </w:rPr>
          </w:rPrChange>
        </w:rPr>
      </w:pPr>
      <w:r w:rsidRPr="006600DF">
        <w:rPr>
          <w:rFonts w:ascii="Times New Roman" w:hAnsi="Times New Roman"/>
          <w:sz w:val="28"/>
          <w:szCs w:val="28"/>
          <w:lang w:val="ru-RU"/>
          <w:rPrChange w:id="1277" w:author="Ирина Коржова" w:date="2026-03-30T12:58:00Z">
            <w:rPr>
              <w:rFonts w:ascii="Times New Roman" w:hAnsi="Times New Roman"/>
              <w:sz w:val="28"/>
              <w:lang w:val="ru-RU"/>
            </w:rPr>
          </w:rPrChange>
        </w:rPr>
        <w:t>Примерами междисциплинарных межотраслевых правовых институтов, неразрывно связанных с технологиями, могут быть правовые институты криптоактива</w:t>
      </w:r>
      <w:r w:rsidRPr="006600DF">
        <w:rPr>
          <w:rStyle w:val="a3"/>
          <w:rFonts w:ascii="Times New Roman" w:hAnsi="Times New Roman"/>
          <w:sz w:val="28"/>
          <w:szCs w:val="28"/>
          <w:lang w:val="ru-RU"/>
          <w:rPrChange w:id="1278" w:author="Ирина Коржова" w:date="2026-03-30T12:58:00Z">
            <w:rPr>
              <w:rStyle w:val="a3"/>
              <w:rFonts w:ascii="Times New Roman" w:hAnsi="Times New Roman"/>
              <w:sz w:val="28"/>
              <w:lang w:val="ru-RU"/>
            </w:rPr>
          </w:rPrChange>
        </w:rPr>
        <w:footnoteReference w:id="29"/>
      </w:r>
      <w:r w:rsidRPr="006600DF">
        <w:rPr>
          <w:rFonts w:ascii="Times New Roman" w:hAnsi="Times New Roman"/>
          <w:sz w:val="28"/>
          <w:szCs w:val="28"/>
          <w:lang w:val="ru-RU"/>
          <w:rPrChange w:id="1279" w:author="Ирина Коржова" w:date="2026-03-30T12:58:00Z">
            <w:rPr>
              <w:rFonts w:ascii="Times New Roman" w:hAnsi="Times New Roman"/>
              <w:sz w:val="28"/>
              <w:lang w:val="ru-RU"/>
            </w:rPr>
          </w:rPrChange>
        </w:rPr>
        <w:t xml:space="preserve">, цифровых платформ, контроля, объекта интеллектуального творчества, созданного ИИ и др.  </w:t>
      </w:r>
    </w:p>
    <w:p w14:paraId="7ADB026D" w14:textId="77777777" w:rsidR="00F76124" w:rsidRDefault="00F76124">
      <w:pPr>
        <w:spacing w:line="360" w:lineRule="auto"/>
        <w:ind w:firstLine="709"/>
        <w:jc w:val="both"/>
        <w:rPr>
          <w:ins w:id="1280" w:author="Ирина Коржова" w:date="2026-03-30T16:24:00Z"/>
          <w:rFonts w:ascii="Times New Roman" w:hAnsi="Times New Roman"/>
          <w:sz w:val="28"/>
          <w:szCs w:val="28"/>
          <w:lang w:val="ru-RU"/>
        </w:rPr>
      </w:pPr>
    </w:p>
    <w:p w14:paraId="7EA82AC4" w14:textId="77777777" w:rsidR="009E1BD2" w:rsidRDefault="009E1BD2">
      <w:pPr>
        <w:spacing w:line="360" w:lineRule="auto"/>
        <w:ind w:firstLine="709"/>
        <w:jc w:val="both"/>
        <w:rPr>
          <w:ins w:id="1281" w:author="Ирина Коржова" w:date="2026-03-30T16:24:00Z"/>
          <w:rFonts w:ascii="Times New Roman" w:hAnsi="Times New Roman"/>
          <w:sz w:val="28"/>
          <w:szCs w:val="28"/>
          <w:lang w:val="ru-RU"/>
        </w:rPr>
      </w:pPr>
    </w:p>
    <w:p w14:paraId="78ACDDD5" w14:textId="77777777" w:rsidR="009E1BD2" w:rsidRDefault="009E1BD2" w:rsidP="009E1BD2">
      <w:pPr>
        <w:spacing w:beforeAutospacing="1" w:line="360" w:lineRule="auto"/>
        <w:ind w:firstLine="851"/>
        <w:jc w:val="both"/>
        <w:rPr>
          <w:ins w:id="1282" w:author="Ирина Коржова" w:date="2026-03-30T16:24:00Z"/>
          <w:rFonts w:ascii="Times New Roman" w:hAnsi="Times New Roman"/>
          <w:sz w:val="28"/>
          <w:szCs w:val="28"/>
          <w:lang w:val="ru-RU"/>
        </w:rPr>
      </w:pPr>
      <w:ins w:id="1283" w:author="Ирина Коржова" w:date="2026-03-30T16:24:00Z">
        <w:r>
          <w:rPr>
            <w:rFonts w:ascii="Times New Roman" w:hAnsi="Times New Roman"/>
            <w:sz w:val="28"/>
            <w:szCs w:val="28"/>
            <w:lang w:val="ru-RU"/>
          </w:rPr>
          <w:t>***</w:t>
        </w:r>
      </w:ins>
    </w:p>
    <w:p w14:paraId="5EE93F0D" w14:textId="77777777" w:rsidR="009E1BD2" w:rsidRDefault="009E1BD2" w:rsidP="009E1BD2">
      <w:pPr>
        <w:spacing w:beforeAutospacing="1" w:line="360" w:lineRule="auto"/>
        <w:ind w:firstLine="851"/>
        <w:jc w:val="both"/>
        <w:rPr>
          <w:ins w:id="1284" w:author="Ирина Коржова" w:date="2026-03-30T16:24:00Z"/>
          <w:rFonts w:ascii="Times New Roman" w:hAnsi="Times New Roman"/>
          <w:sz w:val="28"/>
          <w:szCs w:val="28"/>
          <w:lang w:val="ru-RU"/>
        </w:rPr>
      </w:pPr>
      <w:ins w:id="1285" w:author="Ирина Коржова" w:date="2026-03-30T16:24:00Z">
        <w:r>
          <w:rPr>
            <w:rFonts w:ascii="Times New Roman" w:hAnsi="Times New Roman"/>
            <w:sz w:val="28"/>
            <w:szCs w:val="28"/>
            <w:lang w:val="ru-RU"/>
          </w:rPr>
          <w:t xml:space="preserve">Классификации информации </w:t>
        </w:r>
      </w:ins>
    </w:p>
    <w:p w14:paraId="600B4327" w14:textId="6B7E9451" w:rsidR="009E1BD2" w:rsidRPr="009E1BD2" w:rsidRDefault="009E1BD2" w:rsidP="009E1BD2">
      <w:pPr>
        <w:spacing w:beforeAutospacing="1" w:line="360" w:lineRule="auto"/>
        <w:ind w:firstLine="851"/>
        <w:jc w:val="both"/>
        <w:rPr>
          <w:ins w:id="1286" w:author="Ирина Коржова" w:date="2026-03-30T16:24:00Z"/>
          <w:rFonts w:ascii="Times New Roman" w:hAnsi="Times New Roman"/>
          <w:color w:val="0F1115"/>
          <w:sz w:val="28"/>
          <w:highlight w:val="green"/>
          <w:lang w:val="ru-RU"/>
          <w:rPrChange w:id="1287" w:author="Ирина Коржова" w:date="2026-03-30T16:24:00Z">
            <w:rPr>
              <w:ins w:id="1288" w:author="Ирина Коржова" w:date="2026-03-30T16:24:00Z"/>
              <w:rFonts w:ascii="Times New Roman" w:hAnsi="Times New Roman"/>
              <w:color w:val="0F1115"/>
              <w:sz w:val="28"/>
              <w:highlight w:val="green"/>
            </w:rPr>
          </w:rPrChange>
        </w:rPr>
      </w:pPr>
      <w:ins w:id="1289" w:author="Ирина Коржова" w:date="2026-03-30T16:24:00Z">
        <w:r w:rsidRPr="009E1BD2">
          <w:rPr>
            <w:rFonts w:ascii="Times New Roman" w:hAnsi="Times New Roman"/>
            <w:color w:val="0F1115"/>
            <w:sz w:val="28"/>
            <w:highlight w:val="green"/>
            <w:lang w:val="ru-RU"/>
            <w:rPrChange w:id="1290" w:author="Ирина Коржова" w:date="2026-03-30T16:24:00Z">
              <w:rPr>
                <w:rFonts w:ascii="Times New Roman" w:hAnsi="Times New Roman"/>
                <w:color w:val="0F1115"/>
                <w:sz w:val="28"/>
                <w:highlight w:val="green"/>
              </w:rPr>
            </w:rPrChange>
          </w:rPr>
          <w:t>А.А. Чеботарева классификации информации</w:t>
        </w:r>
        <w:r>
          <w:rPr>
            <w:rStyle w:val="a3"/>
            <w:rFonts w:ascii="Times New Roman" w:hAnsi="Times New Roman"/>
            <w:color w:val="0F1115"/>
            <w:sz w:val="28"/>
            <w:highlight w:val="green"/>
          </w:rPr>
          <w:footnoteReference w:id="30"/>
        </w:r>
        <w:r w:rsidRPr="009E1BD2">
          <w:rPr>
            <w:rFonts w:ascii="Times New Roman" w:hAnsi="Times New Roman"/>
            <w:color w:val="0F1115"/>
            <w:sz w:val="28"/>
            <w:highlight w:val="green"/>
            <w:lang w:val="ru-RU"/>
            <w:rPrChange w:id="1293" w:author="Ирина Коржова" w:date="2026-03-30T16:24:00Z">
              <w:rPr>
                <w:rFonts w:ascii="Times New Roman" w:hAnsi="Times New Roman"/>
                <w:color w:val="0F1115"/>
                <w:sz w:val="28"/>
                <w:highlight w:val="green"/>
              </w:rPr>
            </w:rPrChange>
          </w:rPr>
          <w:t xml:space="preserve"> </w:t>
        </w:r>
      </w:ins>
    </w:p>
    <w:p w14:paraId="2B1C233C" w14:textId="77777777" w:rsidR="009E1BD2" w:rsidRPr="009E1BD2" w:rsidRDefault="009E1BD2" w:rsidP="009E1BD2">
      <w:pPr>
        <w:spacing w:beforeAutospacing="1" w:line="276" w:lineRule="auto"/>
        <w:ind w:firstLine="851"/>
        <w:jc w:val="both"/>
        <w:rPr>
          <w:ins w:id="1294" w:author="Ирина Коржова" w:date="2026-03-30T16:24:00Z"/>
          <w:rFonts w:ascii="Times New Roman" w:hAnsi="Times New Roman"/>
          <w:color w:val="0F1115"/>
          <w:sz w:val="28"/>
          <w:highlight w:val="green"/>
          <w:lang w:val="ru-RU"/>
          <w:rPrChange w:id="1295" w:author="Ирина Коржова" w:date="2026-03-30T16:24:00Z">
            <w:rPr>
              <w:ins w:id="1296" w:author="Ирина Коржова" w:date="2026-03-30T16:24:00Z"/>
              <w:rFonts w:ascii="Times New Roman" w:hAnsi="Times New Roman"/>
              <w:color w:val="0F1115"/>
              <w:sz w:val="28"/>
              <w:highlight w:val="green"/>
            </w:rPr>
          </w:rPrChange>
        </w:rPr>
      </w:pPr>
      <w:ins w:id="1297" w:author="Ирина Коржова" w:date="2026-03-30T16:24:00Z">
        <w:r w:rsidRPr="009E1BD2">
          <w:rPr>
            <w:rFonts w:ascii="Times New Roman" w:hAnsi="Times New Roman"/>
            <w:color w:val="0F1115"/>
            <w:sz w:val="28"/>
            <w:highlight w:val="green"/>
            <w:lang w:val="ru-RU"/>
            <w:rPrChange w:id="1298" w:author="Ирина Коржова" w:date="2026-03-30T16:24:00Z">
              <w:rPr>
                <w:rFonts w:ascii="Times New Roman" w:hAnsi="Times New Roman"/>
                <w:color w:val="0F1115"/>
                <w:sz w:val="28"/>
                <w:highlight w:val="green"/>
              </w:rPr>
            </w:rPrChange>
          </w:rPr>
          <w:t>Существует множество критериев классификации информации.</w:t>
        </w:r>
      </w:ins>
    </w:p>
    <w:p w14:paraId="71807622" w14:textId="77777777" w:rsidR="009E1BD2" w:rsidRPr="009E1BD2" w:rsidRDefault="009E1BD2" w:rsidP="009E1BD2">
      <w:pPr>
        <w:spacing w:beforeAutospacing="1" w:line="276" w:lineRule="auto"/>
        <w:ind w:firstLine="851"/>
        <w:jc w:val="both"/>
        <w:rPr>
          <w:ins w:id="1299" w:author="Ирина Коржова" w:date="2026-03-30T16:24:00Z"/>
          <w:rFonts w:ascii="Times New Roman" w:hAnsi="Times New Roman"/>
          <w:color w:val="0F1115"/>
          <w:sz w:val="28"/>
          <w:highlight w:val="green"/>
          <w:lang w:val="ru-RU"/>
          <w:rPrChange w:id="1300" w:author="Ирина Коржова" w:date="2026-03-30T16:24:00Z">
            <w:rPr>
              <w:ins w:id="1301" w:author="Ирина Коржова" w:date="2026-03-30T16:24:00Z"/>
              <w:rFonts w:ascii="Times New Roman" w:hAnsi="Times New Roman"/>
              <w:color w:val="0F1115"/>
              <w:sz w:val="28"/>
              <w:highlight w:val="green"/>
            </w:rPr>
          </w:rPrChange>
        </w:rPr>
      </w:pPr>
      <w:ins w:id="1302" w:author="Ирина Коржова" w:date="2026-03-30T16:24:00Z">
        <w:r w:rsidRPr="009E1BD2">
          <w:rPr>
            <w:rFonts w:ascii="Times New Roman" w:hAnsi="Times New Roman"/>
            <w:color w:val="0F1115"/>
            <w:sz w:val="28"/>
            <w:highlight w:val="green"/>
            <w:lang w:val="ru-RU"/>
            <w:rPrChange w:id="1303" w:author="Ирина Коржова" w:date="2026-03-30T16:24:00Z">
              <w:rPr>
                <w:rFonts w:ascii="Times New Roman" w:hAnsi="Times New Roman"/>
                <w:color w:val="0F1115"/>
                <w:sz w:val="28"/>
                <w:highlight w:val="green"/>
              </w:rPr>
            </w:rPrChange>
          </w:rPr>
          <w:t>1)</w:t>
        </w:r>
        <w:r w:rsidRPr="009E1BD2">
          <w:rPr>
            <w:rFonts w:ascii="Times New Roman" w:hAnsi="Times New Roman"/>
            <w:color w:val="0F1115"/>
            <w:sz w:val="28"/>
            <w:highlight w:val="green"/>
            <w:lang w:val="ru-RU"/>
            <w:rPrChange w:id="1304" w:author="Ирина Коржова" w:date="2026-03-30T16:24:00Z">
              <w:rPr>
                <w:rFonts w:ascii="Times New Roman" w:hAnsi="Times New Roman"/>
                <w:color w:val="0F1115"/>
                <w:sz w:val="28"/>
                <w:highlight w:val="green"/>
              </w:rPr>
            </w:rPrChange>
          </w:rPr>
          <w:tab/>
          <w:t xml:space="preserve">по степени организованности (упорядоченности) выделяют документированную и иную информацию; информационные ресурсы и свободную информацию, не находящуюся в информационных </w:t>
        </w:r>
        <w:proofErr w:type="spellStart"/>
        <w:r w:rsidRPr="009E1BD2">
          <w:rPr>
            <w:rFonts w:ascii="Times New Roman" w:hAnsi="Times New Roman"/>
            <w:color w:val="0F1115"/>
            <w:sz w:val="28"/>
            <w:highlight w:val="green"/>
            <w:lang w:val="ru-RU"/>
            <w:rPrChange w:id="1305" w:author="Ирина Коржова" w:date="2026-03-30T16:24:00Z">
              <w:rPr>
                <w:rFonts w:ascii="Times New Roman" w:hAnsi="Times New Roman"/>
                <w:color w:val="0F1115"/>
                <w:sz w:val="28"/>
                <w:highlight w:val="green"/>
              </w:rPr>
            </w:rPrChange>
          </w:rPr>
          <w:t>сис¬темах</w:t>
        </w:r>
        <w:proofErr w:type="spellEnd"/>
        <w:r w:rsidRPr="009E1BD2">
          <w:rPr>
            <w:rFonts w:ascii="Times New Roman" w:hAnsi="Times New Roman"/>
            <w:color w:val="0F1115"/>
            <w:sz w:val="28"/>
            <w:highlight w:val="green"/>
            <w:lang w:val="ru-RU"/>
            <w:rPrChange w:id="1306" w:author="Ирина Коржова" w:date="2026-03-30T16:24:00Z">
              <w:rPr>
                <w:rFonts w:ascii="Times New Roman" w:hAnsi="Times New Roman"/>
                <w:color w:val="0F1115"/>
                <w:sz w:val="28"/>
                <w:highlight w:val="green"/>
              </w:rPr>
            </w:rPrChange>
          </w:rPr>
          <w:t>; систематизированную информацию (каталоги, энциклопедии, рубрикаторы и т.п.) и несистематизированную;</w:t>
        </w:r>
      </w:ins>
    </w:p>
    <w:p w14:paraId="6840DF2D" w14:textId="77777777" w:rsidR="009E1BD2" w:rsidRPr="009E1BD2" w:rsidRDefault="009E1BD2" w:rsidP="009E1BD2">
      <w:pPr>
        <w:spacing w:beforeAutospacing="1" w:line="276" w:lineRule="auto"/>
        <w:ind w:firstLine="851"/>
        <w:jc w:val="both"/>
        <w:rPr>
          <w:ins w:id="1307" w:author="Ирина Коржова" w:date="2026-03-30T16:24:00Z"/>
          <w:rFonts w:ascii="Times New Roman" w:hAnsi="Times New Roman"/>
          <w:color w:val="0F1115"/>
          <w:sz w:val="28"/>
          <w:highlight w:val="green"/>
          <w:lang w:val="ru-RU"/>
          <w:rPrChange w:id="1308" w:author="Ирина Коржова" w:date="2026-03-30T16:24:00Z">
            <w:rPr>
              <w:ins w:id="1309" w:author="Ирина Коржова" w:date="2026-03-30T16:24:00Z"/>
              <w:rFonts w:ascii="Times New Roman" w:hAnsi="Times New Roman"/>
              <w:color w:val="0F1115"/>
              <w:sz w:val="28"/>
              <w:highlight w:val="green"/>
            </w:rPr>
          </w:rPrChange>
        </w:rPr>
      </w:pPr>
      <w:ins w:id="1310" w:author="Ирина Коржова" w:date="2026-03-30T16:24:00Z">
        <w:r w:rsidRPr="009E1BD2">
          <w:rPr>
            <w:rFonts w:ascii="Times New Roman" w:hAnsi="Times New Roman"/>
            <w:color w:val="0F1115"/>
            <w:sz w:val="28"/>
            <w:highlight w:val="green"/>
            <w:lang w:val="ru-RU"/>
            <w:rPrChange w:id="1311" w:author="Ирина Коржова" w:date="2026-03-30T16:24:00Z">
              <w:rPr>
                <w:rFonts w:ascii="Times New Roman" w:hAnsi="Times New Roman"/>
                <w:color w:val="0F1115"/>
                <w:sz w:val="28"/>
                <w:highlight w:val="green"/>
              </w:rPr>
            </w:rPrChange>
          </w:rPr>
          <w:t>2)</w:t>
        </w:r>
        <w:r w:rsidRPr="009E1BD2">
          <w:rPr>
            <w:rFonts w:ascii="Times New Roman" w:hAnsi="Times New Roman"/>
            <w:color w:val="0F1115"/>
            <w:sz w:val="28"/>
            <w:highlight w:val="green"/>
            <w:lang w:val="ru-RU"/>
            <w:rPrChange w:id="1312" w:author="Ирина Коржова" w:date="2026-03-30T16:24:00Z">
              <w:rPr>
                <w:rFonts w:ascii="Times New Roman" w:hAnsi="Times New Roman"/>
                <w:color w:val="0F1115"/>
                <w:sz w:val="28"/>
                <w:highlight w:val="green"/>
              </w:rPr>
            </w:rPrChange>
          </w:rPr>
          <w:tab/>
          <w:t xml:space="preserve">по виду носителя (форме закрепления) — на бумажном </w:t>
        </w:r>
        <w:proofErr w:type="spellStart"/>
        <w:r w:rsidRPr="009E1BD2">
          <w:rPr>
            <w:rFonts w:ascii="Times New Roman" w:hAnsi="Times New Roman"/>
            <w:color w:val="0F1115"/>
            <w:sz w:val="28"/>
            <w:highlight w:val="green"/>
            <w:lang w:val="ru-RU"/>
            <w:rPrChange w:id="1313" w:author="Ирина Коржова" w:date="2026-03-30T16:24:00Z">
              <w:rPr>
                <w:rFonts w:ascii="Times New Roman" w:hAnsi="Times New Roman"/>
                <w:color w:val="0F1115"/>
                <w:sz w:val="28"/>
                <w:highlight w:val="green"/>
              </w:rPr>
            </w:rPrChange>
          </w:rPr>
          <w:t>носи¬теле</w:t>
        </w:r>
        <w:proofErr w:type="spellEnd"/>
        <w:r w:rsidRPr="009E1BD2">
          <w:rPr>
            <w:rFonts w:ascii="Times New Roman" w:hAnsi="Times New Roman"/>
            <w:color w:val="0F1115"/>
            <w:sz w:val="28"/>
            <w:highlight w:val="green"/>
            <w:lang w:val="ru-RU"/>
            <w:rPrChange w:id="1314" w:author="Ирина Коржова" w:date="2026-03-30T16:24:00Z">
              <w:rPr>
                <w:rFonts w:ascii="Times New Roman" w:hAnsi="Times New Roman"/>
                <w:color w:val="0F1115"/>
                <w:sz w:val="28"/>
                <w:highlight w:val="green"/>
              </w:rPr>
            </w:rPrChange>
          </w:rPr>
          <w:t xml:space="preserve">, видео- и звуковая, компьютерная информация, в </w:t>
        </w:r>
        <w:proofErr w:type="spellStart"/>
        <w:r w:rsidRPr="009E1BD2">
          <w:rPr>
            <w:rFonts w:ascii="Times New Roman" w:hAnsi="Times New Roman"/>
            <w:color w:val="0F1115"/>
            <w:sz w:val="28"/>
            <w:highlight w:val="green"/>
            <w:lang w:val="ru-RU"/>
            <w:rPrChange w:id="1315" w:author="Ирина Коржова" w:date="2026-03-30T16:24:00Z">
              <w:rPr>
                <w:rFonts w:ascii="Times New Roman" w:hAnsi="Times New Roman"/>
                <w:color w:val="0F1115"/>
                <w:sz w:val="28"/>
                <w:highlight w:val="green"/>
              </w:rPr>
            </w:rPrChange>
          </w:rPr>
          <w:t>объемно¬пространственной</w:t>
        </w:r>
        <w:proofErr w:type="spellEnd"/>
        <w:r w:rsidRPr="009E1BD2">
          <w:rPr>
            <w:rFonts w:ascii="Times New Roman" w:hAnsi="Times New Roman"/>
            <w:color w:val="0F1115"/>
            <w:sz w:val="28"/>
            <w:highlight w:val="green"/>
            <w:lang w:val="ru-RU"/>
            <w:rPrChange w:id="1316" w:author="Ирина Коржова" w:date="2026-03-30T16:24:00Z">
              <w:rPr>
                <w:rFonts w:ascii="Times New Roman" w:hAnsi="Times New Roman"/>
                <w:color w:val="0F1115"/>
                <w:sz w:val="28"/>
                <w:highlight w:val="green"/>
              </w:rPr>
            </w:rPrChange>
          </w:rPr>
          <w:t xml:space="preserve"> форме, устная, энергетическая (биологическая) при энергоинформационном обмене;</w:t>
        </w:r>
      </w:ins>
    </w:p>
    <w:p w14:paraId="1BBE9FAF" w14:textId="77777777" w:rsidR="009E1BD2" w:rsidRPr="009E1BD2" w:rsidRDefault="009E1BD2" w:rsidP="009E1BD2">
      <w:pPr>
        <w:spacing w:beforeAutospacing="1" w:line="276" w:lineRule="auto"/>
        <w:ind w:firstLine="851"/>
        <w:jc w:val="both"/>
        <w:rPr>
          <w:ins w:id="1317" w:author="Ирина Коржова" w:date="2026-03-30T16:24:00Z"/>
          <w:rFonts w:ascii="Times New Roman" w:hAnsi="Times New Roman"/>
          <w:color w:val="0F1115"/>
          <w:sz w:val="28"/>
          <w:highlight w:val="green"/>
          <w:lang w:val="ru-RU"/>
          <w:rPrChange w:id="1318" w:author="Ирина Коржова" w:date="2026-03-30T16:24:00Z">
            <w:rPr>
              <w:ins w:id="1319" w:author="Ирина Коржова" w:date="2026-03-30T16:24:00Z"/>
              <w:rFonts w:ascii="Times New Roman" w:hAnsi="Times New Roman"/>
              <w:color w:val="0F1115"/>
              <w:sz w:val="28"/>
              <w:highlight w:val="green"/>
            </w:rPr>
          </w:rPrChange>
        </w:rPr>
      </w:pPr>
      <w:ins w:id="1320" w:author="Ирина Коржова" w:date="2026-03-30T16:24:00Z">
        <w:r w:rsidRPr="009E1BD2">
          <w:rPr>
            <w:rFonts w:ascii="Times New Roman" w:hAnsi="Times New Roman"/>
            <w:color w:val="0F1115"/>
            <w:sz w:val="28"/>
            <w:highlight w:val="green"/>
            <w:lang w:val="ru-RU"/>
            <w:rPrChange w:id="1321" w:author="Ирина Коржова" w:date="2026-03-30T16:24:00Z">
              <w:rPr>
                <w:rFonts w:ascii="Times New Roman" w:hAnsi="Times New Roman"/>
                <w:color w:val="0F1115"/>
                <w:sz w:val="28"/>
                <w:highlight w:val="green"/>
              </w:rPr>
            </w:rPrChange>
          </w:rPr>
          <w:t>3)</w:t>
        </w:r>
        <w:r w:rsidRPr="009E1BD2">
          <w:rPr>
            <w:rFonts w:ascii="Times New Roman" w:hAnsi="Times New Roman"/>
            <w:color w:val="0F1115"/>
            <w:sz w:val="28"/>
            <w:highlight w:val="green"/>
            <w:lang w:val="ru-RU"/>
            <w:rPrChange w:id="1322" w:author="Ирина Коржова" w:date="2026-03-30T16:24:00Z">
              <w:rPr>
                <w:rFonts w:ascii="Times New Roman" w:hAnsi="Times New Roman"/>
                <w:color w:val="0F1115"/>
                <w:sz w:val="28"/>
                <w:highlight w:val="green"/>
              </w:rPr>
            </w:rPrChange>
          </w:rPr>
          <w:tab/>
          <w:t xml:space="preserve">по степени доступа — информация с ограниченным </w:t>
        </w:r>
        <w:proofErr w:type="spellStart"/>
        <w:r w:rsidRPr="009E1BD2">
          <w:rPr>
            <w:rFonts w:ascii="Times New Roman" w:hAnsi="Times New Roman"/>
            <w:color w:val="0F1115"/>
            <w:sz w:val="28"/>
            <w:highlight w:val="green"/>
            <w:lang w:val="ru-RU"/>
            <w:rPrChange w:id="1323" w:author="Ирина Коржова" w:date="2026-03-30T16:24:00Z">
              <w:rPr>
                <w:rFonts w:ascii="Times New Roman" w:hAnsi="Times New Roman"/>
                <w:color w:val="0F1115"/>
                <w:sz w:val="28"/>
                <w:highlight w:val="green"/>
              </w:rPr>
            </w:rPrChange>
          </w:rPr>
          <w:t>досту¬пом</w:t>
        </w:r>
        <w:proofErr w:type="spellEnd"/>
        <w:r w:rsidRPr="009E1BD2">
          <w:rPr>
            <w:rFonts w:ascii="Times New Roman" w:hAnsi="Times New Roman"/>
            <w:color w:val="0F1115"/>
            <w:sz w:val="28"/>
            <w:highlight w:val="green"/>
            <w:lang w:val="ru-RU"/>
            <w:rPrChange w:id="1324" w:author="Ирина Коржова" w:date="2026-03-30T16:24:00Z">
              <w:rPr>
                <w:rFonts w:ascii="Times New Roman" w:hAnsi="Times New Roman"/>
                <w:color w:val="0F1115"/>
                <w:sz w:val="28"/>
                <w:highlight w:val="green"/>
              </w:rPr>
            </w:rPrChange>
          </w:rPr>
          <w:t xml:space="preserve">, информация без права ограничения доступа, объекты </w:t>
        </w:r>
        <w:proofErr w:type="spellStart"/>
        <w:r w:rsidRPr="009E1BD2">
          <w:rPr>
            <w:rFonts w:ascii="Times New Roman" w:hAnsi="Times New Roman"/>
            <w:color w:val="0F1115"/>
            <w:sz w:val="28"/>
            <w:highlight w:val="green"/>
            <w:lang w:val="ru-RU"/>
            <w:rPrChange w:id="1325" w:author="Ирина Коржова" w:date="2026-03-30T16:24:00Z">
              <w:rPr>
                <w:rFonts w:ascii="Times New Roman" w:hAnsi="Times New Roman"/>
                <w:color w:val="0F1115"/>
                <w:sz w:val="28"/>
                <w:highlight w:val="green"/>
              </w:rPr>
            </w:rPrChange>
          </w:rPr>
          <w:t>интеллек¬туальной</w:t>
        </w:r>
        <w:proofErr w:type="spellEnd"/>
        <w:r w:rsidRPr="009E1BD2">
          <w:rPr>
            <w:rFonts w:ascii="Times New Roman" w:hAnsi="Times New Roman"/>
            <w:color w:val="0F1115"/>
            <w:sz w:val="28"/>
            <w:highlight w:val="green"/>
            <w:lang w:val="ru-RU"/>
            <w:rPrChange w:id="1326" w:author="Ирина Коржова" w:date="2026-03-30T16:24:00Z">
              <w:rPr>
                <w:rFonts w:ascii="Times New Roman" w:hAnsi="Times New Roman"/>
                <w:color w:val="0F1115"/>
                <w:sz w:val="28"/>
                <w:highlight w:val="green"/>
              </w:rPr>
            </w:rPrChange>
          </w:rPr>
          <w:t xml:space="preserve"> собственности, «вредная информация» с ограничением по распространению, иная общедоступная информация;</w:t>
        </w:r>
      </w:ins>
    </w:p>
    <w:p w14:paraId="7B00CA59" w14:textId="77777777" w:rsidR="009E1BD2" w:rsidRPr="009E1BD2" w:rsidRDefault="009E1BD2" w:rsidP="009E1BD2">
      <w:pPr>
        <w:spacing w:beforeAutospacing="1" w:line="276" w:lineRule="auto"/>
        <w:ind w:firstLine="851"/>
        <w:jc w:val="both"/>
        <w:rPr>
          <w:ins w:id="1327" w:author="Ирина Коржова" w:date="2026-03-30T16:24:00Z"/>
          <w:rFonts w:ascii="Times New Roman" w:hAnsi="Times New Roman"/>
          <w:color w:val="0F1115"/>
          <w:sz w:val="28"/>
          <w:lang w:val="ru-RU"/>
          <w:rPrChange w:id="1328" w:author="Ирина Коржова" w:date="2026-03-30T16:24:00Z">
            <w:rPr>
              <w:ins w:id="1329" w:author="Ирина Коржова" w:date="2026-03-30T16:24:00Z"/>
              <w:rFonts w:ascii="Times New Roman" w:hAnsi="Times New Roman"/>
              <w:color w:val="0F1115"/>
              <w:sz w:val="28"/>
            </w:rPr>
          </w:rPrChange>
        </w:rPr>
      </w:pPr>
      <w:ins w:id="1330" w:author="Ирина Коржова" w:date="2026-03-30T16:24:00Z">
        <w:r w:rsidRPr="009E1BD2">
          <w:rPr>
            <w:rFonts w:ascii="Times New Roman" w:hAnsi="Times New Roman"/>
            <w:color w:val="0F1115"/>
            <w:sz w:val="28"/>
            <w:highlight w:val="green"/>
            <w:lang w:val="ru-RU"/>
            <w:rPrChange w:id="1331" w:author="Ирина Коржова" w:date="2026-03-30T16:24:00Z">
              <w:rPr>
                <w:rFonts w:ascii="Times New Roman" w:hAnsi="Times New Roman"/>
                <w:color w:val="0F1115"/>
                <w:sz w:val="28"/>
                <w:highlight w:val="green"/>
              </w:rPr>
            </w:rPrChange>
          </w:rPr>
          <w:t>4)</w:t>
        </w:r>
        <w:r w:rsidRPr="009E1BD2">
          <w:rPr>
            <w:rFonts w:ascii="Times New Roman" w:hAnsi="Times New Roman"/>
            <w:color w:val="0F1115"/>
            <w:sz w:val="28"/>
            <w:highlight w:val="green"/>
            <w:lang w:val="ru-RU"/>
            <w:rPrChange w:id="1332" w:author="Ирина Коржова" w:date="2026-03-30T16:24:00Z">
              <w:rPr>
                <w:rFonts w:ascii="Times New Roman" w:hAnsi="Times New Roman"/>
                <w:color w:val="0F1115"/>
                <w:sz w:val="28"/>
                <w:highlight w:val="green"/>
              </w:rPr>
            </w:rPrChange>
          </w:rPr>
          <w:tab/>
          <w:t xml:space="preserve">по функциональному предназначению (по сфере </w:t>
        </w:r>
        <w:proofErr w:type="spellStart"/>
        <w:r w:rsidRPr="009E1BD2">
          <w:rPr>
            <w:rFonts w:ascii="Times New Roman" w:hAnsi="Times New Roman"/>
            <w:color w:val="0F1115"/>
            <w:sz w:val="28"/>
            <w:highlight w:val="green"/>
            <w:lang w:val="ru-RU"/>
            <w:rPrChange w:id="1333" w:author="Ирина Коржова" w:date="2026-03-30T16:24:00Z">
              <w:rPr>
                <w:rFonts w:ascii="Times New Roman" w:hAnsi="Times New Roman"/>
                <w:color w:val="0F1115"/>
                <w:sz w:val="28"/>
                <w:highlight w:val="green"/>
              </w:rPr>
            </w:rPrChange>
          </w:rPr>
          <w:t>примене-ния</w:t>
        </w:r>
        <w:proofErr w:type="spellEnd"/>
        <w:r w:rsidRPr="009E1BD2">
          <w:rPr>
            <w:rFonts w:ascii="Times New Roman" w:hAnsi="Times New Roman"/>
            <w:color w:val="0F1115"/>
            <w:sz w:val="28"/>
            <w:highlight w:val="green"/>
            <w:lang w:val="ru-RU"/>
            <w:rPrChange w:id="1334" w:author="Ирина Коржова" w:date="2026-03-30T16:24:00Z">
              <w:rPr>
                <w:rFonts w:ascii="Times New Roman" w:hAnsi="Times New Roman"/>
                <w:color w:val="0F1115"/>
                <w:sz w:val="28"/>
                <w:highlight w:val="green"/>
              </w:rPr>
            </w:rPrChange>
          </w:rPr>
          <w:t xml:space="preserve">) — массовая информация, распространяемая через СМИ, и </w:t>
        </w:r>
        <w:proofErr w:type="gramStart"/>
        <w:r w:rsidRPr="009E1BD2">
          <w:rPr>
            <w:rFonts w:ascii="Times New Roman" w:hAnsi="Times New Roman"/>
            <w:color w:val="0F1115"/>
            <w:sz w:val="28"/>
            <w:highlight w:val="green"/>
            <w:lang w:val="ru-RU"/>
            <w:rPrChange w:id="1335" w:author="Ирина Коржова" w:date="2026-03-30T16:24:00Z">
              <w:rPr>
                <w:rFonts w:ascii="Times New Roman" w:hAnsi="Times New Roman"/>
                <w:color w:val="0F1115"/>
                <w:sz w:val="28"/>
                <w:highlight w:val="green"/>
              </w:rPr>
            </w:rPrChange>
          </w:rPr>
          <w:t>от-</w:t>
        </w:r>
        <w:proofErr w:type="spellStart"/>
        <w:r w:rsidRPr="009E1BD2">
          <w:rPr>
            <w:rFonts w:ascii="Times New Roman" w:hAnsi="Times New Roman"/>
            <w:color w:val="0F1115"/>
            <w:sz w:val="28"/>
            <w:highlight w:val="green"/>
            <w:lang w:val="ru-RU"/>
            <w:rPrChange w:id="1336" w:author="Ирина Коржова" w:date="2026-03-30T16:24:00Z">
              <w:rPr>
                <w:rFonts w:ascii="Times New Roman" w:hAnsi="Times New Roman"/>
                <w:color w:val="0F1115"/>
                <w:sz w:val="28"/>
                <w:highlight w:val="green"/>
              </w:rPr>
            </w:rPrChange>
          </w:rPr>
          <w:t>раслевая</w:t>
        </w:r>
        <w:proofErr w:type="spellEnd"/>
        <w:proofErr w:type="gramEnd"/>
        <w:r w:rsidRPr="009E1BD2">
          <w:rPr>
            <w:rFonts w:ascii="Times New Roman" w:hAnsi="Times New Roman"/>
            <w:color w:val="0F1115"/>
            <w:sz w:val="28"/>
            <w:highlight w:val="green"/>
            <w:lang w:val="ru-RU"/>
            <w:rPrChange w:id="1337" w:author="Ирина Коржова" w:date="2026-03-30T16:24:00Z">
              <w:rPr>
                <w:rFonts w:ascii="Times New Roman" w:hAnsi="Times New Roman"/>
                <w:color w:val="0F1115"/>
                <w:sz w:val="28"/>
                <w:highlight w:val="green"/>
              </w:rPr>
            </w:rPrChange>
          </w:rPr>
          <w:t>, профессиональная (по интересам) информация и т.д.</w:t>
        </w:r>
      </w:ins>
    </w:p>
    <w:p w14:paraId="685FA700" w14:textId="77777777" w:rsidR="009E1BD2" w:rsidRPr="009E1BD2" w:rsidRDefault="009E1BD2" w:rsidP="009E1BD2">
      <w:pPr>
        <w:spacing w:beforeAutospacing="1" w:line="360" w:lineRule="auto"/>
        <w:jc w:val="both"/>
        <w:rPr>
          <w:ins w:id="1338" w:author="Ирина Коржова" w:date="2026-03-30T16:24:00Z"/>
          <w:rFonts w:ascii="Times New Roman" w:hAnsi="Times New Roman"/>
          <w:color w:val="0F1115"/>
          <w:sz w:val="28"/>
          <w:lang w:val="ru-RU"/>
          <w:rPrChange w:id="1339" w:author="Ирина Коржова" w:date="2026-03-30T16:24:00Z">
            <w:rPr>
              <w:ins w:id="1340" w:author="Ирина Коржова" w:date="2026-03-30T16:24:00Z"/>
              <w:rFonts w:ascii="Times New Roman" w:hAnsi="Times New Roman"/>
              <w:color w:val="0F1115"/>
              <w:sz w:val="28"/>
            </w:rPr>
          </w:rPrChange>
        </w:rPr>
      </w:pPr>
    </w:p>
    <w:p w14:paraId="147DA9CD" w14:textId="33E7D60B" w:rsidR="009E1BD2" w:rsidRPr="006600DF" w:rsidRDefault="009E1BD2">
      <w:pPr>
        <w:spacing w:line="360" w:lineRule="auto"/>
        <w:ind w:firstLine="709"/>
        <w:jc w:val="both"/>
        <w:rPr>
          <w:rFonts w:ascii="Times New Roman" w:hAnsi="Times New Roman"/>
          <w:sz w:val="28"/>
          <w:szCs w:val="28"/>
          <w:lang w:val="ru-RU"/>
          <w:rPrChange w:id="1341" w:author="Ирина Коржова" w:date="2026-03-30T12:58:00Z">
            <w:rPr>
              <w:rFonts w:ascii="Times New Roman" w:hAnsi="Times New Roman"/>
              <w:sz w:val="28"/>
              <w:lang w:val="ru-RU"/>
            </w:rPr>
          </w:rPrChange>
        </w:rPr>
      </w:pPr>
    </w:p>
    <w:sectPr w:rsidR="009E1BD2" w:rsidRPr="006600DF">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user" w:date="2025-12-06T10:13:00Z" w:initials="u">
    <w:p w14:paraId="6E089ACC" w14:textId="77777777" w:rsidR="006600DF" w:rsidRPr="0001593D" w:rsidRDefault="006600DF" w:rsidP="006600DF">
      <w:pPr>
        <w:shd w:val="clear" w:color="auto" w:fill="FFFFFF"/>
        <w:spacing w:line="276" w:lineRule="auto"/>
        <w:ind w:firstLine="709"/>
        <w:rPr>
          <w:rFonts w:cstheme="minorHAnsi"/>
          <w:bCs/>
          <w:sz w:val="24"/>
          <w:szCs w:val="24"/>
          <w:highlight w:val="cyan"/>
          <w:lang w:val="ru-RU"/>
        </w:rPr>
      </w:pPr>
      <w:r>
        <w:rPr>
          <w:rStyle w:val="a8"/>
        </w:rPr>
        <w:annotationRef/>
      </w:r>
      <w:r w:rsidRPr="0001593D">
        <w:rPr>
          <w:rFonts w:cstheme="minorHAnsi"/>
          <w:bCs/>
          <w:sz w:val="24"/>
          <w:szCs w:val="24"/>
          <w:highlight w:val="cyan"/>
          <w:lang w:val="ru-RU"/>
        </w:rPr>
        <w:t xml:space="preserve">проанализировать информацию в правовой информатике, правой кибернетике, информационном и цифровом праве. в чем специфика с точки зрения правового режима, на что обращают внимание исследователи? </w:t>
      </w:r>
    </w:p>
    <w:p w14:paraId="5B277F24" w14:textId="77777777" w:rsidR="006600DF" w:rsidRPr="003E2F3B" w:rsidRDefault="006600DF" w:rsidP="006600DF">
      <w:pPr>
        <w:pStyle w:val="a6"/>
        <w:rPr>
          <w:lang w:val="ru-RU"/>
        </w:rPr>
      </w:pPr>
    </w:p>
  </w:comment>
  <w:comment w:id="129" w:author="user" w:date="2025-12-05T07:59:00Z" w:initials="u">
    <w:p w14:paraId="15456BD0" w14:textId="77777777" w:rsidR="006600DF" w:rsidRPr="00867EF9" w:rsidRDefault="006600DF" w:rsidP="006600DF">
      <w:pPr>
        <w:pStyle w:val="a6"/>
        <w:rPr>
          <w:lang w:val="ru-RU"/>
        </w:rPr>
      </w:pPr>
      <w:r>
        <w:rPr>
          <w:rStyle w:val="a8"/>
        </w:rPr>
        <w:annotationRef/>
      </w:r>
      <w:r w:rsidRPr="00867EF9">
        <w:rPr>
          <w:color w:val="FF0000"/>
          <w:lang w:val="ru-RU"/>
        </w:rPr>
        <w:t xml:space="preserve">в этих исследованиях информация как форма или как содержание понимается ??? составляющая реестра??? </w:t>
      </w:r>
    </w:p>
  </w:comment>
  <w:comment w:id="187" w:author="user" w:date="2025-07-26T05:52:00Z" w:initials="">
    <w:p w14:paraId="2345B4F9" w14:textId="77777777" w:rsidR="006600DF" w:rsidRPr="00BA4C60" w:rsidRDefault="006600DF" w:rsidP="006600DF">
      <w:pPr>
        <w:pStyle w:val="3"/>
        <w:rPr>
          <w:rFonts w:ascii="Segoe UI" w:hAnsi="Segoe UI"/>
          <w:color w:val="404040"/>
          <w:lang w:val="ru-RU"/>
        </w:rPr>
      </w:pPr>
      <w:r w:rsidRPr="00BA4C60">
        <w:rPr>
          <w:rFonts w:ascii="Segoe UI" w:hAnsi="Segoe UI"/>
          <w:color w:val="404040"/>
          <w:lang w:val="ru-RU"/>
        </w:rPr>
        <w:t>Определение квантового ключа как особого вида цифровой информации</w:t>
      </w:r>
    </w:p>
    <w:p w14:paraId="443C86F4" w14:textId="77777777" w:rsidR="006600DF" w:rsidRPr="00BA4C60" w:rsidRDefault="006600DF" w:rsidP="006600DF">
      <w:pPr>
        <w:spacing w:beforeAutospacing="1" w:afterAutospacing="1" w:line="240" w:lineRule="auto"/>
        <w:rPr>
          <w:rFonts w:ascii="Segoe UI" w:hAnsi="Segoe UI"/>
          <w:color w:val="404040"/>
          <w:sz w:val="24"/>
          <w:lang w:val="ru-RU"/>
        </w:rPr>
      </w:pPr>
      <w:r w:rsidRPr="00BA4C60">
        <w:rPr>
          <w:rFonts w:ascii="Segoe UI" w:hAnsi="Segoe UI"/>
          <w:b/>
          <w:color w:val="404040"/>
          <w:sz w:val="24"/>
          <w:lang w:val="ru-RU"/>
        </w:rPr>
        <w:t>Квантовый ключ</w:t>
      </w:r>
      <w:r>
        <w:rPr>
          <w:rFonts w:ascii="Segoe UI" w:hAnsi="Segoe UI"/>
          <w:color w:val="404040"/>
          <w:sz w:val="24"/>
        </w:rPr>
        <w:t> </w:t>
      </w:r>
      <w:r w:rsidRPr="00BA4C60">
        <w:rPr>
          <w:rFonts w:ascii="Segoe UI" w:hAnsi="Segoe UI"/>
          <w:color w:val="404040"/>
          <w:sz w:val="24"/>
          <w:lang w:val="ru-RU"/>
        </w:rPr>
        <w:t>– это новый вид цифровой информации, являющийся компонентом защищённой квантовой криптографической системы, который характеризуется следующими основными особенностями:</w:t>
      </w:r>
    </w:p>
    <w:p w14:paraId="611217F4" w14:textId="77777777" w:rsidR="006600DF" w:rsidRPr="00BA4C60" w:rsidRDefault="006600DF" w:rsidP="006600DF">
      <w:pPr>
        <w:numPr>
          <w:ilvl w:val="0"/>
          <w:numId w:val="8"/>
        </w:numPr>
        <w:spacing w:afterAutospacing="1" w:line="240" w:lineRule="auto"/>
        <w:rPr>
          <w:rFonts w:ascii="Segoe UI" w:hAnsi="Segoe UI"/>
          <w:color w:val="404040"/>
          <w:sz w:val="24"/>
          <w:lang w:val="ru-RU"/>
        </w:rPr>
      </w:pPr>
      <w:r w:rsidRPr="00BA4C60">
        <w:rPr>
          <w:rFonts w:ascii="Segoe UI" w:hAnsi="Segoe UI"/>
          <w:b/>
          <w:color w:val="404040"/>
          <w:sz w:val="24"/>
          <w:lang w:val="ru-RU"/>
        </w:rPr>
        <w:t>Генерируется в квантово-криптографической системе</w:t>
      </w:r>
      <w:r>
        <w:rPr>
          <w:rFonts w:ascii="Segoe UI" w:hAnsi="Segoe UI"/>
          <w:color w:val="404040"/>
          <w:sz w:val="24"/>
        </w:rPr>
        <w:t> </w:t>
      </w:r>
      <w:r w:rsidRPr="00BA4C60">
        <w:rPr>
          <w:rFonts w:ascii="Segoe UI" w:hAnsi="Segoe UI"/>
          <w:color w:val="404040"/>
          <w:sz w:val="24"/>
          <w:lang w:val="ru-RU"/>
        </w:rPr>
        <w:t>как результат физических процессов квантовой природы (например, измерения состояний квантовых частиц – фотонов), обеспечивающих абсолютную случайность и уникальность ключа;</w:t>
      </w:r>
    </w:p>
    <w:p w14:paraId="0E2DD944" w14:textId="77777777" w:rsidR="006600DF" w:rsidRPr="00BA4C60" w:rsidRDefault="006600DF" w:rsidP="006600DF">
      <w:pPr>
        <w:numPr>
          <w:ilvl w:val="0"/>
          <w:numId w:val="8"/>
        </w:numPr>
        <w:spacing w:afterAutospacing="1" w:line="240" w:lineRule="auto"/>
        <w:rPr>
          <w:rFonts w:ascii="Segoe UI" w:hAnsi="Segoe UI"/>
          <w:color w:val="404040"/>
          <w:sz w:val="24"/>
          <w:lang w:val="ru-RU"/>
        </w:rPr>
      </w:pPr>
      <w:r w:rsidRPr="00BA4C60">
        <w:rPr>
          <w:rFonts w:ascii="Segoe UI" w:hAnsi="Segoe UI"/>
          <w:b/>
          <w:color w:val="404040"/>
          <w:sz w:val="24"/>
          <w:lang w:val="ru-RU"/>
        </w:rPr>
        <w:t>Фиксирует криптографическую секретность</w:t>
      </w:r>
      <w:r>
        <w:rPr>
          <w:rFonts w:ascii="Segoe UI" w:hAnsi="Segoe UI"/>
          <w:color w:val="404040"/>
          <w:sz w:val="24"/>
        </w:rPr>
        <w:t> </w:t>
      </w:r>
      <w:r w:rsidRPr="00BA4C60">
        <w:rPr>
          <w:rFonts w:ascii="Segoe UI" w:hAnsi="Segoe UI"/>
          <w:color w:val="404040"/>
          <w:sz w:val="24"/>
          <w:lang w:val="ru-RU"/>
        </w:rPr>
        <w:t>информации, гарантируя её защищённость от перехвата и копирования благодаря фундаментальным законам квантовой механики (принципу неопределённости Гейзенберга и теореме о запрете клонирования);</w:t>
      </w:r>
    </w:p>
    <w:p w14:paraId="0FF4AF37" w14:textId="77777777" w:rsidR="006600DF" w:rsidRPr="00BA4C60" w:rsidRDefault="006600DF" w:rsidP="006600DF">
      <w:pPr>
        <w:numPr>
          <w:ilvl w:val="0"/>
          <w:numId w:val="8"/>
        </w:numPr>
        <w:spacing w:afterAutospacing="1" w:line="240" w:lineRule="auto"/>
        <w:rPr>
          <w:rFonts w:ascii="Segoe UI" w:hAnsi="Segoe UI"/>
          <w:color w:val="404040"/>
          <w:sz w:val="24"/>
          <w:lang w:val="ru-RU"/>
        </w:rPr>
      </w:pPr>
      <w:r w:rsidRPr="00BA4C60">
        <w:rPr>
          <w:rFonts w:ascii="Segoe UI" w:hAnsi="Segoe UI"/>
          <w:b/>
          <w:color w:val="404040"/>
          <w:sz w:val="24"/>
          <w:lang w:val="ru-RU"/>
        </w:rPr>
        <w:t>Обеспечивает безусловную стойкость шифрования</w:t>
      </w:r>
      <w:r w:rsidRPr="00BA4C60">
        <w:rPr>
          <w:rFonts w:ascii="Segoe UI" w:hAnsi="Segoe UI"/>
          <w:color w:val="404040"/>
          <w:sz w:val="24"/>
          <w:lang w:val="ru-RU"/>
        </w:rPr>
        <w:t>, поскольку любая попытка несанкционированного доступа к ключу приводит к необратимому изменению квантовых состояний, что сразу обнаруживается легитимными участниками обмена;</w:t>
      </w:r>
    </w:p>
    <w:p w14:paraId="38F29C95" w14:textId="77777777" w:rsidR="006600DF" w:rsidRPr="00BA4C60" w:rsidRDefault="006600DF" w:rsidP="006600DF">
      <w:pPr>
        <w:numPr>
          <w:ilvl w:val="0"/>
          <w:numId w:val="8"/>
        </w:numPr>
        <w:spacing w:afterAutospacing="1" w:line="240" w:lineRule="auto"/>
        <w:rPr>
          <w:rFonts w:ascii="Segoe UI" w:hAnsi="Segoe UI"/>
          <w:color w:val="404040"/>
          <w:sz w:val="24"/>
          <w:lang w:val="ru-RU"/>
        </w:rPr>
      </w:pPr>
      <w:r w:rsidRPr="00BA4C60">
        <w:rPr>
          <w:rFonts w:ascii="Segoe UI" w:hAnsi="Segoe UI"/>
          <w:b/>
          <w:color w:val="404040"/>
          <w:sz w:val="24"/>
          <w:lang w:val="ru-RU"/>
        </w:rPr>
        <w:t>Динамичен в процессе передачи</w:t>
      </w:r>
      <w:r>
        <w:rPr>
          <w:rFonts w:ascii="Segoe UI" w:hAnsi="Segoe UI"/>
          <w:color w:val="404040"/>
          <w:sz w:val="24"/>
        </w:rPr>
        <w:t> </w:t>
      </w:r>
      <w:r w:rsidRPr="00BA4C60">
        <w:rPr>
          <w:rFonts w:ascii="Segoe UI" w:hAnsi="Segoe UI"/>
          <w:color w:val="404040"/>
          <w:sz w:val="24"/>
          <w:lang w:val="ru-RU"/>
        </w:rPr>
        <w:t xml:space="preserve">(например, в протоколах квантового распределения ключей, таких как </w:t>
      </w:r>
      <w:r>
        <w:rPr>
          <w:rFonts w:ascii="Segoe UI" w:hAnsi="Segoe UI"/>
          <w:color w:val="404040"/>
          <w:sz w:val="24"/>
        </w:rPr>
        <w:t>BB</w:t>
      </w:r>
      <w:r w:rsidRPr="00BA4C60">
        <w:rPr>
          <w:rFonts w:ascii="Segoe UI" w:hAnsi="Segoe UI"/>
          <w:color w:val="404040"/>
          <w:sz w:val="24"/>
          <w:lang w:val="ru-RU"/>
        </w:rPr>
        <w:t>84), но</w:t>
      </w:r>
      <w:r>
        <w:rPr>
          <w:rFonts w:ascii="Segoe UI" w:hAnsi="Segoe UI"/>
          <w:color w:val="404040"/>
          <w:sz w:val="24"/>
        </w:rPr>
        <w:t> </w:t>
      </w:r>
      <w:r w:rsidRPr="00BA4C60">
        <w:rPr>
          <w:rFonts w:ascii="Segoe UI" w:hAnsi="Segoe UI"/>
          <w:b/>
          <w:color w:val="404040"/>
          <w:sz w:val="24"/>
          <w:lang w:val="ru-RU"/>
        </w:rPr>
        <w:t>статичен на этапе использования</w:t>
      </w:r>
      <w:r>
        <w:rPr>
          <w:rFonts w:ascii="Segoe UI" w:hAnsi="Segoe UI"/>
          <w:color w:val="404040"/>
          <w:sz w:val="24"/>
        </w:rPr>
        <w:t> </w:t>
      </w:r>
      <w:r w:rsidRPr="00BA4C60">
        <w:rPr>
          <w:rFonts w:ascii="Segoe UI" w:hAnsi="Segoe UI"/>
          <w:color w:val="404040"/>
          <w:sz w:val="24"/>
          <w:lang w:val="ru-RU"/>
        </w:rPr>
        <w:t>в качестве симметричного ключа для шифрования данных;</w:t>
      </w:r>
    </w:p>
    <w:p w14:paraId="4E6DE488" w14:textId="77777777" w:rsidR="006600DF" w:rsidRDefault="006600DF" w:rsidP="006600DF">
      <w:pPr>
        <w:numPr>
          <w:ilvl w:val="0"/>
          <w:numId w:val="8"/>
        </w:numPr>
        <w:spacing w:after="60" w:line="240" w:lineRule="auto"/>
        <w:rPr>
          <w:rFonts w:ascii="Segoe UI" w:hAnsi="Segoe UI"/>
          <w:color w:val="404040"/>
          <w:sz w:val="24"/>
        </w:rPr>
      </w:pPr>
      <w:proofErr w:type="spellStart"/>
      <w:r>
        <w:rPr>
          <w:rFonts w:ascii="Segoe UI" w:hAnsi="Segoe UI"/>
          <w:b/>
          <w:color w:val="404040"/>
          <w:sz w:val="24"/>
        </w:rPr>
        <w:t>Может</w:t>
      </w:r>
      <w:proofErr w:type="spellEnd"/>
      <w:r>
        <w:rPr>
          <w:rFonts w:ascii="Segoe UI" w:hAnsi="Segoe UI"/>
          <w:b/>
          <w:color w:val="404040"/>
          <w:sz w:val="24"/>
        </w:rPr>
        <w:t xml:space="preserve"> </w:t>
      </w:r>
      <w:proofErr w:type="spellStart"/>
      <w:r>
        <w:rPr>
          <w:rFonts w:ascii="Segoe UI" w:hAnsi="Segoe UI"/>
          <w:b/>
          <w:color w:val="404040"/>
          <w:sz w:val="24"/>
        </w:rPr>
        <w:t>рассматриваться</w:t>
      </w:r>
      <w:proofErr w:type="spellEnd"/>
      <w:r>
        <w:rPr>
          <w:rFonts w:ascii="Segoe UI" w:hAnsi="Segoe UI"/>
          <w:color w:val="404040"/>
          <w:sz w:val="24"/>
        </w:rPr>
        <w:t> </w:t>
      </w:r>
      <w:proofErr w:type="spellStart"/>
      <w:r>
        <w:rPr>
          <w:rFonts w:ascii="Segoe UI" w:hAnsi="Segoe UI"/>
          <w:color w:val="404040"/>
          <w:sz w:val="24"/>
        </w:rPr>
        <w:t>как</w:t>
      </w:r>
      <w:proofErr w:type="spellEnd"/>
      <w:r>
        <w:rPr>
          <w:rFonts w:ascii="Segoe UI" w:hAnsi="Segoe UI"/>
          <w:color w:val="404040"/>
          <w:sz w:val="24"/>
        </w:rPr>
        <w:t>:</w:t>
      </w:r>
    </w:p>
    <w:p w14:paraId="68E51E87" w14:textId="77777777" w:rsidR="006600DF" w:rsidRDefault="006600DF" w:rsidP="006600DF">
      <w:pPr>
        <w:numPr>
          <w:ilvl w:val="1"/>
          <w:numId w:val="8"/>
        </w:numPr>
        <w:spacing w:afterAutospacing="1" w:line="240" w:lineRule="auto"/>
        <w:rPr>
          <w:rFonts w:ascii="Segoe UI" w:hAnsi="Segoe UI"/>
          <w:color w:val="404040"/>
          <w:sz w:val="24"/>
        </w:rPr>
      </w:pPr>
      <w:proofErr w:type="spellStart"/>
      <w:r>
        <w:rPr>
          <w:rFonts w:ascii="Segoe UI" w:hAnsi="Segoe UI"/>
          <w:i/>
          <w:color w:val="404040"/>
          <w:sz w:val="24"/>
        </w:rPr>
        <w:t>уникальный</w:t>
      </w:r>
      <w:proofErr w:type="spellEnd"/>
      <w:r>
        <w:rPr>
          <w:rFonts w:ascii="Segoe UI" w:hAnsi="Segoe UI"/>
          <w:i/>
          <w:color w:val="404040"/>
          <w:sz w:val="24"/>
        </w:rPr>
        <w:t xml:space="preserve"> </w:t>
      </w:r>
      <w:proofErr w:type="spellStart"/>
      <w:r>
        <w:rPr>
          <w:rFonts w:ascii="Segoe UI" w:hAnsi="Segoe UI"/>
          <w:i/>
          <w:color w:val="404040"/>
          <w:sz w:val="24"/>
        </w:rPr>
        <w:t>криптографический</w:t>
      </w:r>
      <w:proofErr w:type="spellEnd"/>
      <w:r>
        <w:rPr>
          <w:rFonts w:ascii="Segoe UI" w:hAnsi="Segoe UI"/>
          <w:i/>
          <w:color w:val="404040"/>
          <w:sz w:val="24"/>
        </w:rPr>
        <w:t xml:space="preserve"> </w:t>
      </w:r>
      <w:proofErr w:type="spellStart"/>
      <w:r>
        <w:rPr>
          <w:rFonts w:ascii="Segoe UI" w:hAnsi="Segoe UI"/>
          <w:i/>
          <w:color w:val="404040"/>
          <w:sz w:val="24"/>
        </w:rPr>
        <w:t>идентификатор</w:t>
      </w:r>
      <w:proofErr w:type="spellEnd"/>
      <w:r>
        <w:rPr>
          <w:rFonts w:ascii="Segoe UI" w:hAnsi="Segoe UI"/>
          <w:color w:val="404040"/>
          <w:sz w:val="24"/>
        </w:rPr>
        <w:t>,</w:t>
      </w:r>
    </w:p>
    <w:p w14:paraId="38D11B2D" w14:textId="77777777" w:rsidR="006600DF" w:rsidRDefault="006600DF" w:rsidP="006600DF">
      <w:pPr>
        <w:numPr>
          <w:ilvl w:val="1"/>
          <w:numId w:val="8"/>
        </w:numPr>
        <w:spacing w:afterAutospacing="1" w:line="240" w:lineRule="auto"/>
        <w:rPr>
          <w:rFonts w:ascii="Segoe UI" w:hAnsi="Segoe UI"/>
          <w:color w:val="404040"/>
          <w:sz w:val="24"/>
        </w:rPr>
      </w:pPr>
      <w:proofErr w:type="spellStart"/>
      <w:r>
        <w:rPr>
          <w:rFonts w:ascii="Segoe UI" w:hAnsi="Segoe UI"/>
          <w:i/>
          <w:color w:val="404040"/>
          <w:sz w:val="24"/>
        </w:rPr>
        <w:t>элемент</w:t>
      </w:r>
      <w:proofErr w:type="spellEnd"/>
      <w:r>
        <w:rPr>
          <w:rFonts w:ascii="Segoe UI" w:hAnsi="Segoe UI"/>
          <w:i/>
          <w:color w:val="404040"/>
          <w:sz w:val="24"/>
        </w:rPr>
        <w:t xml:space="preserve"> </w:t>
      </w:r>
      <w:proofErr w:type="spellStart"/>
      <w:r>
        <w:rPr>
          <w:rFonts w:ascii="Segoe UI" w:hAnsi="Segoe UI"/>
          <w:i/>
          <w:color w:val="404040"/>
          <w:sz w:val="24"/>
        </w:rPr>
        <w:t>квантовой</w:t>
      </w:r>
      <w:proofErr w:type="spellEnd"/>
      <w:r>
        <w:rPr>
          <w:rFonts w:ascii="Segoe UI" w:hAnsi="Segoe UI"/>
          <w:i/>
          <w:color w:val="404040"/>
          <w:sz w:val="24"/>
        </w:rPr>
        <w:t xml:space="preserve"> </w:t>
      </w:r>
      <w:proofErr w:type="spellStart"/>
      <w:r>
        <w:rPr>
          <w:rFonts w:ascii="Segoe UI" w:hAnsi="Segoe UI"/>
          <w:i/>
          <w:color w:val="404040"/>
          <w:sz w:val="24"/>
        </w:rPr>
        <w:t>сети</w:t>
      </w:r>
      <w:proofErr w:type="spellEnd"/>
      <w:r>
        <w:rPr>
          <w:rFonts w:ascii="Segoe UI" w:hAnsi="Segoe UI"/>
          <w:i/>
          <w:color w:val="404040"/>
          <w:sz w:val="24"/>
        </w:rPr>
        <w:t xml:space="preserve"> </w:t>
      </w:r>
      <w:proofErr w:type="spellStart"/>
      <w:r>
        <w:rPr>
          <w:rFonts w:ascii="Segoe UI" w:hAnsi="Segoe UI"/>
          <w:i/>
          <w:color w:val="404040"/>
          <w:sz w:val="24"/>
        </w:rPr>
        <w:t>связи</w:t>
      </w:r>
      <w:proofErr w:type="spellEnd"/>
      <w:r>
        <w:rPr>
          <w:rFonts w:ascii="Segoe UI" w:hAnsi="Segoe UI"/>
          <w:color w:val="404040"/>
          <w:sz w:val="24"/>
        </w:rPr>
        <w:t>,</w:t>
      </w:r>
    </w:p>
    <w:p w14:paraId="490C6A09" w14:textId="77777777" w:rsidR="006600DF" w:rsidRPr="00BA4C60" w:rsidRDefault="006600DF" w:rsidP="006600DF">
      <w:pPr>
        <w:numPr>
          <w:ilvl w:val="1"/>
          <w:numId w:val="8"/>
        </w:numPr>
        <w:spacing w:afterAutospacing="1" w:line="240" w:lineRule="auto"/>
        <w:rPr>
          <w:rFonts w:ascii="Segoe UI" w:hAnsi="Segoe UI"/>
          <w:color w:val="404040"/>
          <w:sz w:val="24"/>
          <w:lang w:val="ru-RU"/>
        </w:rPr>
      </w:pPr>
      <w:r w:rsidRPr="00BA4C60">
        <w:rPr>
          <w:rFonts w:ascii="Segoe UI" w:hAnsi="Segoe UI"/>
          <w:i/>
          <w:color w:val="404040"/>
          <w:sz w:val="24"/>
          <w:lang w:val="ru-RU"/>
        </w:rPr>
        <w:t>основа для создания одноразовых шифров (</w:t>
      </w:r>
      <w:proofErr w:type="spellStart"/>
      <w:r w:rsidRPr="00BA4C60">
        <w:rPr>
          <w:rFonts w:ascii="Segoe UI" w:hAnsi="Segoe UI"/>
          <w:i/>
          <w:color w:val="404040"/>
          <w:sz w:val="24"/>
          <w:lang w:val="ru-RU"/>
        </w:rPr>
        <w:t>вернам</w:t>
      </w:r>
      <w:proofErr w:type="spellEnd"/>
      <w:r w:rsidRPr="00BA4C60">
        <w:rPr>
          <w:rFonts w:ascii="Segoe UI" w:hAnsi="Segoe UI"/>
          <w:i/>
          <w:color w:val="404040"/>
          <w:sz w:val="24"/>
          <w:lang w:val="ru-RU"/>
        </w:rPr>
        <w:t>-шифров)</w:t>
      </w:r>
      <w:r w:rsidRPr="00BA4C60">
        <w:rPr>
          <w:rFonts w:ascii="Segoe UI" w:hAnsi="Segoe UI"/>
          <w:color w:val="404040"/>
          <w:sz w:val="24"/>
          <w:lang w:val="ru-RU"/>
        </w:rPr>
        <w:t>,</w:t>
      </w:r>
    </w:p>
    <w:p w14:paraId="7C4CA931" w14:textId="77777777" w:rsidR="006600DF" w:rsidRPr="00BA4C60" w:rsidRDefault="006600DF" w:rsidP="006600DF">
      <w:pPr>
        <w:numPr>
          <w:ilvl w:val="1"/>
          <w:numId w:val="8"/>
        </w:numPr>
        <w:spacing w:afterAutospacing="1" w:line="240" w:lineRule="auto"/>
        <w:rPr>
          <w:rFonts w:ascii="Segoe UI" w:hAnsi="Segoe UI"/>
          <w:color w:val="404040"/>
          <w:sz w:val="24"/>
          <w:lang w:val="ru-RU"/>
        </w:rPr>
      </w:pPr>
      <w:r w:rsidRPr="00BA4C60">
        <w:rPr>
          <w:rFonts w:ascii="Segoe UI" w:hAnsi="Segoe UI"/>
          <w:i/>
          <w:color w:val="404040"/>
          <w:sz w:val="24"/>
          <w:lang w:val="ru-RU"/>
        </w:rPr>
        <w:t>защищённый цифровой актив в системах квантовой безопасности</w:t>
      </w:r>
      <w:r w:rsidRPr="00BA4C60">
        <w:rPr>
          <w:rFonts w:ascii="Segoe UI" w:hAnsi="Segoe UI"/>
          <w:color w:val="404040"/>
          <w:sz w:val="24"/>
          <w:lang w:val="ru-RU"/>
        </w:rPr>
        <w:t>.</w:t>
      </w:r>
    </w:p>
    <w:p w14:paraId="2403B969" w14:textId="77777777" w:rsidR="006600DF" w:rsidRPr="00BA4C60" w:rsidRDefault="006600DF" w:rsidP="006600DF">
      <w:pPr>
        <w:spacing w:beforeAutospacing="1" w:afterAutospacing="1" w:line="240" w:lineRule="auto"/>
        <w:rPr>
          <w:rFonts w:ascii="Segoe UI" w:hAnsi="Segoe UI"/>
          <w:color w:val="404040"/>
          <w:sz w:val="24"/>
          <w:lang w:val="ru-RU"/>
        </w:rPr>
      </w:pPr>
      <w:r w:rsidRPr="00BA4C60">
        <w:rPr>
          <w:rFonts w:ascii="Segoe UI" w:hAnsi="Segoe UI"/>
          <w:color w:val="404040"/>
          <w:sz w:val="24"/>
          <w:lang w:val="ru-RU"/>
        </w:rPr>
        <w:t>Это определение отражает специфику квантового ключа как принципиально нового типа информации, сочетающего свойства цифровых данных и квантово-физических явлений.</w:t>
      </w:r>
    </w:p>
    <w:p w14:paraId="3DECA751" w14:textId="77777777" w:rsidR="006600DF" w:rsidRPr="00BA4C60" w:rsidRDefault="006600DF" w:rsidP="006600DF">
      <w:pPr>
        <w:pStyle w:val="a6"/>
        <w:rPr>
          <w:lang w:val="ru-RU"/>
        </w:rPr>
      </w:pPr>
    </w:p>
  </w:comment>
  <w:comment w:id="269" w:author="Ирина Коржова" w:date="2025-12-09T16:47:00Z" w:initials="ИК">
    <w:p w14:paraId="3ADBB4C7" w14:textId="77777777" w:rsidR="006600DF" w:rsidRDefault="006600DF" w:rsidP="006600DF">
      <w:pPr>
        <w:pStyle w:val="10"/>
        <w:shd w:val="clear" w:color="auto" w:fill="auto"/>
        <w:spacing w:line="276" w:lineRule="auto"/>
        <w:ind w:firstLine="580"/>
        <w:jc w:val="both"/>
      </w:pPr>
      <w:r>
        <w:rPr>
          <w:rStyle w:val="a8"/>
        </w:rPr>
        <w:annotationRef/>
      </w:r>
      <w:r>
        <w:t>Сложно разграничить, когда правовой режим информации, а когда правовой режим другого объекта (на примере крипто актива)</w:t>
      </w:r>
    </w:p>
    <w:p w14:paraId="19B314C8" w14:textId="77777777" w:rsidR="006600DF" w:rsidRPr="007339EA" w:rsidRDefault="006600DF" w:rsidP="006600DF">
      <w:pPr>
        <w:pStyle w:val="a6"/>
        <w:rPr>
          <w:lang w:val="ru-RU"/>
        </w:rPr>
      </w:pPr>
    </w:p>
  </w:comment>
  <w:comment w:id="381" w:author="user" w:date="2025-12-03T05:50:00Z" w:initials="u">
    <w:p w14:paraId="2C4049AC" w14:textId="709F6BD3" w:rsidR="00BB60B6" w:rsidRPr="00BB60B6" w:rsidRDefault="00BB60B6">
      <w:pPr>
        <w:pStyle w:val="a6"/>
        <w:rPr>
          <w:lang w:val="ru-RU"/>
        </w:rPr>
      </w:pPr>
      <w:r>
        <w:rPr>
          <w:rStyle w:val="a8"/>
        </w:rPr>
        <w:annotationRef/>
      </w:r>
      <w:r>
        <w:rPr>
          <w:lang w:val="ru-RU"/>
        </w:rPr>
        <w:t>может быть еще квантовой информации или не смешивать?</w:t>
      </w:r>
    </w:p>
  </w:comment>
  <w:comment w:id="391" w:author="Ирина Коржова [2]" w:date="2025-12-02T09:51:00Z" w:initials="ИК">
    <w:p w14:paraId="78A366EB" w14:textId="48909218" w:rsidR="00B25F85" w:rsidRDefault="00B25F85">
      <w:pPr>
        <w:pStyle w:val="a6"/>
        <w:rPr>
          <w:lang w:val="ru-RU"/>
        </w:rPr>
      </w:pPr>
      <w:r>
        <w:rPr>
          <w:rStyle w:val="a8"/>
        </w:rPr>
        <w:annotationRef/>
      </w:r>
      <w:r>
        <w:rPr>
          <w:lang w:val="ru-RU"/>
        </w:rPr>
        <w:t>Общий посыл: сделать разграничение информации воспринимаемой человеком, машиной, / квантовой информации?</w:t>
      </w:r>
    </w:p>
    <w:p w14:paraId="3105DA33" w14:textId="77777777" w:rsidR="00B25F85" w:rsidRDefault="00B25F85">
      <w:pPr>
        <w:pStyle w:val="a6"/>
        <w:rPr>
          <w:lang w:val="ru-RU"/>
        </w:rPr>
      </w:pPr>
    </w:p>
    <w:p w14:paraId="06A750DB" w14:textId="379D17B8" w:rsidR="00B25F85" w:rsidRDefault="00B25F85">
      <w:pPr>
        <w:pStyle w:val="a6"/>
        <w:rPr>
          <w:lang w:val="ru-RU"/>
        </w:rPr>
      </w:pPr>
      <w:r>
        <w:rPr>
          <w:lang w:val="ru-RU"/>
        </w:rPr>
        <w:t xml:space="preserve">+ предусмотреть отдельные виды цифровой квантовой информации на правовом уровне </w:t>
      </w:r>
    </w:p>
    <w:p w14:paraId="20A3B33B" w14:textId="77777777" w:rsidR="00B25F85" w:rsidRDefault="00B25F85">
      <w:pPr>
        <w:pStyle w:val="a6"/>
        <w:rPr>
          <w:lang w:val="ru-RU"/>
        </w:rPr>
      </w:pPr>
    </w:p>
    <w:p w14:paraId="431F998D" w14:textId="4E84FC8F" w:rsidR="00B25F85" w:rsidRDefault="00B25F85">
      <w:pPr>
        <w:pStyle w:val="a6"/>
        <w:rPr>
          <w:lang w:val="ru-RU"/>
        </w:rPr>
      </w:pPr>
      <w:r>
        <w:rPr>
          <w:lang w:val="ru-RU"/>
        </w:rPr>
        <w:t xml:space="preserve">информации воспринимаемой человеком может существовать как информационной среде, так и вне ее. </w:t>
      </w:r>
    </w:p>
    <w:p w14:paraId="5ED9CE2B" w14:textId="77777777" w:rsidR="00B25F85" w:rsidRDefault="00B25F85">
      <w:pPr>
        <w:pStyle w:val="a6"/>
        <w:rPr>
          <w:lang w:val="ru-RU"/>
        </w:rPr>
      </w:pPr>
    </w:p>
    <w:p w14:paraId="64C727C1" w14:textId="4BFC3AC0" w:rsidR="00B25F85" w:rsidRPr="00B25F85" w:rsidRDefault="00B25F85">
      <w:pPr>
        <w:pStyle w:val="a6"/>
        <w:rPr>
          <w:lang w:val="ru-RU"/>
        </w:rPr>
      </w:pPr>
      <w:r>
        <w:rPr>
          <w:lang w:val="ru-RU"/>
        </w:rPr>
        <w:t xml:space="preserve">Основное значение </w:t>
      </w:r>
    </w:p>
  </w:comment>
  <w:comment w:id="448" w:author="Ирина Коржова [2]" w:date="2025-12-02T09:50:00Z" w:initials="ИК">
    <w:p w14:paraId="4668558D" w14:textId="7BC2BB96" w:rsidR="00B25F85" w:rsidRPr="00B25F85" w:rsidRDefault="00B25F85">
      <w:pPr>
        <w:pStyle w:val="a6"/>
        <w:rPr>
          <w:lang w:val="ru-RU"/>
        </w:rPr>
      </w:pPr>
      <w:r>
        <w:rPr>
          <w:rStyle w:val="a8"/>
        </w:rPr>
        <w:annotationRef/>
      </w:r>
      <w:r>
        <w:rPr>
          <w:lang w:val="ru-RU"/>
        </w:rPr>
        <w:t xml:space="preserve">Цифровая информация и данные – одно и то же? </w:t>
      </w:r>
    </w:p>
  </w:comment>
  <w:comment w:id="464" w:author="Ирина Коржова [2]" w:date="2025-12-02T09:49:00Z" w:initials="ИК">
    <w:p w14:paraId="2477DAE5" w14:textId="6699CE83" w:rsidR="002F6C32" w:rsidRDefault="002F6C32">
      <w:pPr>
        <w:pStyle w:val="a6"/>
        <w:rPr>
          <w:lang w:val="ru-RU"/>
        </w:rPr>
      </w:pPr>
      <w:r>
        <w:rPr>
          <w:rStyle w:val="a8"/>
        </w:rPr>
        <w:annotationRef/>
      </w:r>
      <w:r>
        <w:rPr>
          <w:lang w:val="ru-RU"/>
        </w:rPr>
        <w:t xml:space="preserve">Сведения сообщения данные – по какому критерию их можно объединить? </w:t>
      </w:r>
    </w:p>
    <w:p w14:paraId="3594564D" w14:textId="77777777" w:rsidR="002F6C32" w:rsidRDefault="002F6C32">
      <w:pPr>
        <w:pStyle w:val="a6"/>
        <w:rPr>
          <w:lang w:val="ru-RU"/>
        </w:rPr>
      </w:pPr>
    </w:p>
    <w:p w14:paraId="16BF923B" w14:textId="0C331CC3" w:rsidR="002F6C32" w:rsidRPr="002F6C32" w:rsidRDefault="002F6C32">
      <w:pPr>
        <w:pStyle w:val="a6"/>
        <w:rPr>
          <w:lang w:val="ru-RU"/>
        </w:rPr>
      </w:pPr>
      <w:r>
        <w:rPr>
          <w:lang w:val="ru-RU"/>
        </w:rPr>
        <w:t>Есть ли устоявшиеся не дискуссионные подходы?</w:t>
      </w:r>
    </w:p>
  </w:comment>
  <w:comment w:id="547" w:author="Ирина Коржова [2]" w:date="2025-12-01T12:27:00Z" w:initials="ИК">
    <w:p w14:paraId="64F79DAB" w14:textId="77777777" w:rsidR="002F6C32" w:rsidRPr="00B57DC8" w:rsidRDefault="002F6C32" w:rsidP="002F6C32">
      <w:pPr>
        <w:pStyle w:val="a6"/>
        <w:rPr>
          <w:lang w:val="ru-RU"/>
        </w:rPr>
      </w:pPr>
      <w:r>
        <w:rPr>
          <w:rStyle w:val="a8"/>
        </w:rPr>
        <w:annotationRef/>
      </w:r>
      <w:r>
        <w:rPr>
          <w:lang w:val="ru-RU"/>
        </w:rPr>
        <w:t xml:space="preserve">Компьютерная информация? </w:t>
      </w:r>
    </w:p>
  </w:comment>
  <w:comment w:id="552" w:author="Ирина Коржова [2]" w:date="2025-12-01T12:27:00Z" w:initials="ИК">
    <w:p w14:paraId="2997376E" w14:textId="3465F1FC" w:rsidR="00B57DC8" w:rsidRPr="00B57DC8" w:rsidRDefault="00B57DC8">
      <w:pPr>
        <w:pStyle w:val="a6"/>
        <w:rPr>
          <w:lang w:val="ru-RU"/>
        </w:rPr>
      </w:pPr>
      <w:r>
        <w:rPr>
          <w:rStyle w:val="a8"/>
        </w:rPr>
        <w:annotationRef/>
      </w:r>
      <w:r>
        <w:rPr>
          <w:lang w:val="ru-RU"/>
        </w:rPr>
        <w:t xml:space="preserve">Компьютерная информация? </w:t>
      </w:r>
    </w:p>
  </w:comment>
  <w:comment w:id="558" w:author="Ирина Коржова [2]" w:date="2025-12-01T12:27:00Z" w:initials="ИК">
    <w:p w14:paraId="783ABBA8" w14:textId="2A8774C3" w:rsidR="00B57DC8" w:rsidRPr="00B57DC8" w:rsidRDefault="00B57DC8">
      <w:pPr>
        <w:pStyle w:val="a6"/>
        <w:rPr>
          <w:lang w:val="ru-RU"/>
        </w:rPr>
      </w:pPr>
      <w:r>
        <w:rPr>
          <w:rStyle w:val="a8"/>
        </w:rPr>
        <w:annotationRef/>
      </w:r>
      <w:r>
        <w:rPr>
          <w:lang w:val="ru-RU"/>
        </w:rPr>
        <w:t xml:space="preserve">А как компьютерное? </w:t>
      </w:r>
    </w:p>
  </w:comment>
  <w:comment w:id="590" w:author="Ирина Коржова [2]" w:date="2025-12-02T09:56:00Z" w:initials="ИК">
    <w:p w14:paraId="4DFC90EA" w14:textId="2BC269C6" w:rsidR="00B25F85" w:rsidRDefault="00B25F85">
      <w:pPr>
        <w:pStyle w:val="a6"/>
        <w:rPr>
          <w:lang w:val="ru-RU"/>
        </w:rPr>
      </w:pPr>
      <w:r>
        <w:rPr>
          <w:rStyle w:val="a8"/>
        </w:rPr>
        <w:annotationRef/>
      </w:r>
      <w:r>
        <w:rPr>
          <w:lang w:val="ru-RU"/>
        </w:rPr>
        <w:t xml:space="preserve">Указание на сведения (сообщения данные) – уже указание на форму предоставление </w:t>
      </w:r>
    </w:p>
    <w:p w14:paraId="412360A7" w14:textId="77777777" w:rsidR="00B25F85" w:rsidRDefault="00B25F85">
      <w:pPr>
        <w:pStyle w:val="a6"/>
        <w:rPr>
          <w:lang w:val="ru-RU"/>
        </w:rPr>
      </w:pPr>
    </w:p>
    <w:p w14:paraId="76E08E64" w14:textId="5C60A200" w:rsidR="00B25F85" w:rsidRPr="00B25F85" w:rsidRDefault="00B25F85">
      <w:pPr>
        <w:pStyle w:val="a6"/>
        <w:rPr>
          <w:lang w:val="ru-RU"/>
        </w:rPr>
      </w:pPr>
      <w:r>
        <w:rPr>
          <w:lang w:val="ru-RU"/>
        </w:rPr>
        <w:t>То есть в определении содержится противоречие</w:t>
      </w:r>
    </w:p>
  </w:comment>
  <w:comment w:id="613" w:author="Ирина Коржова [2]" w:date="2025-12-02T09:57:00Z" w:initials="ИК">
    <w:p w14:paraId="54E89451" w14:textId="77777777" w:rsidR="00BB60B6" w:rsidRDefault="00BB60B6" w:rsidP="00BB60B6">
      <w:pPr>
        <w:pStyle w:val="a6"/>
        <w:rPr>
          <w:lang w:val="ru-RU"/>
        </w:rPr>
      </w:pPr>
      <w:r>
        <w:rPr>
          <w:rStyle w:val="a8"/>
        </w:rPr>
        <w:annotationRef/>
      </w:r>
      <w:r>
        <w:rPr>
          <w:lang w:val="ru-RU"/>
        </w:rPr>
        <w:t xml:space="preserve">Очень широкое определение акцент на форме… нет какой-то предметной привязке … </w:t>
      </w:r>
    </w:p>
    <w:p w14:paraId="798EDB7D" w14:textId="77777777" w:rsidR="00BB60B6" w:rsidRDefault="00BB60B6" w:rsidP="00BB60B6">
      <w:pPr>
        <w:pStyle w:val="a6"/>
        <w:rPr>
          <w:lang w:val="ru-RU"/>
        </w:rPr>
      </w:pPr>
    </w:p>
    <w:p w14:paraId="7887321C" w14:textId="77777777" w:rsidR="00BB60B6" w:rsidRPr="00B25F85" w:rsidRDefault="00BB60B6" w:rsidP="00BB60B6">
      <w:pPr>
        <w:pStyle w:val="a6"/>
        <w:rPr>
          <w:lang w:val="ru-RU"/>
        </w:rPr>
      </w:pPr>
      <w:r>
        <w:rPr>
          <w:lang w:val="ru-RU"/>
        </w:rPr>
        <w:t>В числе основного объекта земля … реестр с землей и др.</w:t>
      </w:r>
    </w:p>
  </w:comment>
  <w:comment w:id="615" w:author="Ирина Коржова [2]" w:date="2025-12-02T09:58:00Z" w:initials="ИК">
    <w:p w14:paraId="759A44FE" w14:textId="77777777" w:rsidR="00BB60B6" w:rsidRDefault="00BB60B6" w:rsidP="00BB60B6">
      <w:pPr>
        <w:pStyle w:val="a6"/>
        <w:rPr>
          <w:lang w:val="ru-RU"/>
        </w:rPr>
      </w:pPr>
      <w:r>
        <w:rPr>
          <w:rStyle w:val="a8"/>
        </w:rPr>
        <w:annotationRef/>
      </w:r>
      <w:r>
        <w:rPr>
          <w:lang w:val="ru-RU"/>
        </w:rPr>
        <w:t>Не смотря на то что определение тоже широкое фактический предмет кодекса не такой беспорядочный…</w:t>
      </w:r>
    </w:p>
    <w:p w14:paraId="3A55C8F9" w14:textId="77777777" w:rsidR="00BB60B6" w:rsidRDefault="00BB60B6" w:rsidP="00BB60B6">
      <w:pPr>
        <w:pStyle w:val="a6"/>
        <w:rPr>
          <w:lang w:val="ru-RU"/>
        </w:rPr>
      </w:pPr>
    </w:p>
    <w:p w14:paraId="080BC650" w14:textId="77777777" w:rsidR="00BB60B6" w:rsidRPr="00373BCF" w:rsidRDefault="00BB60B6" w:rsidP="00BB60B6">
      <w:pPr>
        <w:pStyle w:val="a6"/>
        <w:rPr>
          <w:lang w:val="ru-RU"/>
        </w:rPr>
      </w:pPr>
      <w:r>
        <w:rPr>
          <w:lang w:val="ru-RU"/>
        </w:rPr>
        <w:t xml:space="preserve">Хотя тоже много чего…. </w:t>
      </w:r>
    </w:p>
  </w:comment>
  <w:comment w:id="635" w:author="user" w:date="2025-09-12T07:00:00Z" w:initials="u">
    <w:p w14:paraId="621C189A" w14:textId="77777777" w:rsidR="002A1728" w:rsidRPr="002A1728" w:rsidRDefault="002A1728" w:rsidP="002A1728">
      <w:pPr>
        <w:pStyle w:val="ds-markdown-paragraph"/>
        <w:shd w:val="clear" w:color="auto" w:fill="FFFFFF"/>
        <w:spacing w:before="240" w:beforeAutospacing="0" w:after="240" w:afterAutospacing="0"/>
        <w:rPr>
          <w:rFonts w:ascii="Segoe UI" w:hAnsi="Segoe UI" w:cs="Segoe UI"/>
          <w:color w:val="0F1115"/>
          <w:lang w:val="ru-RU"/>
        </w:rPr>
      </w:pPr>
      <w:r>
        <w:rPr>
          <w:rStyle w:val="a8"/>
        </w:rPr>
        <w:annotationRef/>
      </w:r>
      <w:r w:rsidRPr="002A1728">
        <w:rPr>
          <w:rFonts w:ascii="Segoe UI" w:hAnsi="Segoe UI" w:cs="Segoe UI"/>
          <w:color w:val="0F1115"/>
          <w:lang w:val="ru-RU"/>
        </w:rPr>
        <w:t>Примеры подобных классификаций (выделения отдельных видов цифровой информации), которые зачастую предлагаются в рамках отдельных отраслей права, включают следующие:</w:t>
      </w:r>
    </w:p>
    <w:p w14:paraId="6AE8B1EC" w14:textId="77777777" w:rsidR="002A1728" w:rsidRPr="002A1728" w:rsidRDefault="002A1728" w:rsidP="002A1728">
      <w:pPr>
        <w:pStyle w:val="ds-markdown-paragraph"/>
        <w:shd w:val="clear" w:color="auto" w:fill="FFFFFF"/>
        <w:spacing w:before="240" w:beforeAutospacing="0" w:after="240" w:afterAutospacing="0"/>
        <w:rPr>
          <w:rFonts w:ascii="Segoe UI" w:hAnsi="Segoe UI" w:cs="Segoe UI"/>
          <w:color w:val="0F1115"/>
          <w:lang w:val="ru-RU"/>
        </w:rPr>
      </w:pPr>
      <w:r w:rsidRPr="002A1728">
        <w:rPr>
          <w:rFonts w:ascii="Segoe UI" w:hAnsi="Segoe UI" w:cs="Segoe UI"/>
          <w:color w:val="0F1115"/>
          <w:lang w:val="ru-RU"/>
        </w:rPr>
        <w:t>…</w:t>
      </w:r>
    </w:p>
    <w:p w14:paraId="7BFE8CBD" w14:textId="77777777" w:rsidR="002A1728" w:rsidRPr="002A1728" w:rsidRDefault="002A1728" w:rsidP="002A1728">
      <w:pPr>
        <w:pStyle w:val="ds-markdown-paragraph"/>
        <w:shd w:val="clear" w:color="auto" w:fill="FFFFFF"/>
        <w:spacing w:before="240" w:beforeAutospacing="0" w:after="240" w:afterAutospacing="0"/>
        <w:rPr>
          <w:rFonts w:ascii="Segoe UI" w:hAnsi="Segoe UI" w:cs="Segoe UI"/>
          <w:color w:val="0F1115"/>
          <w:lang w:val="ru-RU"/>
        </w:rPr>
      </w:pPr>
      <w:r w:rsidRPr="002A1728">
        <w:rPr>
          <w:rFonts w:ascii="Segoe UI" w:hAnsi="Segoe UI" w:cs="Segoe UI"/>
          <w:color w:val="0F1115"/>
          <w:lang w:val="ru-RU"/>
        </w:rPr>
        <w:t>Кроме того, существуют проекты цифровых кодексов, содержащие отдельные классификации. Так, в</w:t>
      </w:r>
      <w:r>
        <w:rPr>
          <w:rFonts w:ascii="Segoe UI" w:hAnsi="Segoe UI" w:cs="Segoe UI"/>
          <w:color w:val="0F1115"/>
        </w:rPr>
        <w:t> </w:t>
      </w:r>
      <w:r w:rsidRPr="002A1728">
        <w:rPr>
          <w:rStyle w:val="ac"/>
          <w:rFonts w:ascii="Segoe UI" w:hAnsi="Segoe UI" w:cs="Segoe UI"/>
          <w:color w:val="0F1115"/>
          <w:lang w:val="ru-RU"/>
        </w:rPr>
        <w:t>статье 33 проекта Цифрового кодекса Республики Казахстан</w:t>
      </w:r>
      <w:r>
        <w:rPr>
          <w:rFonts w:ascii="Segoe UI" w:hAnsi="Segoe UI" w:cs="Segoe UI"/>
          <w:color w:val="0F1115"/>
        </w:rPr>
        <w:t> </w:t>
      </w:r>
      <w:r w:rsidRPr="002A1728">
        <w:rPr>
          <w:rFonts w:ascii="Segoe UI" w:hAnsi="Segoe UI" w:cs="Segoe UI"/>
          <w:color w:val="0F1115"/>
          <w:lang w:val="ru-RU"/>
        </w:rPr>
        <w:t>(в редакции 2024 г.) цифровые данные классифицируются по следующим основаниям:</w:t>
      </w:r>
    </w:p>
    <w:p w14:paraId="6F6A1EFA" w14:textId="77777777" w:rsidR="002A1728" w:rsidRPr="002A1728" w:rsidRDefault="002A1728" w:rsidP="002A1728">
      <w:pPr>
        <w:pStyle w:val="ds-markdown-paragraph"/>
        <w:numPr>
          <w:ilvl w:val="0"/>
          <w:numId w:val="5"/>
        </w:numPr>
        <w:shd w:val="clear" w:color="auto" w:fill="FFFFFF"/>
        <w:spacing w:before="0" w:beforeAutospacing="0" w:after="0" w:afterAutospacing="0"/>
        <w:rPr>
          <w:rFonts w:ascii="Segoe UI" w:hAnsi="Segoe UI" w:cs="Segoe UI"/>
          <w:color w:val="0F1115"/>
          <w:lang w:val="ru-RU"/>
        </w:rPr>
      </w:pPr>
      <w:r w:rsidRPr="002A1728">
        <w:rPr>
          <w:rStyle w:val="ac"/>
          <w:rFonts w:ascii="Segoe UI" w:hAnsi="Segoe UI" w:cs="Segoe UI"/>
          <w:color w:val="0F1115"/>
          <w:lang w:val="ru-RU"/>
        </w:rPr>
        <w:t>По форме собственности:</w:t>
      </w:r>
      <w:r>
        <w:rPr>
          <w:rFonts w:ascii="Segoe UI" w:hAnsi="Segoe UI" w:cs="Segoe UI"/>
          <w:color w:val="0F1115"/>
        </w:rPr>
        <w:t> </w:t>
      </w:r>
      <w:r w:rsidRPr="002A1728">
        <w:rPr>
          <w:rFonts w:ascii="Segoe UI" w:hAnsi="Segoe UI" w:cs="Segoe UI"/>
          <w:color w:val="0F1115"/>
          <w:lang w:val="ru-RU"/>
        </w:rPr>
        <w:t>государственные и негосударственные.</w:t>
      </w:r>
    </w:p>
    <w:p w14:paraId="55334173" w14:textId="77777777" w:rsidR="002A1728" w:rsidRPr="002A1728" w:rsidRDefault="002A1728" w:rsidP="002A1728">
      <w:pPr>
        <w:pStyle w:val="ds-markdown-paragraph"/>
        <w:numPr>
          <w:ilvl w:val="0"/>
          <w:numId w:val="5"/>
        </w:numPr>
        <w:shd w:val="clear" w:color="auto" w:fill="FFFFFF"/>
        <w:spacing w:before="0" w:beforeAutospacing="0" w:after="0" w:afterAutospacing="0"/>
        <w:rPr>
          <w:rFonts w:ascii="Segoe UI" w:hAnsi="Segoe UI" w:cs="Segoe UI"/>
          <w:color w:val="0F1115"/>
          <w:lang w:val="ru-RU"/>
        </w:rPr>
      </w:pPr>
      <w:r w:rsidRPr="002A1728">
        <w:rPr>
          <w:rStyle w:val="ac"/>
          <w:rFonts w:ascii="Segoe UI" w:hAnsi="Segoe UI" w:cs="Segoe UI"/>
          <w:color w:val="0F1115"/>
          <w:lang w:val="ru-RU"/>
        </w:rPr>
        <w:t>По степени доступа:</w:t>
      </w:r>
      <w:r>
        <w:rPr>
          <w:rFonts w:ascii="Segoe UI" w:hAnsi="Segoe UI" w:cs="Segoe UI"/>
          <w:color w:val="0F1115"/>
        </w:rPr>
        <w:t> </w:t>
      </w:r>
      <w:r w:rsidRPr="002A1728">
        <w:rPr>
          <w:rFonts w:ascii="Segoe UI" w:hAnsi="Segoe UI" w:cs="Segoe UI"/>
          <w:color w:val="0F1115"/>
          <w:lang w:val="ru-RU"/>
        </w:rPr>
        <w:t>общедоступные и ограниченного доступа.</w:t>
      </w:r>
    </w:p>
    <w:p w14:paraId="2A62B085" w14:textId="77777777" w:rsidR="002A1728" w:rsidRPr="002A1728" w:rsidRDefault="002A1728" w:rsidP="002A1728">
      <w:pPr>
        <w:pStyle w:val="ds-markdown-paragraph"/>
        <w:shd w:val="clear" w:color="auto" w:fill="FFFFFF"/>
        <w:spacing w:before="240" w:beforeAutospacing="0" w:after="240" w:afterAutospacing="0"/>
        <w:rPr>
          <w:rFonts w:ascii="Segoe UI" w:hAnsi="Segoe UI" w:cs="Segoe UI"/>
          <w:color w:val="0F1115"/>
          <w:lang w:val="ru-RU"/>
        </w:rPr>
      </w:pPr>
      <w:r w:rsidRPr="002A1728">
        <w:rPr>
          <w:rStyle w:val="ac"/>
          <w:rFonts w:ascii="Segoe UI" w:hAnsi="Segoe UI" w:cs="Segoe UI"/>
          <w:color w:val="0F1115"/>
          <w:lang w:val="ru-RU"/>
        </w:rPr>
        <w:t>Содержание положений Кодекса Кыргызской Республики</w:t>
      </w:r>
      <w:r>
        <w:rPr>
          <w:rFonts w:ascii="Segoe UI" w:hAnsi="Segoe UI" w:cs="Segoe UI"/>
          <w:color w:val="0F1115"/>
        </w:rPr>
        <w:t> </w:t>
      </w:r>
      <w:r w:rsidRPr="002A1728">
        <w:rPr>
          <w:rFonts w:ascii="Segoe UI" w:hAnsi="Segoe UI" w:cs="Segoe UI"/>
          <w:color w:val="0F1115"/>
          <w:lang w:val="ru-RU"/>
        </w:rPr>
        <w:t>от 31 июля 2025 года № 178 позволяет выделить следующие категории цифровых данных:</w:t>
      </w:r>
    </w:p>
    <w:p w14:paraId="271AACB1" w14:textId="77777777" w:rsidR="002A1728" w:rsidRPr="002A1728" w:rsidRDefault="002A1728" w:rsidP="002A1728">
      <w:pPr>
        <w:pStyle w:val="ds-markdown-paragraph"/>
        <w:numPr>
          <w:ilvl w:val="0"/>
          <w:numId w:val="6"/>
        </w:numPr>
        <w:shd w:val="clear" w:color="auto" w:fill="FFFFFF"/>
        <w:spacing w:before="0" w:beforeAutospacing="0" w:after="0" w:afterAutospacing="0"/>
        <w:rPr>
          <w:rFonts w:ascii="Segoe UI" w:hAnsi="Segoe UI" w:cs="Segoe UI"/>
          <w:color w:val="0F1115"/>
          <w:lang w:val="ru-RU"/>
        </w:rPr>
      </w:pPr>
      <w:r w:rsidRPr="002A1728">
        <w:rPr>
          <w:rStyle w:val="ac"/>
          <w:rFonts w:ascii="Segoe UI" w:hAnsi="Segoe UI" w:cs="Segoe UI"/>
          <w:color w:val="0F1115"/>
          <w:lang w:val="ru-RU"/>
        </w:rPr>
        <w:t>Метаданные</w:t>
      </w:r>
      <w:r>
        <w:rPr>
          <w:rFonts w:ascii="Segoe UI" w:hAnsi="Segoe UI" w:cs="Segoe UI"/>
          <w:color w:val="0F1115"/>
        </w:rPr>
        <w:t> </w:t>
      </w:r>
      <w:r w:rsidRPr="002A1728">
        <w:rPr>
          <w:rFonts w:ascii="Segoe UI" w:hAnsi="Segoe UI" w:cs="Segoe UI"/>
          <w:color w:val="0F1115"/>
          <w:lang w:val="ru-RU"/>
        </w:rPr>
        <w:t>— структурированные цифровые данные, характеризующие любые цифровые объекты правоотношений в цифровой среде для их идентификации, поиска и управления ими (пункт 32 статьи 1);</w:t>
      </w:r>
    </w:p>
    <w:p w14:paraId="455FDBFD" w14:textId="77777777" w:rsidR="002A1728" w:rsidRPr="002A1728" w:rsidRDefault="002A1728" w:rsidP="002A1728">
      <w:pPr>
        <w:pStyle w:val="ds-markdown-paragraph"/>
        <w:numPr>
          <w:ilvl w:val="0"/>
          <w:numId w:val="6"/>
        </w:numPr>
        <w:shd w:val="clear" w:color="auto" w:fill="FFFFFF"/>
        <w:spacing w:before="0" w:beforeAutospacing="0" w:after="0" w:afterAutospacing="0"/>
        <w:rPr>
          <w:rFonts w:ascii="Segoe UI" w:hAnsi="Segoe UI" w:cs="Segoe UI"/>
          <w:color w:val="0F1115"/>
          <w:lang w:val="ru-RU"/>
        </w:rPr>
      </w:pPr>
      <w:r w:rsidRPr="002A1728">
        <w:rPr>
          <w:rStyle w:val="ac"/>
          <w:rFonts w:ascii="Segoe UI" w:hAnsi="Segoe UI" w:cs="Segoe UI"/>
          <w:color w:val="0F1115"/>
          <w:lang w:val="ru-RU"/>
        </w:rPr>
        <w:t>Открытые данные</w:t>
      </w:r>
      <w:r>
        <w:rPr>
          <w:rFonts w:ascii="Segoe UI" w:hAnsi="Segoe UI" w:cs="Segoe UI"/>
          <w:color w:val="0F1115"/>
        </w:rPr>
        <w:t> </w:t>
      </w:r>
      <w:r w:rsidRPr="002A1728">
        <w:rPr>
          <w:rFonts w:ascii="Segoe UI" w:hAnsi="Segoe UI" w:cs="Segoe UI"/>
          <w:color w:val="0F1115"/>
          <w:lang w:val="ru-RU"/>
        </w:rPr>
        <w:t>— цифровые данные, доступные в машиночитаемом формате без ограничений на их повторное использование (пункт 39 статьи 1);</w:t>
      </w:r>
    </w:p>
    <w:p w14:paraId="09876303" w14:textId="77777777" w:rsidR="002A1728" w:rsidRPr="002A1728" w:rsidRDefault="002A1728" w:rsidP="002A1728">
      <w:pPr>
        <w:pStyle w:val="ds-markdown-paragraph"/>
        <w:numPr>
          <w:ilvl w:val="0"/>
          <w:numId w:val="6"/>
        </w:numPr>
        <w:shd w:val="clear" w:color="auto" w:fill="FFFFFF"/>
        <w:spacing w:before="0" w:beforeAutospacing="0" w:after="0" w:afterAutospacing="0"/>
        <w:rPr>
          <w:rFonts w:ascii="Segoe UI" w:hAnsi="Segoe UI" w:cs="Segoe UI"/>
          <w:color w:val="0F1115"/>
          <w:lang w:val="ru-RU"/>
        </w:rPr>
      </w:pPr>
      <w:r w:rsidRPr="002A1728">
        <w:rPr>
          <w:rStyle w:val="ac"/>
          <w:rFonts w:ascii="Segoe UI" w:hAnsi="Segoe UI" w:cs="Segoe UI"/>
          <w:color w:val="0F1115"/>
          <w:lang w:val="ru-RU"/>
        </w:rPr>
        <w:t>Персональные данные</w:t>
      </w:r>
      <w:r>
        <w:rPr>
          <w:rFonts w:ascii="Segoe UI" w:hAnsi="Segoe UI" w:cs="Segoe UI"/>
          <w:color w:val="0F1115"/>
        </w:rPr>
        <w:t> </w:t>
      </w:r>
      <w:r w:rsidRPr="002A1728">
        <w:rPr>
          <w:rFonts w:ascii="Segoe UI" w:hAnsi="Segoe UI" w:cs="Segoe UI"/>
          <w:color w:val="0F1115"/>
          <w:lang w:val="ru-RU"/>
        </w:rPr>
        <w:t>— цифровые данные, содержащие информацию персонального характера (пункт 42 статьи 1);</w:t>
      </w:r>
    </w:p>
    <w:p w14:paraId="29EE255C" w14:textId="77777777" w:rsidR="002A1728" w:rsidRPr="002A1728" w:rsidRDefault="002A1728" w:rsidP="002A1728">
      <w:pPr>
        <w:pStyle w:val="ds-markdown-paragraph"/>
        <w:numPr>
          <w:ilvl w:val="0"/>
          <w:numId w:val="6"/>
        </w:numPr>
        <w:shd w:val="clear" w:color="auto" w:fill="FFFFFF"/>
        <w:spacing w:before="0" w:beforeAutospacing="0" w:after="0" w:afterAutospacing="0"/>
        <w:rPr>
          <w:rFonts w:ascii="Segoe UI" w:hAnsi="Segoe UI" w:cs="Segoe UI"/>
          <w:color w:val="0F1115"/>
          <w:lang w:val="ru-RU"/>
        </w:rPr>
      </w:pPr>
      <w:r w:rsidRPr="002A1728">
        <w:rPr>
          <w:rStyle w:val="ac"/>
          <w:rFonts w:ascii="Segoe UI" w:hAnsi="Segoe UI" w:cs="Segoe UI"/>
          <w:color w:val="0F1115"/>
          <w:lang w:val="ru-RU"/>
        </w:rPr>
        <w:t>Персональные записи</w:t>
      </w:r>
      <w:r>
        <w:rPr>
          <w:rFonts w:ascii="Segoe UI" w:hAnsi="Segoe UI" w:cs="Segoe UI"/>
          <w:color w:val="0F1115"/>
        </w:rPr>
        <w:t> </w:t>
      </w:r>
      <w:r w:rsidRPr="002A1728">
        <w:rPr>
          <w:rFonts w:ascii="Segoe UI" w:hAnsi="Segoe UI" w:cs="Segoe UI"/>
          <w:color w:val="0F1115"/>
          <w:lang w:val="ru-RU"/>
        </w:rPr>
        <w:t>— цифровые записи, содержащие информацию персонального характера (пункт 43 статьи 1).</w:t>
      </w:r>
    </w:p>
    <w:p w14:paraId="301C07E6" w14:textId="77777777" w:rsidR="002A1728" w:rsidRPr="002A1728" w:rsidRDefault="002A1728" w:rsidP="002A1728">
      <w:pPr>
        <w:pStyle w:val="ds-markdown-paragraph"/>
        <w:shd w:val="clear" w:color="auto" w:fill="FFFFFF"/>
        <w:spacing w:before="240" w:beforeAutospacing="0" w:after="240" w:afterAutospacing="0"/>
        <w:rPr>
          <w:rFonts w:ascii="Segoe UI" w:hAnsi="Segoe UI" w:cs="Segoe UI"/>
          <w:color w:val="0F1115"/>
          <w:lang w:val="ru-RU"/>
        </w:rPr>
      </w:pPr>
      <w:r w:rsidRPr="002A1728">
        <w:rPr>
          <w:rFonts w:ascii="Segoe UI" w:hAnsi="Segoe UI" w:cs="Segoe UI"/>
          <w:color w:val="0F1115"/>
          <w:lang w:val="ru-RU"/>
        </w:rPr>
        <w:t>Наиболее значимой, на наш взгляд, представляется классификация цифровой информации по следующим основаниям:</w:t>
      </w:r>
    </w:p>
    <w:p w14:paraId="6BC1BFB9" w14:textId="3E67D55A" w:rsidR="002A1728" w:rsidRPr="002A1728" w:rsidRDefault="002A1728">
      <w:pPr>
        <w:pStyle w:val="a6"/>
        <w:rPr>
          <w:lang w:val="ru-RU"/>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277F24" w15:done="0"/>
  <w15:commentEx w15:paraId="15456BD0" w15:done="0"/>
  <w15:commentEx w15:paraId="3DECA751" w15:done="0"/>
  <w15:commentEx w15:paraId="19B314C8" w15:done="0"/>
  <w15:commentEx w15:paraId="2C4049AC" w15:done="0"/>
  <w15:commentEx w15:paraId="64C727C1" w15:done="0"/>
  <w15:commentEx w15:paraId="4668558D" w15:done="0"/>
  <w15:commentEx w15:paraId="16BF923B" w15:done="0"/>
  <w15:commentEx w15:paraId="64F79DAB" w15:done="0"/>
  <w15:commentEx w15:paraId="2997376E" w15:done="0"/>
  <w15:commentEx w15:paraId="783ABBA8" w15:done="0"/>
  <w15:commentEx w15:paraId="76E08E64" w15:done="0"/>
  <w15:commentEx w15:paraId="7887321C" w15:done="0"/>
  <w15:commentEx w15:paraId="080BC650" w15:done="0"/>
  <w15:commentEx w15:paraId="6BC1B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A4E0B" w16cex:dateUtc="2025-12-03T02:50:00Z"/>
  <w16cex:commentExtensible w16cex:durableId="2C6E4396" w16cex:dateUtc="2025-09-12T0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277F24" w16cid:durableId="2D87DCEA"/>
  <w16cid:commentId w16cid:paraId="15456BD0" w16cid:durableId="2D87DCEB"/>
  <w16cid:commentId w16cid:paraId="3DECA751" w16cid:durableId="2D87DCEC"/>
  <w16cid:commentId w16cid:paraId="19B314C8" w16cid:durableId="2D87DCED"/>
  <w16cid:commentId w16cid:paraId="2C4049AC" w16cid:durableId="2CDA4E0B"/>
  <w16cid:commentId w16cid:paraId="64C727C1" w16cid:durableId="2CDA4D50"/>
  <w16cid:commentId w16cid:paraId="4668558D" w16cid:durableId="2CDA4D51"/>
  <w16cid:commentId w16cid:paraId="16BF923B" w16cid:durableId="2CDA4D52"/>
  <w16cid:commentId w16cid:paraId="64F79DAB" w16cid:durableId="2CDA4D53"/>
  <w16cid:commentId w16cid:paraId="2997376E" w16cid:durableId="2CDA4D54"/>
  <w16cid:commentId w16cid:paraId="783ABBA8" w16cid:durableId="2CDA4D55"/>
  <w16cid:commentId w16cid:paraId="76E08E64" w16cid:durableId="2CDA4D56"/>
  <w16cid:commentId w16cid:paraId="7887321C" w16cid:durableId="2CDA4F22"/>
  <w16cid:commentId w16cid:paraId="080BC650" w16cid:durableId="2CDA4F21"/>
  <w16cid:commentId w16cid:paraId="6BC1BFB9" w16cid:durableId="2C6E43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89BEA" w14:textId="77777777" w:rsidR="00ED2FAD" w:rsidRDefault="00ED2FAD" w:rsidP="00192523">
      <w:pPr>
        <w:spacing w:after="0" w:line="240" w:lineRule="auto"/>
      </w:pPr>
      <w:r>
        <w:separator/>
      </w:r>
    </w:p>
  </w:endnote>
  <w:endnote w:type="continuationSeparator" w:id="0">
    <w:p w14:paraId="0BBFAE2B" w14:textId="77777777" w:rsidR="00ED2FAD" w:rsidRDefault="00ED2FAD" w:rsidP="00192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C24DD" w14:textId="77777777" w:rsidR="00ED2FAD" w:rsidRDefault="00ED2FAD" w:rsidP="00192523">
      <w:pPr>
        <w:spacing w:after="0" w:line="240" w:lineRule="auto"/>
      </w:pPr>
      <w:r>
        <w:separator/>
      </w:r>
    </w:p>
  </w:footnote>
  <w:footnote w:type="continuationSeparator" w:id="0">
    <w:p w14:paraId="35CAE289" w14:textId="77777777" w:rsidR="00ED2FAD" w:rsidRDefault="00ED2FAD" w:rsidP="00192523">
      <w:pPr>
        <w:spacing w:after="0" w:line="240" w:lineRule="auto"/>
      </w:pPr>
      <w:r>
        <w:continuationSeparator/>
      </w:r>
    </w:p>
  </w:footnote>
  <w:footnote w:id="1">
    <w:p w14:paraId="0630F202" w14:textId="77777777" w:rsidR="006600DF" w:rsidRPr="006600DF" w:rsidRDefault="006600DF" w:rsidP="006600DF">
      <w:pPr>
        <w:pStyle w:val="a4"/>
        <w:rPr>
          <w:ins w:id="60" w:author="Ирина Коржова" w:date="2026-03-30T12:58:00Z"/>
          <w:lang w:val="ru-RU"/>
          <w:rPrChange w:id="61" w:author="Ирина Коржова" w:date="2026-03-30T12:58:00Z">
            <w:rPr>
              <w:ins w:id="62" w:author="Ирина Коржова" w:date="2026-03-30T12:58:00Z"/>
            </w:rPr>
          </w:rPrChange>
        </w:rPr>
      </w:pPr>
      <w:ins w:id="63" w:author="Ирина Коржова" w:date="2026-03-30T12:58:00Z">
        <w:r>
          <w:rPr>
            <w:rStyle w:val="a3"/>
          </w:rPr>
          <w:footnoteRef/>
        </w:r>
        <w:r w:rsidRPr="006600DF">
          <w:rPr>
            <w:lang w:val="ru-RU"/>
            <w:rPrChange w:id="64" w:author="Ирина Коржова" w:date="2026-03-30T12:58:00Z">
              <w:rPr/>
            </w:rPrChange>
          </w:rPr>
          <w:t xml:space="preserve"> </w:t>
        </w:r>
        <w:proofErr w:type="spellStart"/>
        <w:r w:rsidRPr="006600DF">
          <w:rPr>
            <w:lang w:val="ru-RU"/>
            <w:rPrChange w:id="65" w:author="Ирина Коржова" w:date="2026-03-30T12:58:00Z">
              <w:rPr/>
            </w:rPrChange>
          </w:rPr>
          <w:t>Талимончик</w:t>
        </w:r>
        <w:proofErr w:type="spellEnd"/>
        <w:r w:rsidRPr="006600DF">
          <w:rPr>
            <w:lang w:val="ru-RU"/>
            <w:rPrChange w:id="66" w:author="Ирина Коржова" w:date="2026-03-30T12:58:00Z">
              <w:rPr/>
            </w:rPrChange>
          </w:rPr>
          <w:t>. Автореферат. С.12. 2013.</w:t>
        </w:r>
      </w:ins>
    </w:p>
  </w:footnote>
  <w:footnote w:id="2">
    <w:p w14:paraId="1EC0F6CB" w14:textId="77777777" w:rsidR="006600DF" w:rsidRPr="00823C96" w:rsidRDefault="006600DF" w:rsidP="006600DF">
      <w:pPr>
        <w:pStyle w:val="20"/>
        <w:shd w:val="clear" w:color="auto" w:fill="auto"/>
        <w:rPr>
          <w:ins w:id="84" w:author="Ирина Коржова" w:date="2026-03-30T12:58:00Z"/>
          <w:sz w:val="18"/>
          <w:szCs w:val="18"/>
        </w:rPr>
      </w:pPr>
      <w:ins w:id="85" w:author="Ирина Коржова" w:date="2026-03-30T12:58:00Z">
        <w:r>
          <w:rPr>
            <w:rStyle w:val="a3"/>
          </w:rPr>
          <w:footnoteRef/>
        </w:r>
        <w:r w:rsidRPr="00823C96">
          <w:t xml:space="preserve"> </w:t>
        </w:r>
        <w:proofErr w:type="spellStart"/>
        <w:r>
          <w:rPr>
            <w:color w:val="000000"/>
            <w:sz w:val="18"/>
            <w:szCs w:val="18"/>
            <w:lang w:eastAsia="ru-RU" w:bidi="ru-RU"/>
          </w:rPr>
          <w:t>Бачило</w:t>
        </w:r>
        <w:proofErr w:type="spellEnd"/>
        <w:r>
          <w:rPr>
            <w:color w:val="000000"/>
            <w:sz w:val="18"/>
            <w:szCs w:val="18"/>
            <w:lang w:eastAsia="ru-RU" w:bidi="ru-RU"/>
          </w:rPr>
          <w:t xml:space="preserve"> И. Л. Информационное </w:t>
        </w:r>
        <w:proofErr w:type="gramStart"/>
        <w:r>
          <w:rPr>
            <w:color w:val="000000"/>
            <w:sz w:val="18"/>
            <w:szCs w:val="18"/>
            <w:lang w:eastAsia="ru-RU" w:bidi="ru-RU"/>
          </w:rPr>
          <w:t>право :</w:t>
        </w:r>
        <w:proofErr w:type="gramEnd"/>
        <w:r>
          <w:rPr>
            <w:color w:val="000000"/>
            <w:sz w:val="18"/>
            <w:szCs w:val="18"/>
            <w:lang w:eastAsia="ru-RU" w:bidi="ru-RU"/>
          </w:rPr>
          <w:t xml:space="preserve"> учебник. 2-е изд., </w:t>
        </w:r>
        <w:proofErr w:type="spellStart"/>
        <w:r>
          <w:rPr>
            <w:color w:val="000000"/>
            <w:sz w:val="18"/>
            <w:szCs w:val="18"/>
            <w:lang w:eastAsia="ru-RU" w:bidi="ru-RU"/>
          </w:rPr>
          <w:t>перераб</w:t>
        </w:r>
        <w:proofErr w:type="spellEnd"/>
        <w:r>
          <w:rPr>
            <w:color w:val="000000"/>
            <w:sz w:val="18"/>
            <w:szCs w:val="18"/>
            <w:lang w:eastAsia="ru-RU" w:bidi="ru-RU"/>
          </w:rPr>
          <w:t xml:space="preserve">. и </w:t>
        </w:r>
        <w:proofErr w:type="spellStart"/>
        <w:proofErr w:type="gramStart"/>
        <w:r>
          <w:rPr>
            <w:color w:val="000000"/>
            <w:sz w:val="18"/>
            <w:szCs w:val="18"/>
            <w:lang w:eastAsia="ru-RU" w:bidi="ru-RU"/>
          </w:rPr>
          <w:t>доп.М</w:t>
        </w:r>
        <w:proofErr w:type="spellEnd"/>
        <w:r>
          <w:rPr>
            <w:color w:val="000000"/>
            <w:sz w:val="18"/>
            <w:szCs w:val="18"/>
            <w:lang w:eastAsia="ru-RU" w:bidi="ru-RU"/>
          </w:rPr>
          <w:t>. :</w:t>
        </w:r>
        <w:proofErr w:type="gramEnd"/>
        <w:r>
          <w:rPr>
            <w:color w:val="000000"/>
            <w:sz w:val="18"/>
            <w:szCs w:val="18"/>
            <w:lang w:eastAsia="ru-RU" w:bidi="ru-RU"/>
          </w:rPr>
          <w:t xml:space="preserve"> </w:t>
        </w:r>
        <w:proofErr w:type="spellStart"/>
        <w:r>
          <w:rPr>
            <w:color w:val="000000"/>
            <w:sz w:val="18"/>
            <w:szCs w:val="18"/>
            <w:lang w:eastAsia="ru-RU" w:bidi="ru-RU"/>
          </w:rPr>
          <w:t>Юрайт</w:t>
        </w:r>
        <w:proofErr w:type="spellEnd"/>
        <w:r>
          <w:rPr>
            <w:color w:val="000000"/>
            <w:sz w:val="18"/>
            <w:szCs w:val="18"/>
            <w:lang w:eastAsia="ru-RU" w:bidi="ru-RU"/>
          </w:rPr>
          <w:t xml:space="preserve"> ; ИД </w:t>
        </w:r>
        <w:proofErr w:type="spellStart"/>
        <w:r>
          <w:rPr>
            <w:color w:val="000000"/>
            <w:sz w:val="18"/>
            <w:szCs w:val="18"/>
            <w:lang w:eastAsia="ru-RU" w:bidi="ru-RU"/>
          </w:rPr>
          <w:t>Юрайт</w:t>
        </w:r>
        <w:proofErr w:type="spellEnd"/>
        <w:r>
          <w:rPr>
            <w:color w:val="000000"/>
            <w:sz w:val="18"/>
            <w:szCs w:val="18"/>
            <w:lang w:eastAsia="ru-RU" w:bidi="ru-RU"/>
          </w:rPr>
          <w:t>, 2011. С. 28.</w:t>
        </w:r>
      </w:ins>
    </w:p>
  </w:footnote>
  <w:footnote w:id="3">
    <w:p w14:paraId="6BC888D5" w14:textId="77777777" w:rsidR="006600DF" w:rsidRPr="006600DF" w:rsidRDefault="006600DF" w:rsidP="006600DF">
      <w:pPr>
        <w:pStyle w:val="Footnote"/>
        <w:spacing w:line="276" w:lineRule="auto"/>
        <w:ind w:firstLine="709"/>
        <w:jc w:val="both"/>
        <w:rPr>
          <w:ins w:id="192" w:author="Ирина Коржова" w:date="2026-03-30T12:58:00Z"/>
          <w:lang w:val="ru-RU"/>
          <w:rPrChange w:id="193" w:author="Ирина Коржова" w:date="2026-03-30T12:58:00Z">
            <w:rPr>
              <w:ins w:id="194" w:author="Ирина Коржова" w:date="2026-03-30T12:58:00Z"/>
            </w:rPr>
          </w:rPrChange>
        </w:rPr>
      </w:pPr>
      <w:ins w:id="195" w:author="Ирина Коржова" w:date="2026-03-30T12:58:00Z">
        <w:r>
          <w:rPr>
            <w:vertAlign w:val="superscript"/>
          </w:rPr>
          <w:footnoteRef/>
        </w:r>
        <w:r w:rsidRPr="006600DF">
          <w:rPr>
            <w:sz w:val="24"/>
            <w:lang w:val="ru-RU"/>
            <w:rPrChange w:id="196" w:author="Ирина Коржова" w:date="2026-03-30T12:58:00Z">
              <w:rPr>
                <w:sz w:val="24"/>
              </w:rPr>
            </w:rPrChange>
          </w:rPr>
          <w:t xml:space="preserve"> Там же</w:t>
        </w:r>
        <w:r w:rsidRPr="006600DF">
          <w:rPr>
            <w:lang w:val="ru-RU"/>
            <w:rPrChange w:id="197" w:author="Ирина Коржова" w:date="2026-03-30T12:58:00Z">
              <w:rPr/>
            </w:rPrChange>
          </w:rPr>
          <w:t>.</w:t>
        </w:r>
      </w:ins>
    </w:p>
  </w:footnote>
  <w:footnote w:id="4">
    <w:p w14:paraId="07365156" w14:textId="77777777" w:rsidR="006600DF" w:rsidRPr="006600DF" w:rsidRDefault="006600DF" w:rsidP="006600DF">
      <w:pPr>
        <w:pStyle w:val="Footnote"/>
        <w:ind w:firstLine="709"/>
        <w:jc w:val="both"/>
        <w:rPr>
          <w:ins w:id="214" w:author="Ирина Коржова" w:date="2026-03-30T12:58:00Z"/>
          <w:sz w:val="24"/>
          <w:lang w:val="ru-RU"/>
          <w:rPrChange w:id="215" w:author="Ирина Коржова" w:date="2026-03-30T12:58:00Z">
            <w:rPr>
              <w:ins w:id="216" w:author="Ирина Коржова" w:date="2026-03-30T12:58:00Z"/>
              <w:sz w:val="24"/>
            </w:rPr>
          </w:rPrChange>
        </w:rPr>
      </w:pPr>
      <w:ins w:id="217" w:author="Ирина Коржова" w:date="2026-03-30T12:58:00Z">
        <w:r>
          <w:rPr>
            <w:sz w:val="24"/>
            <w:vertAlign w:val="superscript"/>
          </w:rPr>
          <w:footnoteRef/>
        </w:r>
        <w:r w:rsidRPr="006600DF">
          <w:rPr>
            <w:sz w:val="24"/>
            <w:lang w:val="ru-RU"/>
            <w:rPrChange w:id="218" w:author="Ирина Коржова" w:date="2026-03-30T12:58:00Z">
              <w:rPr>
                <w:sz w:val="24"/>
              </w:rPr>
            </w:rPrChange>
          </w:rPr>
          <w:t xml:space="preserve"> Подробнее, см. Коржова, И. В. Технология </w:t>
        </w:r>
        <w:r>
          <w:rPr>
            <w:sz w:val="24"/>
          </w:rPr>
          <w:t>Blockchain</w:t>
        </w:r>
        <w:r w:rsidRPr="006600DF">
          <w:rPr>
            <w:sz w:val="24"/>
            <w:lang w:val="ru-RU"/>
            <w:rPrChange w:id="219" w:author="Ирина Коржова" w:date="2026-03-30T12:58:00Z">
              <w:rPr>
                <w:sz w:val="24"/>
              </w:rPr>
            </w:rPrChange>
          </w:rPr>
          <w:t xml:space="preserve"> как инновационный способ защиты интеллектуальных прав / И. В. Коржова // Информационные технологии и право: Правовая информатизация - 2018 : Сборник материалов </w:t>
        </w:r>
        <w:r>
          <w:rPr>
            <w:sz w:val="24"/>
          </w:rPr>
          <w:t>VI</w:t>
        </w:r>
        <w:r w:rsidRPr="006600DF">
          <w:rPr>
            <w:sz w:val="24"/>
            <w:lang w:val="ru-RU"/>
            <w:rPrChange w:id="220" w:author="Ирина Коржова" w:date="2026-03-30T12:58:00Z">
              <w:rPr>
                <w:sz w:val="24"/>
              </w:rPr>
            </w:rPrChange>
          </w:rPr>
          <w:t xml:space="preserve"> Международной научно-практической конференции, Минск, 17 мая 2018 года / Под общей редакцией Е.И. Коваленко. – Минск: Национальный центр правовой информации Республики Беларусь, 2018. – С. 194-197. – </w:t>
        </w:r>
        <w:r>
          <w:rPr>
            <w:sz w:val="24"/>
          </w:rPr>
          <w:t>EDN</w:t>
        </w:r>
        <w:r w:rsidRPr="006600DF">
          <w:rPr>
            <w:sz w:val="24"/>
            <w:lang w:val="ru-RU"/>
            <w:rPrChange w:id="221" w:author="Ирина Коржова" w:date="2026-03-30T12:58:00Z">
              <w:rPr>
                <w:sz w:val="24"/>
              </w:rPr>
            </w:rPrChange>
          </w:rPr>
          <w:t xml:space="preserve"> </w:t>
        </w:r>
        <w:r>
          <w:rPr>
            <w:sz w:val="24"/>
          </w:rPr>
          <w:t>NGQWDS</w:t>
        </w:r>
        <w:r w:rsidRPr="006600DF">
          <w:rPr>
            <w:sz w:val="24"/>
            <w:lang w:val="ru-RU"/>
            <w:rPrChange w:id="222" w:author="Ирина Коржова" w:date="2026-03-30T12:58:00Z">
              <w:rPr>
                <w:sz w:val="24"/>
              </w:rPr>
            </w:rPrChange>
          </w:rPr>
          <w:t>.</w:t>
        </w:r>
      </w:ins>
    </w:p>
  </w:footnote>
  <w:footnote w:id="5">
    <w:p w14:paraId="49DB10C1" w14:textId="77777777" w:rsidR="006600DF" w:rsidRPr="006600DF" w:rsidRDefault="006600DF" w:rsidP="006600DF">
      <w:pPr>
        <w:pStyle w:val="Footnote"/>
        <w:ind w:firstLine="709"/>
        <w:jc w:val="both"/>
        <w:rPr>
          <w:ins w:id="254" w:author="Ирина Коржова" w:date="2026-03-30T12:58:00Z"/>
          <w:sz w:val="24"/>
          <w:lang w:val="ru-RU"/>
          <w:rPrChange w:id="255" w:author="Ирина Коржова" w:date="2026-03-30T12:58:00Z">
            <w:rPr>
              <w:ins w:id="256" w:author="Ирина Коржова" w:date="2026-03-30T12:58:00Z"/>
              <w:sz w:val="24"/>
            </w:rPr>
          </w:rPrChange>
        </w:rPr>
      </w:pPr>
      <w:ins w:id="257" w:author="Ирина Коржова" w:date="2026-03-30T12:58:00Z">
        <w:r>
          <w:rPr>
            <w:sz w:val="24"/>
            <w:vertAlign w:val="superscript"/>
          </w:rPr>
          <w:footnoteRef/>
        </w:r>
        <w:r w:rsidRPr="006600DF">
          <w:rPr>
            <w:sz w:val="24"/>
            <w:lang w:val="ru-RU"/>
            <w:rPrChange w:id="258" w:author="Ирина Коржова" w:date="2026-03-30T12:58:00Z">
              <w:rPr>
                <w:sz w:val="24"/>
              </w:rPr>
            </w:rPrChange>
          </w:rPr>
          <w:t xml:space="preserve"> Коржова, И.В. Механизм правового обеспечения безопасности обращения криптоактивов / И.В. Коржова. – Москва: </w:t>
        </w:r>
        <w:proofErr w:type="spellStart"/>
        <w:r w:rsidRPr="006600DF">
          <w:rPr>
            <w:sz w:val="24"/>
            <w:lang w:val="ru-RU"/>
            <w:rPrChange w:id="259" w:author="Ирина Коржова" w:date="2026-03-30T12:58:00Z">
              <w:rPr>
                <w:sz w:val="24"/>
              </w:rPr>
            </w:rPrChange>
          </w:rPr>
          <w:t>Ленанд</w:t>
        </w:r>
        <w:proofErr w:type="spellEnd"/>
        <w:r w:rsidRPr="006600DF">
          <w:rPr>
            <w:sz w:val="24"/>
            <w:lang w:val="ru-RU"/>
            <w:rPrChange w:id="260" w:author="Ирина Коржова" w:date="2026-03-30T12:58:00Z">
              <w:rPr>
                <w:sz w:val="24"/>
              </w:rPr>
            </w:rPrChange>
          </w:rPr>
          <w:t xml:space="preserve">, 2025. – 200 с. – </w:t>
        </w:r>
        <w:r>
          <w:rPr>
            <w:sz w:val="24"/>
          </w:rPr>
          <w:t>EDN</w:t>
        </w:r>
        <w:r w:rsidRPr="006600DF">
          <w:rPr>
            <w:sz w:val="24"/>
            <w:lang w:val="ru-RU"/>
            <w:rPrChange w:id="261" w:author="Ирина Коржова" w:date="2026-03-30T12:58:00Z">
              <w:rPr>
                <w:sz w:val="24"/>
              </w:rPr>
            </w:rPrChange>
          </w:rPr>
          <w:t xml:space="preserve"> </w:t>
        </w:r>
        <w:r>
          <w:rPr>
            <w:sz w:val="24"/>
          </w:rPr>
          <w:t>PWXGVD</w:t>
        </w:r>
        <w:r w:rsidRPr="006600DF">
          <w:rPr>
            <w:sz w:val="24"/>
            <w:lang w:val="ru-RU"/>
            <w:rPrChange w:id="262" w:author="Ирина Коржова" w:date="2026-03-30T12:58:00Z">
              <w:rPr>
                <w:sz w:val="24"/>
              </w:rPr>
            </w:rPrChange>
          </w:rPr>
          <w:t xml:space="preserve">. С.10. </w:t>
        </w:r>
      </w:ins>
    </w:p>
  </w:footnote>
  <w:footnote w:id="6">
    <w:p w14:paraId="741EA503" w14:textId="77777777" w:rsidR="006600DF" w:rsidRPr="008F411D" w:rsidRDefault="006600DF" w:rsidP="006600DF">
      <w:pPr>
        <w:pStyle w:val="a4"/>
        <w:rPr>
          <w:ins w:id="274" w:author="Ирина Коржова" w:date="2026-03-30T12:58:00Z"/>
          <w:lang w:val="en-US"/>
        </w:rPr>
      </w:pPr>
      <w:ins w:id="275" w:author="Ирина Коржова" w:date="2026-03-30T12:58:00Z">
        <w:r>
          <w:rPr>
            <w:vertAlign w:val="superscript"/>
          </w:rPr>
          <w:footnoteRef/>
        </w:r>
        <w:r w:rsidRPr="006600DF">
          <w:rPr>
            <w:lang w:val="ru-RU"/>
            <w:rPrChange w:id="276" w:author="Ирина Коржова" w:date="2026-03-30T12:58:00Z">
              <w:rPr/>
            </w:rPrChange>
          </w:rPr>
          <w:t xml:space="preserve"> Огородов Д. В. Правовые отношения в информационной сфере //</w:t>
        </w:r>
        <w:proofErr w:type="spellStart"/>
        <w:proofErr w:type="gramStart"/>
        <w:r w:rsidRPr="006600DF">
          <w:rPr>
            <w:lang w:val="ru-RU"/>
            <w:rPrChange w:id="277" w:author="Ирина Коржова" w:date="2026-03-30T12:58:00Z">
              <w:rPr/>
            </w:rPrChange>
          </w:rPr>
          <w:t>Дисс</w:t>
        </w:r>
        <w:proofErr w:type="spellEnd"/>
        <w:r w:rsidRPr="006600DF">
          <w:rPr>
            <w:lang w:val="ru-RU"/>
            <w:rPrChange w:id="278" w:author="Ирина Коржова" w:date="2026-03-30T12:58:00Z">
              <w:rPr/>
            </w:rPrChange>
          </w:rPr>
          <w:t>....</w:t>
        </w:r>
        <w:proofErr w:type="gramEnd"/>
        <w:r w:rsidRPr="006600DF">
          <w:rPr>
            <w:lang w:val="ru-RU"/>
            <w:rPrChange w:id="279" w:author="Ирина Коржова" w:date="2026-03-30T12:58:00Z">
              <w:rPr/>
            </w:rPrChange>
          </w:rPr>
          <w:t xml:space="preserve"> </w:t>
        </w:r>
        <w:proofErr w:type="spellStart"/>
        <w:r>
          <w:t>канд</w:t>
        </w:r>
        <w:proofErr w:type="spellEnd"/>
        <w:r w:rsidRPr="008F411D">
          <w:rPr>
            <w:lang w:val="en-US"/>
          </w:rPr>
          <w:t xml:space="preserve">. </w:t>
        </w:r>
        <w:proofErr w:type="spellStart"/>
        <w:r>
          <w:t>юрид</w:t>
        </w:r>
        <w:proofErr w:type="spellEnd"/>
        <w:r w:rsidRPr="008F411D">
          <w:rPr>
            <w:lang w:val="en-US"/>
          </w:rPr>
          <w:t xml:space="preserve">. </w:t>
        </w:r>
        <w:proofErr w:type="spellStart"/>
        <w:r>
          <w:t>наук</w:t>
        </w:r>
        <w:proofErr w:type="spellEnd"/>
        <w:r w:rsidRPr="008F411D">
          <w:rPr>
            <w:lang w:val="en-US"/>
          </w:rPr>
          <w:t xml:space="preserve">. </w:t>
        </w:r>
        <w:proofErr w:type="spellStart"/>
        <w:r>
          <w:t>Специальность</w:t>
        </w:r>
        <w:proofErr w:type="spellEnd"/>
        <w:r w:rsidRPr="008F411D">
          <w:rPr>
            <w:lang w:val="en-US"/>
          </w:rPr>
          <w:t xml:space="preserve">. – 2002. – </w:t>
        </w:r>
        <w:r>
          <w:t>Т</w:t>
        </w:r>
        <w:r w:rsidRPr="008F411D">
          <w:rPr>
            <w:lang w:val="en-US"/>
          </w:rPr>
          <w:t xml:space="preserve">. 12. – </w:t>
        </w:r>
        <w:r>
          <w:t>С</w:t>
        </w:r>
        <w:r w:rsidRPr="008F411D">
          <w:rPr>
            <w:lang w:val="en-US"/>
          </w:rPr>
          <w:t>. 131-142.</w:t>
        </w:r>
      </w:ins>
    </w:p>
  </w:footnote>
  <w:footnote w:id="7">
    <w:p w14:paraId="56AD4951" w14:textId="77777777" w:rsidR="006600DF" w:rsidRPr="008F411D" w:rsidRDefault="006600DF" w:rsidP="006600DF">
      <w:pPr>
        <w:pStyle w:val="Footnote"/>
        <w:jc w:val="both"/>
        <w:rPr>
          <w:ins w:id="287" w:author="Ирина Коржова" w:date="2026-03-30T12:58:00Z"/>
          <w:lang w:val="en-US"/>
        </w:rPr>
      </w:pPr>
      <w:ins w:id="288" w:author="Ирина Коржова" w:date="2026-03-30T12:58:00Z">
        <w:r>
          <w:rPr>
            <w:vertAlign w:val="superscript"/>
          </w:rPr>
          <w:footnoteRef/>
        </w:r>
        <w:r w:rsidRPr="008F411D">
          <w:rPr>
            <w:lang w:val="en-US"/>
          </w:rPr>
          <w:t xml:space="preserve"> Digital Assets: Final Report (Law Com No 406, 28 June 2023). URL: https://www.lawcom.gov.uk/project/digital-assets//.</w:t>
        </w:r>
      </w:ins>
    </w:p>
  </w:footnote>
  <w:footnote w:id="8">
    <w:p w14:paraId="50E2918D" w14:textId="77777777" w:rsidR="006600DF" w:rsidRPr="006600DF" w:rsidRDefault="006600DF" w:rsidP="006600DF">
      <w:pPr>
        <w:pStyle w:val="a4"/>
        <w:rPr>
          <w:ins w:id="320" w:author="Ирина Коржова" w:date="2026-03-30T12:58:00Z"/>
          <w:lang w:val="ru-RU"/>
          <w:rPrChange w:id="321" w:author="Ирина Коржова" w:date="2026-03-30T12:58:00Z">
            <w:rPr>
              <w:ins w:id="322" w:author="Ирина Коржова" w:date="2026-03-30T12:58:00Z"/>
            </w:rPr>
          </w:rPrChange>
        </w:rPr>
      </w:pPr>
      <w:ins w:id="323" w:author="Ирина Коржова" w:date="2026-03-30T12:58:00Z">
        <w:r>
          <w:rPr>
            <w:vertAlign w:val="superscript"/>
          </w:rPr>
          <w:footnoteRef/>
        </w:r>
        <w:r w:rsidRPr="006600DF">
          <w:rPr>
            <w:lang w:val="ru-RU"/>
            <w:rPrChange w:id="324" w:author="Ирина Коржова" w:date="2026-03-30T12:58:00Z">
              <w:rPr/>
            </w:rPrChange>
          </w:rPr>
          <w:t xml:space="preserve"> Там же.</w:t>
        </w:r>
      </w:ins>
    </w:p>
  </w:footnote>
  <w:footnote w:id="9">
    <w:p w14:paraId="1EF6A1FF" w14:textId="77777777" w:rsidR="006600DF" w:rsidRPr="006600DF" w:rsidRDefault="006600DF" w:rsidP="006600DF">
      <w:pPr>
        <w:pStyle w:val="a4"/>
        <w:rPr>
          <w:ins w:id="338" w:author="Ирина Коржова" w:date="2026-03-30T12:58:00Z"/>
          <w:lang w:val="ru-RU"/>
          <w:rPrChange w:id="339" w:author="Ирина Коржова" w:date="2026-03-30T12:58:00Z">
            <w:rPr>
              <w:ins w:id="340" w:author="Ирина Коржова" w:date="2026-03-30T12:58:00Z"/>
            </w:rPr>
          </w:rPrChange>
        </w:rPr>
      </w:pPr>
      <w:ins w:id="341" w:author="Ирина Коржова" w:date="2026-03-30T12:58:00Z">
        <w:r>
          <w:rPr>
            <w:vertAlign w:val="superscript"/>
          </w:rPr>
          <w:footnoteRef/>
        </w:r>
        <w:r w:rsidRPr="006600DF">
          <w:rPr>
            <w:lang w:val="ru-RU"/>
            <w:rPrChange w:id="342" w:author="Ирина Коржова" w:date="2026-03-30T12:58:00Z">
              <w:rPr/>
            </w:rPrChange>
          </w:rPr>
          <w:t xml:space="preserve"> Северин, В. А. Информационное </w:t>
        </w:r>
        <w:proofErr w:type="gramStart"/>
        <w:r w:rsidRPr="006600DF">
          <w:rPr>
            <w:lang w:val="ru-RU"/>
            <w:rPrChange w:id="343" w:author="Ирина Коржова" w:date="2026-03-30T12:58:00Z">
              <w:rPr/>
            </w:rPrChange>
          </w:rPr>
          <w:t>право</w:t>
        </w:r>
        <w:proofErr w:type="gramEnd"/>
        <w:r w:rsidRPr="006600DF">
          <w:rPr>
            <w:lang w:val="ru-RU"/>
            <w:rPrChange w:id="344" w:author="Ирина Коржова" w:date="2026-03-30T12:58:00Z">
              <w:rPr/>
            </w:rPrChange>
          </w:rPr>
          <w:t xml:space="preserve"> как комплексная отрасль права и наука / В. А. Северин // Пробелы в российском законодательстве. – 2025. – Т. 18, № 2. – С. 61-66. – </w:t>
        </w:r>
        <w:r>
          <w:t>DOI</w:t>
        </w:r>
        <w:r w:rsidRPr="006600DF">
          <w:rPr>
            <w:lang w:val="ru-RU"/>
            <w:rPrChange w:id="345" w:author="Ирина Коржова" w:date="2026-03-30T12:58:00Z">
              <w:rPr/>
            </w:rPrChange>
          </w:rPr>
          <w:t xml:space="preserve"> 10.33693/2541-8025-2025-18-2-61-66. – </w:t>
        </w:r>
        <w:r>
          <w:t>EDN</w:t>
        </w:r>
        <w:r w:rsidRPr="006600DF">
          <w:rPr>
            <w:lang w:val="ru-RU"/>
            <w:rPrChange w:id="346" w:author="Ирина Коржова" w:date="2026-03-30T12:58:00Z">
              <w:rPr/>
            </w:rPrChange>
          </w:rPr>
          <w:t xml:space="preserve"> </w:t>
        </w:r>
        <w:r>
          <w:t>FDZKUX</w:t>
        </w:r>
        <w:r w:rsidRPr="006600DF">
          <w:rPr>
            <w:lang w:val="ru-RU"/>
            <w:rPrChange w:id="347" w:author="Ирина Коржова" w:date="2026-03-30T12:58:00Z">
              <w:rPr/>
            </w:rPrChange>
          </w:rPr>
          <w:t xml:space="preserve">. </w:t>
        </w:r>
      </w:ins>
    </w:p>
  </w:footnote>
  <w:footnote w:id="10">
    <w:p w14:paraId="76B169F5" w14:textId="77777777" w:rsidR="006600DF" w:rsidRPr="006600DF" w:rsidRDefault="006600DF" w:rsidP="006600DF">
      <w:pPr>
        <w:pStyle w:val="a4"/>
        <w:rPr>
          <w:ins w:id="350" w:author="Ирина Коржова" w:date="2026-03-30T12:58:00Z"/>
          <w:lang w:val="ru-RU"/>
          <w:rPrChange w:id="351" w:author="Ирина Коржова" w:date="2026-03-30T12:58:00Z">
            <w:rPr>
              <w:ins w:id="352" w:author="Ирина Коржова" w:date="2026-03-30T12:58:00Z"/>
            </w:rPr>
          </w:rPrChange>
        </w:rPr>
      </w:pPr>
      <w:ins w:id="353" w:author="Ирина Коржова" w:date="2026-03-30T12:58:00Z">
        <w:r>
          <w:rPr>
            <w:vertAlign w:val="superscript"/>
          </w:rPr>
          <w:footnoteRef/>
        </w:r>
        <w:r w:rsidRPr="006600DF">
          <w:rPr>
            <w:lang w:val="ru-RU"/>
            <w:rPrChange w:id="354" w:author="Ирина Коржова" w:date="2026-03-30T12:58:00Z">
              <w:rPr/>
            </w:rPrChange>
          </w:rPr>
          <w:t xml:space="preserve"> </w:t>
        </w:r>
      </w:ins>
    </w:p>
  </w:footnote>
  <w:footnote w:id="11">
    <w:p w14:paraId="0F3AD04C" w14:textId="77777777" w:rsidR="006600DF" w:rsidRPr="006600DF" w:rsidRDefault="006600DF" w:rsidP="006600DF">
      <w:pPr>
        <w:pStyle w:val="a4"/>
        <w:rPr>
          <w:ins w:id="357" w:author="Ирина Коржова" w:date="2026-03-30T12:58:00Z"/>
          <w:lang w:val="ru-RU"/>
          <w:rPrChange w:id="358" w:author="Ирина Коржова" w:date="2026-03-30T12:58:00Z">
            <w:rPr>
              <w:ins w:id="359" w:author="Ирина Коржова" w:date="2026-03-30T12:58:00Z"/>
            </w:rPr>
          </w:rPrChange>
        </w:rPr>
      </w:pPr>
      <w:ins w:id="360" w:author="Ирина Коржова" w:date="2026-03-30T12:58:00Z">
        <w:r>
          <w:rPr>
            <w:vertAlign w:val="superscript"/>
          </w:rPr>
          <w:footnoteRef/>
        </w:r>
        <w:r w:rsidRPr="006600DF">
          <w:rPr>
            <w:lang w:val="ru-RU"/>
            <w:rPrChange w:id="361" w:author="Ирина Коржова" w:date="2026-03-30T12:58:00Z">
              <w:rPr/>
            </w:rPrChange>
          </w:rPr>
          <w:t xml:space="preserve"> </w:t>
        </w:r>
      </w:ins>
    </w:p>
  </w:footnote>
  <w:footnote w:id="12">
    <w:p w14:paraId="70645ECD" w14:textId="0F1C9234" w:rsidR="00C102DE" w:rsidRPr="00C102DE" w:rsidRDefault="00C102DE">
      <w:pPr>
        <w:pStyle w:val="a4"/>
        <w:rPr>
          <w:lang w:val="ru-RU"/>
          <w:rPrChange w:id="401" w:author="Ирина Коржова" w:date="2026-03-30T12:38:00Z">
            <w:rPr/>
          </w:rPrChange>
        </w:rPr>
      </w:pPr>
      <w:ins w:id="402" w:author="Ирина Коржова" w:date="2026-03-30T12:38:00Z">
        <w:r>
          <w:rPr>
            <w:rStyle w:val="a3"/>
          </w:rPr>
          <w:footnoteRef/>
        </w:r>
        <w:r w:rsidRPr="00C102DE">
          <w:rPr>
            <w:lang w:val="ru-RU"/>
            <w:rPrChange w:id="403" w:author="Ирина Коржова" w:date="2026-03-30T12:38:00Z">
              <w:rPr/>
            </w:rPrChange>
          </w:rPr>
          <w:t xml:space="preserve"> Федеральный закон от 27.07.2006 </w:t>
        </w:r>
        <w:r w:rsidRPr="00C102DE">
          <w:t>N</w:t>
        </w:r>
        <w:r w:rsidRPr="00C102DE">
          <w:rPr>
            <w:lang w:val="ru-RU"/>
            <w:rPrChange w:id="404" w:author="Ирина Коржова" w:date="2026-03-30T12:38:00Z">
              <w:rPr/>
            </w:rPrChange>
          </w:rPr>
          <w:t xml:space="preserve"> 149-ФЗ "Об информации, информационных технологиях и о защите информации"</w:t>
        </w:r>
      </w:ins>
    </w:p>
  </w:footnote>
  <w:footnote w:id="13">
    <w:p w14:paraId="6C8A916D" w14:textId="4FCB5024" w:rsidR="00F626DC" w:rsidRPr="00F626DC" w:rsidRDefault="00F626DC">
      <w:pPr>
        <w:pStyle w:val="a4"/>
        <w:rPr>
          <w:lang w:val="ru-RU"/>
          <w:rPrChange w:id="419" w:author="Ирина Коржова" w:date="2026-03-30T12:33:00Z">
            <w:rPr/>
          </w:rPrChange>
        </w:rPr>
      </w:pPr>
      <w:ins w:id="420" w:author="Ирина Коржова" w:date="2026-03-30T12:33:00Z">
        <w:r>
          <w:rPr>
            <w:rStyle w:val="a3"/>
          </w:rPr>
          <w:footnoteRef/>
        </w:r>
        <w:r w:rsidRPr="00F626DC">
          <w:rPr>
            <w:lang w:val="ru-RU"/>
            <w:rPrChange w:id="421" w:author="Ирина Коржова" w:date="2026-03-30T12:33:00Z">
              <w:rPr/>
            </w:rPrChange>
          </w:rPr>
          <w:t xml:space="preserve"> </w:t>
        </w:r>
        <w:r w:rsidRPr="00F626DC">
          <w:rPr>
            <w:lang w:val="ru-RU"/>
          </w:rPr>
          <w:t>"ГОСТ Р ИСО 6707-1-2020. Национальный стандарт Российской Федерации. Здания и сооружения. Общие термины"</w:t>
        </w:r>
      </w:ins>
    </w:p>
  </w:footnote>
  <w:footnote w:id="14">
    <w:p w14:paraId="02D7F1E3" w14:textId="77777777" w:rsidR="00E61682" w:rsidRPr="002D4888" w:rsidRDefault="00E61682" w:rsidP="00E61682">
      <w:pPr>
        <w:pStyle w:val="a4"/>
        <w:rPr>
          <w:lang w:val="ru-RU"/>
        </w:rPr>
      </w:pPr>
      <w:r>
        <w:rPr>
          <w:vertAlign w:val="superscript"/>
        </w:rPr>
        <w:footnoteRef/>
      </w:r>
      <w:r w:rsidRPr="002D4888">
        <w:rPr>
          <w:lang w:val="ru-RU"/>
        </w:rPr>
        <w:t xml:space="preserve"> Кодификация цифрового законодательства и Цифровой кодекс (В.А. </w:t>
      </w:r>
      <w:proofErr w:type="spellStart"/>
      <w:r w:rsidRPr="002D4888">
        <w:rPr>
          <w:lang w:val="ru-RU"/>
        </w:rPr>
        <w:t>Вайпан</w:t>
      </w:r>
      <w:proofErr w:type="spellEnd"/>
      <w:r w:rsidRPr="002D4888">
        <w:rPr>
          <w:lang w:val="ru-RU"/>
        </w:rPr>
        <w:t xml:space="preserve">, журнал "Законодательство", </w:t>
      </w:r>
      <w:r>
        <w:t>N</w:t>
      </w:r>
      <w:r w:rsidRPr="002D4888">
        <w:rPr>
          <w:lang w:val="ru-RU"/>
        </w:rPr>
        <w:t xml:space="preserve"> 5, май 2025 г.).</w:t>
      </w:r>
    </w:p>
  </w:footnote>
  <w:footnote w:id="15">
    <w:p w14:paraId="3167422B" w14:textId="77777777" w:rsidR="00E01B78" w:rsidRPr="00056CBA" w:rsidRDefault="00E01B78" w:rsidP="00E01B78">
      <w:pPr>
        <w:pStyle w:val="a4"/>
        <w:rPr>
          <w:lang w:val="ru-RU"/>
        </w:rPr>
      </w:pPr>
      <w:r>
        <w:rPr>
          <w:rStyle w:val="a3"/>
        </w:rPr>
        <w:footnoteRef/>
      </w:r>
      <w:r w:rsidRPr="00056CBA">
        <w:rPr>
          <w:lang w:val="ru-RU"/>
        </w:rPr>
        <w:t xml:space="preserve"> Волков В. Э. и др. Цифровое право. Общая часть //Общая часть: учеб. пособие/ВЭ Волков. – 2022.С.14.</w:t>
      </w:r>
    </w:p>
  </w:footnote>
  <w:footnote w:id="16">
    <w:p w14:paraId="4DB75BEA" w14:textId="77777777" w:rsidR="008B4445" w:rsidRPr="00C56F67" w:rsidRDefault="008B4445" w:rsidP="008B4445">
      <w:pPr>
        <w:pStyle w:val="a4"/>
        <w:rPr>
          <w:lang w:val="ru-RU"/>
        </w:rPr>
      </w:pPr>
      <w:r>
        <w:rPr>
          <w:rStyle w:val="a3"/>
        </w:rPr>
        <w:footnoteRef/>
      </w:r>
      <w:r w:rsidRPr="00C56F67">
        <w:rPr>
          <w:lang w:val="ru-RU"/>
        </w:rPr>
        <w:t xml:space="preserve"> </w:t>
      </w:r>
      <w:r w:rsidRPr="00056CBA">
        <w:rPr>
          <w:lang w:val="ru-RU"/>
        </w:rPr>
        <w:t>Волков В. Э. и др. Цифровое право. Общая часть //Общая часть: учеб.</w:t>
      </w:r>
      <w:r>
        <w:rPr>
          <w:lang w:val="ru-RU"/>
        </w:rPr>
        <w:t xml:space="preserve"> пособие/ВЭ Волков. – 2022.С.16.</w:t>
      </w:r>
    </w:p>
  </w:footnote>
  <w:footnote w:id="17">
    <w:p w14:paraId="61624802" w14:textId="77777777" w:rsidR="00E01B78" w:rsidRPr="00804CEE" w:rsidRDefault="00E01B78" w:rsidP="00E01B78">
      <w:pPr>
        <w:pStyle w:val="a4"/>
        <w:rPr>
          <w:lang w:val="ru-RU"/>
        </w:rPr>
      </w:pPr>
      <w:r>
        <w:rPr>
          <w:rStyle w:val="a3"/>
        </w:rPr>
        <w:footnoteRef/>
      </w:r>
      <w:r w:rsidRPr="00804CEE">
        <w:rPr>
          <w:lang w:val="ru-RU"/>
        </w:rPr>
        <w:t xml:space="preserve"> "Доступ к цифровой информации: правовое регулирование: учебное пособие" (Вершинин А.П.) </w:t>
      </w:r>
      <w:r w:rsidRPr="000B39B9">
        <w:rPr>
          <w:lang w:val="ru-RU"/>
        </w:rPr>
        <w:t>("ИНФРА-М", 2024)</w:t>
      </w:r>
      <w:r>
        <w:rPr>
          <w:lang w:val="ru-RU"/>
        </w:rPr>
        <w:t>.</w:t>
      </w:r>
    </w:p>
  </w:footnote>
  <w:footnote w:id="18">
    <w:p w14:paraId="508D725F" w14:textId="77777777" w:rsidR="003F55A8" w:rsidRPr="003F55A8" w:rsidRDefault="003F55A8">
      <w:pPr>
        <w:pStyle w:val="a4"/>
        <w:rPr>
          <w:lang w:val="ru-RU"/>
        </w:rPr>
      </w:pPr>
      <w:r>
        <w:rPr>
          <w:rStyle w:val="a3"/>
        </w:rPr>
        <w:footnoteRef/>
      </w:r>
      <w:r w:rsidRPr="003F55A8">
        <w:rPr>
          <w:lang w:val="ru-RU"/>
        </w:rPr>
        <w:t xml:space="preserve"> Игнатьев А.Г., Курбатова Т.А. </w:t>
      </w:r>
      <w:proofErr w:type="spellStart"/>
      <w:r w:rsidRPr="003F55A8">
        <w:rPr>
          <w:lang w:val="ru-RU"/>
        </w:rPr>
        <w:t>Дипфейки</w:t>
      </w:r>
      <w:proofErr w:type="spellEnd"/>
      <w:r w:rsidRPr="003F55A8">
        <w:rPr>
          <w:lang w:val="ru-RU"/>
        </w:rPr>
        <w:t xml:space="preserve"> в цифровом пространстве: основные международные подходы к исследованию и регулированию. М.: Автономная некоммерческая организация "Центр компетенций по глобальной ИТ-кооперации", 2023. С. 11.</w:t>
      </w:r>
    </w:p>
  </w:footnote>
  <w:footnote w:id="19">
    <w:p w14:paraId="5D6990D5" w14:textId="77777777" w:rsidR="00C03260" w:rsidRPr="00221132" w:rsidRDefault="00C03260" w:rsidP="00C03260">
      <w:pPr>
        <w:pStyle w:val="a4"/>
      </w:pPr>
      <w:r>
        <w:rPr>
          <w:rStyle w:val="a3"/>
        </w:rPr>
        <w:footnoteRef/>
      </w:r>
      <w:r w:rsidRPr="00621DF8">
        <w:rPr>
          <w:lang w:val="ru-RU"/>
        </w:rPr>
        <w:t xml:space="preserve"> </w:t>
      </w:r>
      <w:r w:rsidRPr="00597C01">
        <w:rPr>
          <w:lang w:val="ru-RU"/>
        </w:rPr>
        <w:t xml:space="preserve">Право цифровой среды (монография) (коллектив авторов; под ред. </w:t>
      </w:r>
      <w:proofErr w:type="spellStart"/>
      <w:r w:rsidRPr="00597C01">
        <w:rPr>
          <w:lang w:val="ru-RU"/>
        </w:rPr>
        <w:t>к.ю.н</w:t>
      </w:r>
      <w:proofErr w:type="spellEnd"/>
      <w:r w:rsidRPr="00597C01">
        <w:rPr>
          <w:lang w:val="ru-RU"/>
        </w:rPr>
        <w:t xml:space="preserve">., доц. Т.П. Подшивалова, </w:t>
      </w:r>
      <w:proofErr w:type="spellStart"/>
      <w:r w:rsidRPr="00597C01">
        <w:rPr>
          <w:lang w:val="ru-RU"/>
        </w:rPr>
        <w:t>к.ю.н</w:t>
      </w:r>
      <w:proofErr w:type="spellEnd"/>
      <w:r w:rsidRPr="00597C01">
        <w:rPr>
          <w:lang w:val="ru-RU"/>
        </w:rPr>
        <w:t xml:space="preserve">., доц. Е.В. Титовой, </w:t>
      </w:r>
      <w:proofErr w:type="spellStart"/>
      <w:r w:rsidRPr="00597C01">
        <w:rPr>
          <w:lang w:val="ru-RU"/>
        </w:rPr>
        <w:t>к.ю.н</w:t>
      </w:r>
      <w:proofErr w:type="spellEnd"/>
      <w:r w:rsidRPr="00597C01">
        <w:rPr>
          <w:lang w:val="ru-RU"/>
        </w:rPr>
        <w:t>., доц. Е</w:t>
      </w:r>
      <w:r w:rsidRPr="00221132">
        <w:t>.</w:t>
      </w:r>
      <w:r w:rsidRPr="00597C01">
        <w:rPr>
          <w:lang w:val="ru-RU"/>
        </w:rPr>
        <w:t>А</w:t>
      </w:r>
      <w:r w:rsidRPr="00221132">
        <w:t xml:space="preserve">. </w:t>
      </w:r>
      <w:r w:rsidRPr="00597C01">
        <w:rPr>
          <w:lang w:val="ru-RU"/>
        </w:rPr>
        <w:t>Громовой</w:t>
      </w:r>
      <w:r w:rsidRPr="00221132">
        <w:t>). - "</w:t>
      </w:r>
      <w:r w:rsidRPr="00597C01">
        <w:rPr>
          <w:lang w:val="ru-RU"/>
        </w:rPr>
        <w:t>Проспект</w:t>
      </w:r>
      <w:r w:rsidRPr="00221132">
        <w:t xml:space="preserve">", 2022 </w:t>
      </w:r>
      <w:r w:rsidRPr="00597C01">
        <w:rPr>
          <w:lang w:val="ru-RU"/>
        </w:rPr>
        <w:t>г</w:t>
      </w:r>
      <w:r w:rsidRPr="00221132">
        <w:t>.</w:t>
      </w:r>
    </w:p>
  </w:footnote>
  <w:footnote w:id="20">
    <w:p w14:paraId="35E631EB" w14:textId="77777777" w:rsidR="00C03260" w:rsidRDefault="00C03260" w:rsidP="00C03260">
      <w:pPr>
        <w:pStyle w:val="Footnote"/>
        <w:jc w:val="both"/>
      </w:pPr>
      <w:r>
        <w:rPr>
          <w:vertAlign w:val="superscript"/>
        </w:rPr>
        <w:footnoteRef/>
      </w:r>
      <w:r>
        <w:t xml:space="preserve"> Digital Assets: Final Report (Law Com No 406, 28 June 2023). URL: https://www.lawcom.gov.uk/project/digital-assets//.</w:t>
      </w:r>
    </w:p>
  </w:footnote>
  <w:footnote w:id="21">
    <w:p w14:paraId="5B15C57C" w14:textId="77777777" w:rsidR="00D260FA" w:rsidRPr="00D260FA" w:rsidDel="00160B0C" w:rsidRDefault="00D260FA">
      <w:pPr>
        <w:pStyle w:val="a4"/>
        <w:rPr>
          <w:del w:id="792" w:author="Ирина Коржова" w:date="2026-01-12T15:26:00Z"/>
          <w:lang w:val="ru-RU"/>
        </w:rPr>
      </w:pPr>
      <w:del w:id="793" w:author="Ирина Коржова" w:date="2026-01-12T15:26:00Z">
        <w:r w:rsidDel="00160B0C">
          <w:rPr>
            <w:rStyle w:val="a3"/>
          </w:rPr>
          <w:footnoteRef/>
        </w:r>
        <w:r w:rsidRPr="00D260FA" w:rsidDel="00160B0C">
          <w:rPr>
            <w:lang w:val="ru-RU"/>
          </w:rPr>
          <w:delText xml:space="preserve"> Статья: О гражданско-правовой природе "цифрового имущества" (Суханов Е.А.) ("Вестник гражданского права", 2021, N 6)</w:delText>
        </w:r>
      </w:del>
    </w:p>
  </w:footnote>
  <w:footnote w:id="22">
    <w:p w14:paraId="3003B2E3" w14:textId="77777777" w:rsidR="007B4FFB" w:rsidRPr="00704FB0" w:rsidDel="00160B0C" w:rsidRDefault="007B4FFB" w:rsidP="007B4FFB">
      <w:pPr>
        <w:pStyle w:val="a4"/>
        <w:rPr>
          <w:del w:id="992" w:author="Ирина Коржова" w:date="2026-01-12T15:26:00Z"/>
          <w:lang w:val="ru-RU"/>
        </w:rPr>
      </w:pPr>
      <w:del w:id="993" w:author="Ирина Коржова" w:date="2026-01-12T15:26:00Z">
        <w:r w:rsidDel="00160B0C">
          <w:rPr>
            <w:rStyle w:val="a3"/>
          </w:rPr>
          <w:footnoteRef/>
        </w:r>
        <w:r w:rsidRPr="009C51E8" w:rsidDel="00160B0C">
          <w:rPr>
            <w:lang w:val="ru-RU"/>
          </w:rPr>
          <w:delText xml:space="preserve"> </w:delText>
        </w:r>
        <w:r w:rsidRPr="00790F7B" w:rsidDel="00160B0C">
          <w:rPr>
            <w:lang w:val="ru-RU"/>
          </w:rPr>
          <w:delText>Огородов Д. В. Правовые отношения в информационной сфере //Дисс.... канд</w:delText>
        </w:r>
        <w:r w:rsidRPr="00704FB0" w:rsidDel="00160B0C">
          <w:rPr>
            <w:lang w:val="ru-RU"/>
          </w:rPr>
          <w:delText xml:space="preserve">. </w:delText>
        </w:r>
        <w:r w:rsidRPr="00790F7B" w:rsidDel="00160B0C">
          <w:rPr>
            <w:lang w:val="ru-RU"/>
          </w:rPr>
          <w:delText>юрид</w:delText>
        </w:r>
        <w:r w:rsidRPr="00704FB0" w:rsidDel="00160B0C">
          <w:rPr>
            <w:lang w:val="ru-RU"/>
          </w:rPr>
          <w:delText xml:space="preserve">. </w:delText>
        </w:r>
        <w:r w:rsidRPr="00790F7B" w:rsidDel="00160B0C">
          <w:rPr>
            <w:lang w:val="ru-RU"/>
          </w:rPr>
          <w:delText>наук</w:delText>
        </w:r>
        <w:r w:rsidRPr="00704FB0" w:rsidDel="00160B0C">
          <w:rPr>
            <w:lang w:val="ru-RU"/>
          </w:rPr>
          <w:delText xml:space="preserve">. </w:delText>
        </w:r>
        <w:r w:rsidRPr="00790F7B" w:rsidDel="00160B0C">
          <w:rPr>
            <w:lang w:val="ru-RU"/>
          </w:rPr>
          <w:delText>Специальность</w:delText>
        </w:r>
        <w:r w:rsidRPr="00704FB0" w:rsidDel="00160B0C">
          <w:rPr>
            <w:lang w:val="ru-RU"/>
          </w:rPr>
          <w:delText xml:space="preserve">. – 2002. – </w:delText>
        </w:r>
        <w:r w:rsidRPr="00790F7B" w:rsidDel="00160B0C">
          <w:rPr>
            <w:lang w:val="ru-RU"/>
          </w:rPr>
          <w:delText>Т</w:delText>
        </w:r>
        <w:r w:rsidRPr="00704FB0" w:rsidDel="00160B0C">
          <w:rPr>
            <w:lang w:val="ru-RU"/>
          </w:rPr>
          <w:delText xml:space="preserve">. 12. – </w:delText>
        </w:r>
        <w:r w:rsidRPr="00790F7B" w:rsidDel="00160B0C">
          <w:rPr>
            <w:lang w:val="ru-RU"/>
          </w:rPr>
          <w:delText>С</w:delText>
        </w:r>
        <w:r w:rsidRPr="00704FB0" w:rsidDel="00160B0C">
          <w:rPr>
            <w:lang w:val="ru-RU"/>
          </w:rPr>
          <w:delText>. 131-142.</w:delText>
        </w:r>
      </w:del>
    </w:p>
  </w:footnote>
  <w:footnote w:id="23">
    <w:p w14:paraId="18F27FC4" w14:textId="77777777" w:rsidR="007B4FFB" w:rsidRPr="00704FB0" w:rsidDel="00160B0C" w:rsidRDefault="007B4FFB" w:rsidP="007B4FFB">
      <w:pPr>
        <w:pStyle w:val="a4"/>
        <w:rPr>
          <w:del w:id="996" w:author="Ирина Коржова" w:date="2026-01-12T15:26:00Z"/>
          <w:lang w:val="ru-RU"/>
        </w:rPr>
      </w:pPr>
      <w:del w:id="997" w:author="Ирина Коржова" w:date="2026-01-12T15:26:00Z">
        <w:r w:rsidDel="00160B0C">
          <w:rPr>
            <w:rStyle w:val="a3"/>
          </w:rPr>
          <w:footnoteRef/>
        </w:r>
        <w:r w:rsidRPr="00704FB0" w:rsidDel="00160B0C">
          <w:rPr>
            <w:lang w:val="ru-RU"/>
          </w:rPr>
          <w:delText xml:space="preserve"> </w:delText>
        </w:r>
      </w:del>
    </w:p>
  </w:footnote>
  <w:footnote w:id="24">
    <w:p w14:paraId="2A1C38C1" w14:textId="77777777" w:rsidR="007B4FFB" w:rsidRPr="00704FB0" w:rsidDel="00160B0C" w:rsidRDefault="007B4FFB" w:rsidP="007B4FFB">
      <w:pPr>
        <w:pStyle w:val="a4"/>
        <w:rPr>
          <w:del w:id="1000" w:author="Ирина Коржова" w:date="2026-01-12T15:26:00Z"/>
          <w:lang w:val="ru-RU"/>
        </w:rPr>
      </w:pPr>
      <w:del w:id="1001" w:author="Ирина Коржова" w:date="2026-01-12T15:26:00Z">
        <w:r w:rsidDel="00160B0C">
          <w:rPr>
            <w:rStyle w:val="a3"/>
          </w:rPr>
          <w:footnoteRef/>
        </w:r>
        <w:r w:rsidRPr="00704FB0" w:rsidDel="00160B0C">
          <w:rPr>
            <w:lang w:val="ru-RU"/>
          </w:rPr>
          <w:delText xml:space="preserve"> </w:delText>
        </w:r>
      </w:del>
    </w:p>
  </w:footnote>
  <w:footnote w:id="25">
    <w:p w14:paraId="17BA0095" w14:textId="77777777" w:rsidR="007B4FFB" w:rsidRPr="00804CEE" w:rsidDel="00160B0C" w:rsidRDefault="007B4FFB" w:rsidP="007B4FFB">
      <w:pPr>
        <w:ind w:firstLine="709"/>
        <w:jc w:val="both"/>
        <w:rPr>
          <w:del w:id="1035" w:author="Ирина Коржова" w:date="2026-01-12T15:27:00Z"/>
          <w:sz w:val="24"/>
          <w:lang w:val="ru-RU"/>
        </w:rPr>
      </w:pPr>
      <w:del w:id="1036" w:author="Ирина Коржова" w:date="2026-01-12T15:27:00Z">
        <w:r w:rsidDel="00160B0C">
          <w:rPr>
            <w:sz w:val="24"/>
            <w:vertAlign w:val="superscript"/>
          </w:rPr>
          <w:footnoteRef/>
        </w:r>
        <w:r w:rsidRPr="00804CEE" w:rsidDel="00160B0C">
          <w:rPr>
            <w:sz w:val="24"/>
            <w:lang w:val="ru-RU"/>
          </w:rPr>
          <w:delText xml:space="preserve"> Коржова, И.В. Механизм правового обеспечения безопасности обращения криптоактивов / И.В. Коржова. – Москва: Ленанд, 2025. – 200 с. – </w:delText>
        </w:r>
        <w:r w:rsidDel="00160B0C">
          <w:rPr>
            <w:sz w:val="24"/>
          </w:rPr>
          <w:delText>EDN</w:delText>
        </w:r>
        <w:r w:rsidRPr="00804CEE" w:rsidDel="00160B0C">
          <w:rPr>
            <w:sz w:val="24"/>
            <w:lang w:val="ru-RU"/>
          </w:rPr>
          <w:delText xml:space="preserve"> </w:delText>
        </w:r>
        <w:r w:rsidDel="00160B0C">
          <w:rPr>
            <w:sz w:val="24"/>
          </w:rPr>
          <w:delText>PWXGVD</w:delText>
        </w:r>
        <w:r w:rsidRPr="00804CEE" w:rsidDel="00160B0C">
          <w:rPr>
            <w:sz w:val="24"/>
            <w:lang w:val="ru-RU"/>
          </w:rPr>
          <w:delText xml:space="preserve">. С.10. </w:delText>
        </w:r>
      </w:del>
    </w:p>
  </w:footnote>
  <w:footnote w:id="26">
    <w:p w14:paraId="55B51E02" w14:textId="77777777" w:rsidR="007B4FFB" w:rsidRPr="00804CEE" w:rsidRDefault="007B4FFB" w:rsidP="007B4FFB">
      <w:pPr>
        <w:pStyle w:val="a4"/>
        <w:rPr>
          <w:lang w:val="ru-RU"/>
        </w:rPr>
      </w:pPr>
      <w:r>
        <w:rPr>
          <w:rStyle w:val="a3"/>
        </w:rPr>
        <w:footnoteRef/>
      </w:r>
      <w:r w:rsidRPr="00804CEE">
        <w:rPr>
          <w:lang w:val="ru-RU"/>
        </w:rPr>
        <w:t xml:space="preserve"> </w:t>
      </w:r>
      <w:r w:rsidRPr="00703E23">
        <w:rPr>
          <w:lang w:val="ru-RU"/>
        </w:rPr>
        <w:t xml:space="preserve">Право цифровой среды (монография) (коллектив авторов; под ред. </w:t>
      </w:r>
      <w:proofErr w:type="spellStart"/>
      <w:r w:rsidRPr="00703E23">
        <w:rPr>
          <w:lang w:val="ru-RU"/>
        </w:rPr>
        <w:t>к.ю.н</w:t>
      </w:r>
      <w:proofErr w:type="spellEnd"/>
      <w:r w:rsidRPr="00703E23">
        <w:rPr>
          <w:lang w:val="ru-RU"/>
        </w:rPr>
        <w:t xml:space="preserve">., доц. Т.П. Подшивалова, </w:t>
      </w:r>
      <w:proofErr w:type="spellStart"/>
      <w:r w:rsidRPr="00703E23">
        <w:rPr>
          <w:lang w:val="ru-RU"/>
        </w:rPr>
        <w:t>к.ю.н</w:t>
      </w:r>
      <w:proofErr w:type="spellEnd"/>
      <w:r w:rsidRPr="00703E23">
        <w:rPr>
          <w:lang w:val="ru-RU"/>
        </w:rPr>
        <w:t xml:space="preserve">., доц. Е.В. Титовой, </w:t>
      </w:r>
      <w:proofErr w:type="spellStart"/>
      <w:r w:rsidRPr="00703E23">
        <w:rPr>
          <w:lang w:val="ru-RU"/>
        </w:rPr>
        <w:t>к.ю.н</w:t>
      </w:r>
      <w:proofErr w:type="spellEnd"/>
      <w:r w:rsidRPr="00703E23">
        <w:rPr>
          <w:lang w:val="ru-RU"/>
        </w:rPr>
        <w:t>., доц. Е.А. Громовой). - "Проспект", 2022 г.</w:t>
      </w:r>
    </w:p>
  </w:footnote>
  <w:footnote w:id="27">
    <w:p w14:paraId="42174512" w14:textId="77777777" w:rsidR="00160B0C" w:rsidRPr="00D260FA" w:rsidRDefault="00160B0C" w:rsidP="00160B0C">
      <w:pPr>
        <w:pStyle w:val="a4"/>
        <w:rPr>
          <w:ins w:id="1135" w:author="Ирина Коржова" w:date="2026-01-12T15:27:00Z"/>
          <w:lang w:val="ru-RU"/>
        </w:rPr>
      </w:pPr>
      <w:ins w:id="1136" w:author="Ирина Коржова" w:date="2026-01-12T15:27:00Z">
        <w:r>
          <w:rPr>
            <w:rStyle w:val="a3"/>
          </w:rPr>
          <w:footnoteRef/>
        </w:r>
        <w:r w:rsidRPr="00D260FA">
          <w:rPr>
            <w:lang w:val="ru-RU"/>
          </w:rPr>
          <w:t xml:space="preserve"> Статья: О гражданско-правовой природе "цифрового имущества" (Суханов Е.А.) ("Вестник гражданского права", 2021, N 6)</w:t>
        </w:r>
      </w:ins>
    </w:p>
  </w:footnote>
  <w:footnote w:id="28">
    <w:p w14:paraId="204D1050" w14:textId="77777777" w:rsidR="00F76124" w:rsidRPr="00711F26" w:rsidRDefault="00F76124" w:rsidP="00F76124">
      <w:pPr>
        <w:pStyle w:val="a4"/>
        <w:rPr>
          <w:lang w:val="ru-RU"/>
        </w:rPr>
      </w:pPr>
      <w:r>
        <w:rPr>
          <w:rStyle w:val="a3"/>
        </w:rPr>
        <w:footnoteRef/>
      </w:r>
      <w:r w:rsidRPr="00711F26">
        <w:rPr>
          <w:lang w:val="ru-RU"/>
        </w:rPr>
        <w:t xml:space="preserve"> ….</w:t>
      </w:r>
    </w:p>
  </w:footnote>
  <w:footnote w:id="29">
    <w:p w14:paraId="4777A1E2" w14:textId="77777777" w:rsidR="00F76124" w:rsidRPr="00947F4B" w:rsidRDefault="00F76124" w:rsidP="00F76124">
      <w:pPr>
        <w:pStyle w:val="a4"/>
        <w:rPr>
          <w:lang w:val="ru-RU"/>
        </w:rPr>
      </w:pPr>
      <w:r>
        <w:rPr>
          <w:rStyle w:val="a3"/>
        </w:rPr>
        <w:footnoteRef/>
      </w:r>
      <w:r w:rsidRPr="00947F4B">
        <w:rPr>
          <w:lang w:val="ru-RU"/>
        </w:rPr>
        <w:t xml:space="preserve"> </w:t>
      </w:r>
    </w:p>
  </w:footnote>
  <w:footnote w:id="30">
    <w:p w14:paraId="38968FC8" w14:textId="77777777" w:rsidR="009E1BD2" w:rsidRDefault="009E1BD2" w:rsidP="009E1BD2">
      <w:pPr>
        <w:pStyle w:val="a4"/>
        <w:rPr>
          <w:ins w:id="1291" w:author="Ирина Коржова" w:date="2026-03-30T16:24:00Z"/>
        </w:rPr>
      </w:pPr>
      <w:ins w:id="1292" w:author="Ирина Коржова" w:date="2026-03-30T16:24:00Z">
        <w:r>
          <w:rPr>
            <w:rStyle w:val="a3"/>
          </w:rPr>
          <w:footnoteRef/>
        </w:r>
        <w:r>
          <w:t xml:space="preserve"> </w:t>
        </w:r>
        <w:proofErr w:type="gramStart"/>
        <w:r>
          <w:t>С .</w:t>
        </w:r>
        <w:proofErr w:type="gramEnd"/>
        <w:r>
          <w:t xml:space="preserve"> 12</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3EBE"/>
    <w:multiLevelType w:val="hybridMultilevel"/>
    <w:tmpl w:val="96BAF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2B57A58"/>
    <w:multiLevelType w:val="multilevel"/>
    <w:tmpl w:val="CCE8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90918"/>
    <w:multiLevelType w:val="hybridMultilevel"/>
    <w:tmpl w:val="77E8770E"/>
    <w:lvl w:ilvl="0" w:tplc="3DF2EA26">
      <w:start w:val="1"/>
      <w:numFmt w:val="decimal"/>
      <w:lvlText w:val="%1."/>
      <w:lvlJc w:val="left"/>
      <w:pPr>
        <w:ind w:left="1144" w:hanging="36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3" w15:restartNumberingAfterBreak="0">
    <w:nsid w:val="51D6571A"/>
    <w:multiLevelType w:val="multilevel"/>
    <w:tmpl w:val="742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0262E"/>
    <w:multiLevelType w:val="hybridMultilevel"/>
    <w:tmpl w:val="F9A0F562"/>
    <w:lvl w:ilvl="0" w:tplc="9ECEF4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98B6AF1"/>
    <w:multiLevelType w:val="multilevel"/>
    <w:tmpl w:val="DAB276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72671DE1"/>
    <w:multiLevelType w:val="multilevel"/>
    <w:tmpl w:val="CCE86A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4A069D4"/>
    <w:multiLevelType w:val="multilevel"/>
    <w:tmpl w:val="960A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1"/>
  </w:num>
  <w:num w:numId="6">
    <w:abstractNumId w:val="3"/>
  </w:num>
  <w:num w:numId="7">
    <w:abstractNumId w:val="4"/>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Ирина Коржова">
    <w15:presenceInfo w15:providerId="None" w15:userId="Ирина Коржова "/>
  </w15:person>
  <w15:person w15:author="user">
    <w15:presenceInfo w15:providerId="None" w15:userId="user"/>
  </w15:person>
  <w15:person w15:author="Ирина Коржова [2]">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trackRevision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523"/>
    <w:rsid w:val="00032160"/>
    <w:rsid w:val="0005413C"/>
    <w:rsid w:val="00056CBA"/>
    <w:rsid w:val="00093A82"/>
    <w:rsid w:val="00094944"/>
    <w:rsid w:val="000977F9"/>
    <w:rsid w:val="000B39B9"/>
    <w:rsid w:val="00120F7C"/>
    <w:rsid w:val="00124821"/>
    <w:rsid w:val="00141B55"/>
    <w:rsid w:val="00156BE2"/>
    <w:rsid w:val="00160B0C"/>
    <w:rsid w:val="00173750"/>
    <w:rsid w:val="0018012A"/>
    <w:rsid w:val="00192523"/>
    <w:rsid w:val="00194CEA"/>
    <w:rsid w:val="001A31BE"/>
    <w:rsid w:val="001F25BD"/>
    <w:rsid w:val="00221132"/>
    <w:rsid w:val="00233C89"/>
    <w:rsid w:val="00241268"/>
    <w:rsid w:val="00284601"/>
    <w:rsid w:val="00292D03"/>
    <w:rsid w:val="002A1728"/>
    <w:rsid w:val="002F6C32"/>
    <w:rsid w:val="003019CB"/>
    <w:rsid w:val="0032418F"/>
    <w:rsid w:val="003400EE"/>
    <w:rsid w:val="003720A0"/>
    <w:rsid w:val="00373BCF"/>
    <w:rsid w:val="0039499F"/>
    <w:rsid w:val="003A42E8"/>
    <w:rsid w:val="003D1C45"/>
    <w:rsid w:val="003D2C72"/>
    <w:rsid w:val="003F55A8"/>
    <w:rsid w:val="00404F92"/>
    <w:rsid w:val="004242F5"/>
    <w:rsid w:val="00446A5E"/>
    <w:rsid w:val="00460D84"/>
    <w:rsid w:val="0047309A"/>
    <w:rsid w:val="004D146D"/>
    <w:rsid w:val="0053672E"/>
    <w:rsid w:val="00547F5D"/>
    <w:rsid w:val="0059205A"/>
    <w:rsid w:val="005B699F"/>
    <w:rsid w:val="005F2400"/>
    <w:rsid w:val="00623AD8"/>
    <w:rsid w:val="0062500A"/>
    <w:rsid w:val="0065114E"/>
    <w:rsid w:val="006600DF"/>
    <w:rsid w:val="006715AE"/>
    <w:rsid w:val="00683A55"/>
    <w:rsid w:val="00683D9D"/>
    <w:rsid w:val="006B5C25"/>
    <w:rsid w:val="006E4B56"/>
    <w:rsid w:val="00710FCE"/>
    <w:rsid w:val="00715356"/>
    <w:rsid w:val="007300E8"/>
    <w:rsid w:val="0075655C"/>
    <w:rsid w:val="00761F95"/>
    <w:rsid w:val="00763ECA"/>
    <w:rsid w:val="007843E9"/>
    <w:rsid w:val="0078498F"/>
    <w:rsid w:val="007B4FFB"/>
    <w:rsid w:val="008159A2"/>
    <w:rsid w:val="00834BBB"/>
    <w:rsid w:val="008B4445"/>
    <w:rsid w:val="008D005F"/>
    <w:rsid w:val="008F5C15"/>
    <w:rsid w:val="00935E5F"/>
    <w:rsid w:val="009729EC"/>
    <w:rsid w:val="009A58A2"/>
    <w:rsid w:val="009C7AFC"/>
    <w:rsid w:val="009E1BD2"/>
    <w:rsid w:val="00AB632D"/>
    <w:rsid w:val="00AB6853"/>
    <w:rsid w:val="00AE2BD4"/>
    <w:rsid w:val="00B103D9"/>
    <w:rsid w:val="00B25F85"/>
    <w:rsid w:val="00B57DC8"/>
    <w:rsid w:val="00B675AE"/>
    <w:rsid w:val="00BA097D"/>
    <w:rsid w:val="00BB60B6"/>
    <w:rsid w:val="00BC0F7F"/>
    <w:rsid w:val="00BE10E0"/>
    <w:rsid w:val="00BF71A6"/>
    <w:rsid w:val="00C03260"/>
    <w:rsid w:val="00C04030"/>
    <w:rsid w:val="00C102DE"/>
    <w:rsid w:val="00C237D7"/>
    <w:rsid w:val="00C538AE"/>
    <w:rsid w:val="00C56F67"/>
    <w:rsid w:val="00C574F8"/>
    <w:rsid w:val="00C90D77"/>
    <w:rsid w:val="00CD60B3"/>
    <w:rsid w:val="00CF0A3E"/>
    <w:rsid w:val="00D20620"/>
    <w:rsid w:val="00D260FA"/>
    <w:rsid w:val="00D31463"/>
    <w:rsid w:val="00D551D1"/>
    <w:rsid w:val="00D61C36"/>
    <w:rsid w:val="00D70C69"/>
    <w:rsid w:val="00DB33C9"/>
    <w:rsid w:val="00DB64B3"/>
    <w:rsid w:val="00E01B78"/>
    <w:rsid w:val="00E43E58"/>
    <w:rsid w:val="00E61682"/>
    <w:rsid w:val="00ED2FAD"/>
    <w:rsid w:val="00ED4442"/>
    <w:rsid w:val="00EE7904"/>
    <w:rsid w:val="00F44969"/>
    <w:rsid w:val="00F626DC"/>
    <w:rsid w:val="00F76124"/>
    <w:rsid w:val="00FA46E2"/>
    <w:rsid w:val="00FB103A"/>
    <w:rsid w:val="00FB6620"/>
    <w:rsid w:val="00FD09F5"/>
    <w:rsid w:val="00FE21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F887"/>
  <w15:chartTrackingRefBased/>
  <w15:docId w15:val="{AD1E9A52-2B3F-4735-813B-698FE60C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523"/>
    <w:pPr>
      <w:spacing w:line="264" w:lineRule="auto"/>
    </w:pPr>
    <w:rPr>
      <w:rFonts w:eastAsia="Times New Roman" w:cs="Times New Roman"/>
      <w:color w:val="000000"/>
      <w:szCs w:val="20"/>
      <w:lang w:val="en-GB" w:eastAsia="en-GB"/>
    </w:rPr>
  </w:style>
  <w:style w:type="paragraph" w:styleId="3">
    <w:name w:val="heading 3"/>
    <w:basedOn w:val="a"/>
    <w:link w:val="30"/>
    <w:uiPriority w:val="9"/>
    <w:qFormat/>
    <w:rsid w:val="006600DF"/>
    <w:pPr>
      <w:spacing w:before="100" w:beforeAutospacing="1" w:after="100" w:afterAutospacing="1" w:line="240" w:lineRule="auto"/>
      <w:outlineLvl w:val="2"/>
    </w:pPr>
    <w:rPr>
      <w:rFonts w:ascii="Times New Roman" w:hAnsi="Times New Roman"/>
      <w:b/>
      <w:bCs/>
      <w:color w:val="auto"/>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нак сноски1"/>
    <w:basedOn w:val="a"/>
    <w:link w:val="a3"/>
    <w:uiPriority w:val="99"/>
    <w:rsid w:val="00192523"/>
    <w:rPr>
      <w:vertAlign w:val="superscript"/>
    </w:rPr>
  </w:style>
  <w:style w:type="character" w:styleId="a3">
    <w:name w:val="footnote reference"/>
    <w:basedOn w:val="a0"/>
    <w:link w:val="1"/>
    <w:uiPriority w:val="99"/>
    <w:rsid w:val="00192523"/>
    <w:rPr>
      <w:rFonts w:eastAsia="Times New Roman" w:cs="Times New Roman"/>
      <w:color w:val="000000"/>
      <w:szCs w:val="20"/>
      <w:vertAlign w:val="superscript"/>
      <w:lang w:val="en-GB" w:eastAsia="en-GB"/>
    </w:rPr>
  </w:style>
  <w:style w:type="paragraph" w:styleId="a4">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5"/>
    <w:uiPriority w:val="99"/>
    <w:rsid w:val="00192523"/>
    <w:pPr>
      <w:spacing w:after="0" w:line="240" w:lineRule="auto"/>
    </w:pPr>
    <w:rPr>
      <w:rFonts w:ascii="Times New Roman" w:hAnsi="Times New Roman"/>
      <w:sz w:val="20"/>
    </w:rPr>
  </w:style>
  <w:style w:type="character" w:customStyle="1" w:styleId="a5">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4"/>
    <w:uiPriority w:val="99"/>
    <w:rsid w:val="00192523"/>
    <w:rPr>
      <w:rFonts w:ascii="Times New Roman" w:eastAsia="Times New Roman" w:hAnsi="Times New Roman" w:cs="Times New Roman"/>
      <w:color w:val="000000"/>
      <w:sz w:val="20"/>
      <w:szCs w:val="20"/>
      <w:lang w:val="en-GB" w:eastAsia="en-GB"/>
    </w:rPr>
  </w:style>
  <w:style w:type="paragraph" w:customStyle="1" w:styleId="Footnote">
    <w:name w:val="Footnote"/>
    <w:basedOn w:val="a"/>
    <w:link w:val="Footnote4"/>
    <w:rsid w:val="00192523"/>
    <w:pPr>
      <w:spacing w:after="0" w:line="240" w:lineRule="auto"/>
    </w:pPr>
    <w:rPr>
      <w:rFonts w:ascii="Times New Roman" w:hAnsi="Times New Roman"/>
      <w:sz w:val="20"/>
    </w:rPr>
  </w:style>
  <w:style w:type="paragraph" w:styleId="a6">
    <w:name w:val="annotation text"/>
    <w:basedOn w:val="a"/>
    <w:link w:val="a7"/>
    <w:uiPriority w:val="99"/>
    <w:rsid w:val="00192523"/>
    <w:pPr>
      <w:spacing w:line="240" w:lineRule="auto"/>
    </w:pPr>
    <w:rPr>
      <w:sz w:val="20"/>
    </w:rPr>
  </w:style>
  <w:style w:type="character" w:customStyle="1" w:styleId="a7">
    <w:name w:val="Текст примечания Знак"/>
    <w:basedOn w:val="a0"/>
    <w:link w:val="a6"/>
    <w:uiPriority w:val="99"/>
    <w:rsid w:val="00192523"/>
    <w:rPr>
      <w:rFonts w:eastAsia="Times New Roman" w:cs="Times New Roman"/>
      <w:color w:val="000000"/>
      <w:sz w:val="20"/>
      <w:szCs w:val="20"/>
      <w:lang w:val="en-GB" w:eastAsia="en-GB"/>
    </w:rPr>
  </w:style>
  <w:style w:type="character" w:styleId="a8">
    <w:name w:val="annotation reference"/>
    <w:basedOn w:val="a0"/>
    <w:uiPriority w:val="99"/>
    <w:semiHidden/>
    <w:unhideWhenUsed/>
    <w:rsid w:val="00192523"/>
    <w:rPr>
      <w:sz w:val="16"/>
      <w:szCs w:val="16"/>
    </w:rPr>
  </w:style>
  <w:style w:type="paragraph" w:styleId="a9">
    <w:name w:val="Balloon Text"/>
    <w:basedOn w:val="a"/>
    <w:link w:val="aa"/>
    <w:uiPriority w:val="99"/>
    <w:semiHidden/>
    <w:unhideWhenUsed/>
    <w:rsid w:val="00192523"/>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192523"/>
    <w:rPr>
      <w:rFonts w:ascii="Segoe UI" w:eastAsia="Times New Roman" w:hAnsi="Segoe UI" w:cs="Segoe UI"/>
      <w:color w:val="000000"/>
      <w:sz w:val="18"/>
      <w:szCs w:val="18"/>
      <w:lang w:val="en-GB" w:eastAsia="en-GB"/>
    </w:rPr>
  </w:style>
  <w:style w:type="paragraph" w:styleId="ab">
    <w:name w:val="Normal (Web)"/>
    <w:basedOn w:val="a"/>
    <w:uiPriority w:val="99"/>
    <w:semiHidden/>
    <w:unhideWhenUsed/>
    <w:rsid w:val="000B39B9"/>
    <w:pPr>
      <w:spacing w:before="100" w:beforeAutospacing="1" w:after="100" w:afterAutospacing="1" w:line="240" w:lineRule="auto"/>
    </w:pPr>
    <w:rPr>
      <w:rFonts w:ascii="Times New Roman" w:hAnsi="Times New Roman"/>
      <w:color w:val="auto"/>
      <w:sz w:val="24"/>
      <w:szCs w:val="24"/>
      <w:lang w:val="ru-RU" w:eastAsia="ru-RU"/>
    </w:rPr>
  </w:style>
  <w:style w:type="paragraph" w:customStyle="1" w:styleId="ds-markdown-paragraph">
    <w:name w:val="ds-markdown-paragraph"/>
    <w:basedOn w:val="a"/>
    <w:rsid w:val="00D551D1"/>
    <w:pPr>
      <w:spacing w:before="100" w:beforeAutospacing="1" w:after="100" w:afterAutospacing="1" w:line="240" w:lineRule="auto"/>
    </w:pPr>
    <w:rPr>
      <w:rFonts w:ascii="Times New Roman" w:hAnsi="Times New Roman"/>
      <w:color w:val="auto"/>
      <w:sz w:val="24"/>
      <w:szCs w:val="24"/>
    </w:rPr>
  </w:style>
  <w:style w:type="character" w:styleId="ac">
    <w:name w:val="Strong"/>
    <w:basedOn w:val="a0"/>
    <w:uiPriority w:val="22"/>
    <w:qFormat/>
    <w:rsid w:val="00D551D1"/>
    <w:rPr>
      <w:b/>
      <w:bCs/>
    </w:rPr>
  </w:style>
  <w:style w:type="paragraph" w:styleId="ad">
    <w:name w:val="annotation subject"/>
    <w:basedOn w:val="a6"/>
    <w:next w:val="a6"/>
    <w:link w:val="ae"/>
    <w:uiPriority w:val="99"/>
    <w:semiHidden/>
    <w:unhideWhenUsed/>
    <w:rsid w:val="009A58A2"/>
    <w:rPr>
      <w:b/>
      <w:bCs/>
    </w:rPr>
  </w:style>
  <w:style w:type="character" w:customStyle="1" w:styleId="ae">
    <w:name w:val="Тема примечания Знак"/>
    <w:basedOn w:val="a7"/>
    <w:link w:val="ad"/>
    <w:uiPriority w:val="99"/>
    <w:semiHidden/>
    <w:rsid w:val="009A58A2"/>
    <w:rPr>
      <w:rFonts w:eastAsia="Times New Roman" w:cs="Times New Roman"/>
      <w:b/>
      <w:bCs/>
      <w:color w:val="000000"/>
      <w:sz w:val="20"/>
      <w:szCs w:val="20"/>
      <w:lang w:val="en-GB" w:eastAsia="en-GB"/>
    </w:rPr>
  </w:style>
  <w:style w:type="paragraph" w:styleId="af">
    <w:name w:val="List Paragraph"/>
    <w:basedOn w:val="a"/>
    <w:uiPriority w:val="34"/>
    <w:qFormat/>
    <w:rsid w:val="009A58A2"/>
    <w:pPr>
      <w:ind w:left="720"/>
      <w:contextualSpacing/>
    </w:pPr>
  </w:style>
  <w:style w:type="character" w:customStyle="1" w:styleId="30">
    <w:name w:val="Заголовок 3 Знак"/>
    <w:basedOn w:val="a0"/>
    <w:link w:val="3"/>
    <w:uiPriority w:val="9"/>
    <w:rsid w:val="006600DF"/>
    <w:rPr>
      <w:rFonts w:ascii="Times New Roman" w:eastAsia="Times New Roman" w:hAnsi="Times New Roman" w:cs="Times New Roman"/>
      <w:b/>
      <w:bCs/>
      <w:sz w:val="27"/>
      <w:szCs w:val="27"/>
      <w:lang w:val="en-GB" w:eastAsia="en-GB"/>
    </w:rPr>
  </w:style>
  <w:style w:type="character" w:customStyle="1" w:styleId="Footnote4">
    <w:name w:val="Footnote4"/>
    <w:basedOn w:val="a0"/>
    <w:link w:val="Footnote"/>
    <w:rsid w:val="006600DF"/>
    <w:rPr>
      <w:rFonts w:ascii="Times New Roman" w:eastAsia="Times New Roman" w:hAnsi="Times New Roman" w:cs="Times New Roman"/>
      <w:color w:val="000000"/>
      <w:sz w:val="20"/>
      <w:szCs w:val="20"/>
      <w:lang w:val="en-GB" w:eastAsia="en-GB"/>
    </w:rPr>
  </w:style>
  <w:style w:type="character" w:customStyle="1" w:styleId="af0">
    <w:name w:val="Основной текст_"/>
    <w:basedOn w:val="a0"/>
    <w:link w:val="10"/>
    <w:rsid w:val="006600DF"/>
    <w:rPr>
      <w:rFonts w:ascii="Arial" w:eastAsia="Arial" w:hAnsi="Arial" w:cs="Arial"/>
      <w:sz w:val="20"/>
      <w:szCs w:val="20"/>
      <w:shd w:val="clear" w:color="auto" w:fill="FFFFFF"/>
    </w:rPr>
  </w:style>
  <w:style w:type="paragraph" w:customStyle="1" w:styleId="10">
    <w:name w:val="Основной текст1"/>
    <w:basedOn w:val="a"/>
    <w:link w:val="af0"/>
    <w:rsid w:val="006600DF"/>
    <w:pPr>
      <w:widowControl w:val="0"/>
      <w:shd w:val="clear" w:color="auto" w:fill="FFFFFF"/>
      <w:spacing w:after="0" w:line="252" w:lineRule="auto"/>
      <w:ind w:firstLine="400"/>
    </w:pPr>
    <w:rPr>
      <w:rFonts w:ascii="Arial" w:eastAsia="Arial" w:hAnsi="Arial" w:cs="Arial"/>
      <w:color w:val="auto"/>
      <w:sz w:val="20"/>
      <w:lang w:val="ru-RU" w:eastAsia="en-US"/>
    </w:rPr>
  </w:style>
  <w:style w:type="character" w:customStyle="1" w:styleId="2">
    <w:name w:val="Колонтитул (2)_"/>
    <w:basedOn w:val="a0"/>
    <w:link w:val="20"/>
    <w:rsid w:val="006600DF"/>
    <w:rPr>
      <w:rFonts w:ascii="Times New Roman" w:eastAsia="Times New Roman" w:hAnsi="Times New Roman" w:cs="Times New Roman"/>
      <w:sz w:val="20"/>
      <w:szCs w:val="20"/>
      <w:shd w:val="clear" w:color="auto" w:fill="FFFFFF"/>
    </w:rPr>
  </w:style>
  <w:style w:type="paragraph" w:customStyle="1" w:styleId="20">
    <w:name w:val="Колонтитул (2)"/>
    <w:basedOn w:val="a"/>
    <w:link w:val="2"/>
    <w:rsid w:val="006600DF"/>
    <w:pPr>
      <w:widowControl w:val="0"/>
      <w:shd w:val="clear" w:color="auto" w:fill="FFFFFF"/>
      <w:spacing w:after="0" w:line="240" w:lineRule="auto"/>
    </w:pPr>
    <w:rPr>
      <w:rFonts w:ascii="Times New Roman" w:hAnsi="Times New Roman"/>
      <w:color w:val="auto"/>
      <w:sz w:val="20"/>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9606">
      <w:bodyDiv w:val="1"/>
      <w:marLeft w:val="0"/>
      <w:marRight w:val="0"/>
      <w:marTop w:val="0"/>
      <w:marBottom w:val="0"/>
      <w:divBdr>
        <w:top w:val="none" w:sz="0" w:space="0" w:color="auto"/>
        <w:left w:val="none" w:sz="0" w:space="0" w:color="auto"/>
        <w:bottom w:val="none" w:sz="0" w:space="0" w:color="auto"/>
        <w:right w:val="none" w:sz="0" w:space="0" w:color="auto"/>
      </w:divBdr>
    </w:div>
    <w:div w:id="1239941198">
      <w:bodyDiv w:val="1"/>
      <w:marLeft w:val="0"/>
      <w:marRight w:val="0"/>
      <w:marTop w:val="0"/>
      <w:marBottom w:val="0"/>
      <w:divBdr>
        <w:top w:val="none" w:sz="0" w:space="0" w:color="auto"/>
        <w:left w:val="none" w:sz="0" w:space="0" w:color="auto"/>
        <w:bottom w:val="none" w:sz="0" w:space="0" w:color="auto"/>
        <w:right w:val="none" w:sz="0" w:space="0" w:color="auto"/>
      </w:divBdr>
    </w:div>
    <w:div w:id="145872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D10C4-E16E-4350-9EC6-4535640E3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5543</Words>
  <Characters>31599</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user</cp:lastModifiedBy>
  <cp:revision>9</cp:revision>
  <cp:lastPrinted>2025-09-11T11:13:00Z</cp:lastPrinted>
  <dcterms:created xsi:type="dcterms:W3CDTF">2026-03-30T08:58:00Z</dcterms:created>
  <dcterms:modified xsi:type="dcterms:W3CDTF">2026-04-15T06:17:00Z</dcterms:modified>
</cp:coreProperties>
</file>