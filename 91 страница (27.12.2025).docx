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B3BDD" w14:textId="28D04351" w:rsidR="00F02C60" w:rsidRPr="00453B75" w:rsidRDefault="00F02C60"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bookmarkStart w:id="0" w:name="_Hlk215294281"/>
      <w:r w:rsidRPr="00453B75">
        <w:rPr>
          <w:rFonts w:ascii="Times New Roman" w:eastAsia="Times New Roman" w:hAnsi="Times New Roman" w:cs="Times New Roman"/>
          <w:b/>
          <w:sz w:val="28"/>
          <w:szCs w:val="28"/>
          <w:lang w:val="ru-RU" w:eastAsia="en-GB"/>
        </w:rPr>
        <w:t xml:space="preserve">Концепция кодификации информационного </w:t>
      </w:r>
      <w:r w:rsidR="002D0DDF">
        <w:rPr>
          <w:rFonts w:ascii="Times New Roman" w:eastAsia="Times New Roman" w:hAnsi="Times New Roman" w:cs="Times New Roman"/>
          <w:b/>
          <w:sz w:val="28"/>
          <w:szCs w:val="28"/>
          <w:lang w:val="ru-RU" w:eastAsia="en-GB"/>
        </w:rPr>
        <w:t xml:space="preserve">и </w:t>
      </w:r>
      <w:r w:rsidRPr="00453B75">
        <w:rPr>
          <w:rFonts w:ascii="Times New Roman" w:eastAsia="Times New Roman" w:hAnsi="Times New Roman" w:cs="Times New Roman"/>
          <w:b/>
          <w:sz w:val="28"/>
          <w:szCs w:val="28"/>
          <w:lang w:val="ru-RU" w:eastAsia="en-GB"/>
        </w:rPr>
        <w:t xml:space="preserve">цифрового </w:t>
      </w:r>
      <w:r w:rsidR="00083BA1" w:rsidRPr="00453B75">
        <w:rPr>
          <w:rFonts w:ascii="Times New Roman" w:eastAsia="Times New Roman" w:hAnsi="Times New Roman" w:cs="Times New Roman"/>
          <w:b/>
          <w:sz w:val="28"/>
          <w:szCs w:val="28"/>
          <w:lang w:val="ru-RU" w:eastAsia="en-GB"/>
        </w:rPr>
        <w:t xml:space="preserve">законодательства </w:t>
      </w:r>
    </w:p>
    <w:bookmarkEnd w:id="0"/>
    <w:p w14:paraId="0DFBFF8B" w14:textId="77777777" w:rsidR="002D0DDF" w:rsidRPr="002D0DDF" w:rsidRDefault="002D0DDF" w:rsidP="00453B75">
      <w:pPr>
        <w:shd w:val="clear" w:color="auto" w:fill="FFFFFF"/>
        <w:spacing w:line="360" w:lineRule="auto"/>
        <w:ind w:firstLine="709"/>
        <w:jc w:val="both"/>
        <w:rPr>
          <w:rFonts w:ascii="Times New Roman" w:eastAsia="Times New Roman" w:hAnsi="Times New Roman" w:cs="Times New Roman"/>
          <w:bCs/>
          <w:sz w:val="28"/>
          <w:szCs w:val="28"/>
          <w:lang w:val="ru-RU" w:eastAsia="en-GB"/>
        </w:rPr>
      </w:pPr>
      <w:r w:rsidRPr="002D0DDF">
        <w:rPr>
          <w:rFonts w:ascii="Times New Roman" w:eastAsia="Times New Roman" w:hAnsi="Times New Roman" w:cs="Times New Roman"/>
          <w:bCs/>
          <w:sz w:val="28"/>
          <w:szCs w:val="28"/>
          <w:lang w:val="ru-RU" w:eastAsia="en-GB"/>
        </w:rPr>
        <w:t>Кодификация информационного и цифрового законодательства представляет собой актуальную задачу современного правового развития.</w:t>
      </w:r>
    </w:p>
    <w:p w14:paraId="03373ADF" w14:textId="2BC7D1DB" w:rsidR="002D0DDF" w:rsidRPr="00453B75" w:rsidRDefault="002D0DDF" w:rsidP="00453B75">
      <w:pPr>
        <w:shd w:val="clear" w:color="auto" w:fill="FFFFFF"/>
        <w:spacing w:line="360" w:lineRule="auto"/>
        <w:ind w:firstLine="709"/>
        <w:jc w:val="both"/>
        <w:rPr>
          <w:rFonts w:ascii="Times New Roman" w:eastAsia="Times New Roman" w:hAnsi="Times New Roman" w:cs="Times New Roman"/>
          <w:bCs/>
          <w:sz w:val="28"/>
          <w:szCs w:val="28"/>
          <w:lang w:val="ru-RU" w:eastAsia="en-GB"/>
        </w:rPr>
      </w:pPr>
      <w:bookmarkStart w:id="1" w:name="_Hlk225534665"/>
      <w:r w:rsidRPr="002D0DDF">
        <w:rPr>
          <w:rFonts w:ascii="Times New Roman" w:eastAsia="Times New Roman" w:hAnsi="Times New Roman" w:cs="Times New Roman"/>
          <w:bCs/>
          <w:sz w:val="28"/>
          <w:szCs w:val="28"/>
          <w:lang w:val="ru-RU" w:eastAsia="en-GB"/>
        </w:rPr>
        <w:t>В научной литературе к ключевым целям данного процесса относят следующее:</w:t>
      </w:r>
      <w:r w:rsidRPr="009537E0" w:rsidDel="002D0DDF">
        <w:rPr>
          <w:rFonts w:ascii="Times New Roman" w:eastAsia="Times New Roman" w:hAnsi="Times New Roman" w:cs="Times New Roman"/>
          <w:bCs/>
          <w:sz w:val="28"/>
          <w:szCs w:val="28"/>
          <w:lang w:val="ru-RU" w:eastAsia="en-GB"/>
        </w:rPr>
        <w:t xml:space="preserve"> </w:t>
      </w:r>
    </w:p>
    <w:p w14:paraId="75D09B35" w14:textId="202A42AB" w:rsidR="00E24829" w:rsidRDefault="00E24829" w:rsidP="00D8342B">
      <w:pPr>
        <w:pStyle w:val="10"/>
        <w:shd w:val="clear" w:color="auto" w:fill="auto"/>
        <w:spacing w:before="240" w:line="360" w:lineRule="auto"/>
        <w:ind w:firstLine="709"/>
        <w:jc w:val="both"/>
        <w:rPr>
          <w:rFonts w:ascii="Times New Roman" w:hAnsi="Times New Roman" w:cs="Times New Roman"/>
          <w:sz w:val="28"/>
          <w:szCs w:val="28"/>
          <w:lang w:val="ru-RU" w:eastAsia="ru-RU" w:bidi="ru-RU"/>
        </w:rPr>
      </w:pPr>
      <w:r w:rsidRPr="00453B75">
        <w:rPr>
          <w:rFonts w:ascii="Times New Roman" w:eastAsia="Times New Roman" w:hAnsi="Times New Roman" w:cs="Times New Roman"/>
          <w:sz w:val="28"/>
          <w:szCs w:val="28"/>
          <w:lang w:val="ru-RU" w:eastAsia="en-GB"/>
        </w:rPr>
        <w:t>- четко определить информационные термины и понятия, создать для них четкие стандарты качества, устранить</w:t>
      </w:r>
      <w:r w:rsidRPr="00453B75">
        <w:rPr>
          <w:rFonts w:ascii="Times New Roman" w:hAnsi="Times New Roman" w:cs="Times New Roman"/>
          <w:sz w:val="28"/>
          <w:szCs w:val="28"/>
          <w:lang w:val="ru-RU" w:eastAsia="ru-RU" w:bidi="ru-RU"/>
        </w:rPr>
        <w:t xml:space="preserve"> разночтения в информационном праве</w:t>
      </w:r>
      <w:r w:rsidR="00D9681B" w:rsidRPr="00453B75">
        <w:rPr>
          <w:rStyle w:val="ae"/>
          <w:rFonts w:ascii="Times New Roman" w:hAnsi="Times New Roman" w:cs="Times New Roman"/>
          <w:sz w:val="28"/>
          <w:szCs w:val="28"/>
          <w:lang w:val="ru-RU" w:eastAsia="ru-RU" w:bidi="ru-RU"/>
        </w:rPr>
        <w:footnoteReference w:id="1"/>
      </w:r>
    </w:p>
    <w:p w14:paraId="36A82EB4" w14:textId="77777777" w:rsidR="001041B9" w:rsidRPr="0001593D" w:rsidRDefault="001041B9" w:rsidP="001041B9">
      <w:pPr>
        <w:pStyle w:val="10"/>
        <w:shd w:val="clear" w:color="auto" w:fill="auto"/>
        <w:spacing w:line="360" w:lineRule="auto"/>
        <w:ind w:firstLine="709"/>
        <w:jc w:val="both"/>
        <w:rPr>
          <w:rFonts w:ascii="Times New Roman" w:hAnsi="Times New Roman" w:cs="Times New Roman"/>
          <w:sz w:val="28"/>
          <w:szCs w:val="28"/>
          <w:lang w:val="ru-RU" w:eastAsia="ru-RU" w:bidi="ru-RU"/>
        </w:rPr>
      </w:pPr>
      <w:r w:rsidRPr="0001593D">
        <w:rPr>
          <w:rFonts w:ascii="Times New Roman" w:eastAsia="Times New Roman" w:hAnsi="Times New Roman" w:cs="Times New Roman"/>
          <w:sz w:val="28"/>
          <w:szCs w:val="28"/>
          <w:lang w:val="ru-RU" w:eastAsia="en-GB"/>
        </w:rPr>
        <w:t>- обеспечить сбалансированность правовых источников по различным направлениям, выявление несогласованности понятий, норм во взаимосвязанных законах. Информационный кодекс позволит обеспечить необ</w:t>
      </w:r>
      <w:r w:rsidRPr="0001593D">
        <w:rPr>
          <w:rFonts w:ascii="Times New Roman" w:eastAsia="Times New Roman" w:hAnsi="Times New Roman" w:cs="Times New Roman"/>
          <w:sz w:val="28"/>
          <w:szCs w:val="28"/>
          <w:lang w:val="ru-RU" w:eastAsia="en-GB"/>
        </w:rPr>
        <w:softHyphen/>
        <w:t>ходимое правовое регулирование по направлениям развития информационных технологий</w:t>
      </w:r>
      <w:r w:rsidRPr="0001593D">
        <w:rPr>
          <w:rFonts w:ascii="Times New Roman" w:hAnsi="Times New Roman" w:cs="Times New Roman"/>
          <w:sz w:val="28"/>
          <w:szCs w:val="28"/>
          <w:vertAlign w:val="superscript"/>
          <w:lang w:val="ru-RU" w:eastAsia="ru-RU" w:bidi="ru-RU"/>
        </w:rPr>
        <w:footnoteReference w:id="2"/>
      </w:r>
      <w:r w:rsidRPr="0001593D">
        <w:rPr>
          <w:rFonts w:ascii="Times New Roman" w:hAnsi="Times New Roman" w:cs="Times New Roman"/>
          <w:sz w:val="28"/>
          <w:szCs w:val="28"/>
          <w:lang w:val="ru-RU" w:eastAsia="ru-RU" w:bidi="ru-RU"/>
        </w:rPr>
        <w:t>.</w:t>
      </w:r>
    </w:p>
    <w:p w14:paraId="5EDF24F5" w14:textId="4B8A2A98" w:rsidR="00F97A90" w:rsidRPr="00453B75" w:rsidRDefault="00844FAA" w:rsidP="00453B75">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w:t>
      </w:r>
      <w:r w:rsidR="00F97A90" w:rsidRPr="00453B75">
        <w:rPr>
          <w:rFonts w:ascii="Times New Roman" w:eastAsia="Times New Roman" w:hAnsi="Times New Roman" w:cs="Times New Roman"/>
          <w:sz w:val="28"/>
          <w:szCs w:val="28"/>
          <w:lang w:val="ru-RU" w:eastAsia="en-GB"/>
        </w:rPr>
        <w:t>совершенствования имеющихся правовых норм и создания новых на базе единой системообразующей основы</w:t>
      </w:r>
      <w:r w:rsidRPr="00453B75">
        <w:rPr>
          <w:rStyle w:val="ae"/>
          <w:rFonts w:ascii="Times New Roman" w:eastAsia="Times New Roman" w:hAnsi="Times New Roman" w:cs="Times New Roman"/>
          <w:sz w:val="28"/>
          <w:szCs w:val="28"/>
          <w:lang w:val="ru-RU" w:eastAsia="en-GB"/>
        </w:rPr>
        <w:footnoteReference w:id="3"/>
      </w:r>
    </w:p>
    <w:p w14:paraId="3199A9A4" w14:textId="77777777" w:rsidR="000636F1" w:rsidRPr="00453B75" w:rsidRDefault="000636F1"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 </w:t>
      </w:r>
      <w:r w:rsidR="00057D5C" w:rsidRPr="00453B75">
        <w:rPr>
          <w:rFonts w:ascii="Times New Roman" w:eastAsia="Times New Roman" w:hAnsi="Times New Roman" w:cs="Times New Roman"/>
          <w:sz w:val="28"/>
          <w:szCs w:val="28"/>
          <w:lang w:val="ru-RU" w:eastAsia="en-GB"/>
        </w:rPr>
        <w:t>устранение</w:t>
      </w:r>
      <w:r w:rsidRPr="00453B75">
        <w:rPr>
          <w:rFonts w:ascii="Times New Roman" w:eastAsia="Times New Roman" w:hAnsi="Times New Roman" w:cs="Times New Roman"/>
          <w:sz w:val="28"/>
          <w:szCs w:val="28"/>
          <w:lang w:val="ru-RU" w:eastAsia="en-GB"/>
        </w:rPr>
        <w:t xml:space="preserve"> коллизий, пробелов, повторений и других недостатков в отраслевом законодательстве, регламентирующем отношения в сфере информации и информационных технологий, то правовой акт, который обеспечит создание единой согласованной правовой системы</w:t>
      </w:r>
      <w:r w:rsidR="00C1528E" w:rsidRPr="00453B75">
        <w:rPr>
          <w:rFonts w:ascii="Times New Roman" w:eastAsia="Times New Roman" w:hAnsi="Times New Roman" w:cs="Times New Roman"/>
          <w:sz w:val="28"/>
          <w:szCs w:val="28"/>
          <w:lang w:val="ru-RU" w:eastAsia="en-GB"/>
        </w:rPr>
        <w:t xml:space="preserve"> (Морозова И.Г.)</w:t>
      </w:r>
      <w:r w:rsidR="00C1528E" w:rsidRPr="00453B75">
        <w:rPr>
          <w:rStyle w:val="ae"/>
          <w:rFonts w:ascii="Times New Roman" w:eastAsia="Times New Roman" w:hAnsi="Times New Roman" w:cs="Times New Roman"/>
          <w:sz w:val="28"/>
          <w:szCs w:val="28"/>
          <w:lang w:val="ru-RU" w:eastAsia="en-GB"/>
        </w:rPr>
        <w:footnoteReference w:id="4"/>
      </w:r>
    </w:p>
    <w:p w14:paraId="6F0DBBDC" w14:textId="429A7A5D" w:rsidR="006D5B29" w:rsidRPr="00453B75" w:rsidRDefault="006D5B2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w:t>
      </w:r>
      <w:r w:rsidR="002D0DDF">
        <w:rPr>
          <w:rFonts w:ascii="Times New Roman" w:eastAsia="Times New Roman" w:hAnsi="Times New Roman" w:cs="Times New Roman"/>
          <w:sz w:val="28"/>
          <w:szCs w:val="28"/>
          <w:lang w:val="ru-RU" w:eastAsia="en-GB"/>
        </w:rPr>
        <w:t> </w:t>
      </w:r>
      <w:r w:rsidRPr="00453B75">
        <w:rPr>
          <w:rFonts w:ascii="Times New Roman" w:eastAsia="Times New Roman" w:hAnsi="Times New Roman" w:cs="Times New Roman"/>
          <w:sz w:val="28"/>
          <w:szCs w:val="28"/>
          <w:lang w:val="ru-RU" w:eastAsia="en-GB"/>
        </w:rPr>
        <w:t>развитие информационного права, совершенствования информационно-аналитической работы, для стратегического прогнозирования и анализа как составляющих стратегического планирования</w:t>
      </w:r>
      <w:r w:rsidRPr="00453B75">
        <w:rPr>
          <w:rStyle w:val="ae"/>
          <w:rFonts w:ascii="Times New Roman" w:eastAsia="Times New Roman" w:hAnsi="Times New Roman" w:cs="Times New Roman"/>
          <w:sz w:val="28"/>
          <w:szCs w:val="28"/>
          <w:lang w:val="ru-RU" w:eastAsia="en-GB"/>
        </w:rPr>
        <w:footnoteReference w:id="5"/>
      </w:r>
      <w:r w:rsidR="002D0DDF">
        <w:rPr>
          <w:rFonts w:ascii="Times New Roman" w:eastAsia="Times New Roman" w:hAnsi="Times New Roman" w:cs="Times New Roman"/>
          <w:sz w:val="28"/>
          <w:szCs w:val="28"/>
          <w:lang w:val="ru-RU" w:eastAsia="en-GB"/>
        </w:rPr>
        <w:t>;</w:t>
      </w:r>
    </w:p>
    <w:p w14:paraId="7CECEB77" w14:textId="3B552B0F" w:rsidR="00C1528E" w:rsidRPr="00453B75" w:rsidRDefault="00C1528E"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закрепить общие правовые положения деятельности с информацией и дифференцировать правовое регулирование ее различных видов</w:t>
      </w:r>
      <w:r w:rsidRPr="00453B75">
        <w:rPr>
          <w:rStyle w:val="ae"/>
          <w:rFonts w:ascii="Times New Roman" w:eastAsia="Times New Roman" w:hAnsi="Times New Roman" w:cs="Times New Roman"/>
          <w:sz w:val="28"/>
          <w:szCs w:val="28"/>
          <w:lang w:val="ru-RU" w:eastAsia="en-GB"/>
        </w:rPr>
        <w:footnoteReference w:id="6"/>
      </w:r>
    </w:p>
    <w:p w14:paraId="281240DF" w14:textId="68B44F7E" w:rsidR="00D9681B" w:rsidRPr="00453B75" w:rsidRDefault="00D9681B"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повышение ценности права, его эффективность и, как следствие, качественно улучшило бы состояние законности в информационной сфере общества</w:t>
      </w:r>
      <w:r w:rsidR="001976BB" w:rsidRPr="00453B75">
        <w:rPr>
          <w:rStyle w:val="ae"/>
          <w:rFonts w:ascii="Times New Roman" w:eastAsia="Times New Roman" w:hAnsi="Times New Roman" w:cs="Times New Roman"/>
          <w:sz w:val="28"/>
          <w:szCs w:val="28"/>
          <w:lang w:val="ru-RU" w:eastAsia="en-GB"/>
        </w:rPr>
        <w:footnoteReference w:id="7"/>
      </w:r>
      <w:r w:rsidRPr="00453B75">
        <w:rPr>
          <w:rFonts w:ascii="Times New Roman" w:eastAsia="Times New Roman" w:hAnsi="Times New Roman" w:cs="Times New Roman"/>
          <w:sz w:val="28"/>
          <w:szCs w:val="28"/>
          <w:lang w:val="ru-RU" w:eastAsia="en-GB"/>
        </w:rPr>
        <w:t>.</w:t>
      </w:r>
    </w:p>
    <w:p w14:paraId="5F4F829A" w14:textId="313F3FF3" w:rsidR="000E13D1" w:rsidRDefault="002D0DDF" w:rsidP="00453B75">
      <w:pPr>
        <w:shd w:val="clear" w:color="auto" w:fill="FFFFFF"/>
        <w:spacing w:line="360" w:lineRule="auto"/>
        <w:ind w:firstLine="709"/>
        <w:jc w:val="both"/>
        <w:rPr>
          <w:ins w:id="2" w:author="user" w:date="2026-03-27T20:09:00Z"/>
          <w:rFonts w:ascii="Times New Roman" w:eastAsia="Times New Roman" w:hAnsi="Times New Roman" w:cs="Times New Roman"/>
          <w:bCs/>
          <w:sz w:val="28"/>
          <w:szCs w:val="28"/>
          <w:lang w:val="ru-RU" w:eastAsia="en-GB"/>
        </w:rPr>
      </w:pPr>
      <w:r w:rsidRPr="002D0DDF">
        <w:rPr>
          <w:rFonts w:ascii="Times New Roman" w:eastAsia="Times New Roman" w:hAnsi="Times New Roman" w:cs="Times New Roman"/>
          <w:bCs/>
          <w:sz w:val="28"/>
          <w:szCs w:val="28"/>
          <w:lang w:val="ru-RU" w:eastAsia="en-GB"/>
        </w:rPr>
        <w:t xml:space="preserve">В этой связи, не ограничиваясь указанным перечнем, представляется необходимым </w:t>
      </w:r>
      <w:r w:rsidRPr="00453B75">
        <w:rPr>
          <w:rFonts w:ascii="Times New Roman" w:eastAsia="Times New Roman" w:hAnsi="Times New Roman" w:cs="Times New Roman"/>
          <w:b/>
          <w:sz w:val="28"/>
          <w:szCs w:val="28"/>
          <w:lang w:val="ru-RU" w:eastAsia="en-GB"/>
        </w:rPr>
        <w:t>особо выделить ряд задач</w:t>
      </w:r>
      <w:r w:rsidRPr="002D0DDF">
        <w:rPr>
          <w:rFonts w:ascii="Times New Roman" w:eastAsia="Times New Roman" w:hAnsi="Times New Roman" w:cs="Times New Roman"/>
          <w:bCs/>
          <w:sz w:val="28"/>
          <w:szCs w:val="28"/>
          <w:lang w:val="ru-RU" w:eastAsia="en-GB"/>
        </w:rPr>
        <w:t xml:space="preserve">, которые, развивая и дополняя </w:t>
      </w:r>
      <w:r w:rsidRPr="002D0DDF">
        <w:rPr>
          <w:rFonts w:ascii="Times New Roman" w:eastAsia="Times New Roman" w:hAnsi="Times New Roman" w:cs="Times New Roman"/>
          <w:bCs/>
          <w:sz w:val="28"/>
          <w:szCs w:val="28"/>
          <w:lang w:val="ru-RU" w:eastAsia="en-GB"/>
        </w:rPr>
        <w:lastRenderedPageBreak/>
        <w:t>названные, имеют ключевое значение для успеха кодификации. К ним относятся:</w:t>
      </w:r>
    </w:p>
    <w:p w14:paraId="25FBC0F3" w14:textId="77777777" w:rsidR="00B94544" w:rsidRDefault="00B94544" w:rsidP="00B94544">
      <w:pPr>
        <w:spacing w:line="360" w:lineRule="auto"/>
        <w:ind w:firstLine="567"/>
        <w:jc w:val="both"/>
        <w:rPr>
          <w:moveTo w:id="3" w:author="user" w:date="2026-03-27T20:09:00Z"/>
          <w:rFonts w:ascii="Times New Roman" w:eastAsia="Times New Roman" w:hAnsi="Times New Roman" w:cs="Times New Roman"/>
          <w:sz w:val="28"/>
          <w:szCs w:val="28"/>
          <w:lang w:val="ru-RU" w:eastAsia="en-GB"/>
        </w:rPr>
      </w:pPr>
      <w:moveToRangeStart w:id="4" w:author="user" w:date="2026-03-27T20:09:00Z" w:name="move225534608"/>
      <w:moveTo w:id="5" w:author="user" w:date="2026-03-27T20:09:00Z">
        <w:r>
          <w:rPr>
            <w:rFonts w:ascii="Times New Roman" w:eastAsia="Times New Roman" w:hAnsi="Times New Roman" w:cs="Times New Roman"/>
            <w:sz w:val="28"/>
            <w:szCs w:val="28"/>
            <w:lang w:val="ru-RU" w:eastAsia="en-GB"/>
          </w:rPr>
          <w:t>- Установление</w:t>
        </w:r>
        <w:r w:rsidRPr="00B634C0">
          <w:rPr>
            <w:rFonts w:ascii="Times New Roman" w:eastAsia="Times New Roman" w:hAnsi="Times New Roman" w:cs="Times New Roman"/>
            <w:sz w:val="28"/>
            <w:szCs w:val="28"/>
            <w:lang w:val="ru-RU" w:eastAsia="en-GB"/>
          </w:rPr>
          <w:t xml:space="preserve"> системных связей</w:t>
        </w:r>
        <w:r>
          <w:rPr>
            <w:rFonts w:ascii="Times New Roman" w:eastAsia="Times New Roman" w:hAnsi="Times New Roman" w:cs="Times New Roman"/>
            <w:sz w:val="28"/>
            <w:szCs w:val="28"/>
            <w:lang w:val="ru-RU" w:eastAsia="en-GB"/>
          </w:rPr>
          <w:t xml:space="preserve"> между правовыми институтами информационного права</w:t>
        </w:r>
        <w:r w:rsidRPr="00B634C0">
          <w:rPr>
            <w:rFonts w:ascii="Times New Roman" w:eastAsia="Times New Roman" w:hAnsi="Times New Roman" w:cs="Times New Roman"/>
            <w:sz w:val="28"/>
            <w:szCs w:val="28"/>
            <w:lang w:val="ru-RU" w:eastAsia="en-GB"/>
          </w:rPr>
          <w:t xml:space="preserve">. </w:t>
        </w:r>
      </w:moveTo>
    </w:p>
    <w:p w14:paraId="4625DF07" w14:textId="77777777" w:rsidR="00B94544" w:rsidRDefault="00B94544" w:rsidP="00B94544">
      <w:pPr>
        <w:spacing w:line="360" w:lineRule="auto"/>
        <w:ind w:firstLine="567"/>
        <w:jc w:val="both"/>
        <w:rPr>
          <w:moveTo w:id="6" w:author="user" w:date="2026-03-27T20:09:00Z"/>
          <w:rFonts w:ascii="Times New Roman" w:eastAsia="Times New Roman" w:hAnsi="Times New Roman" w:cs="Times New Roman"/>
          <w:sz w:val="28"/>
          <w:szCs w:val="28"/>
          <w:lang w:val="ru-RU" w:eastAsia="en-GB"/>
        </w:rPr>
      </w:pPr>
      <w:moveTo w:id="7" w:author="user" w:date="2026-03-27T20:09:00Z">
        <w:r>
          <w:rPr>
            <w:rFonts w:ascii="Times New Roman" w:eastAsia="Times New Roman" w:hAnsi="Times New Roman" w:cs="Times New Roman"/>
            <w:sz w:val="28"/>
            <w:szCs w:val="28"/>
            <w:lang w:val="ru-RU" w:eastAsia="en-GB"/>
          </w:rPr>
          <w:t>- Установление</w:t>
        </w:r>
        <w:r w:rsidRPr="00B634C0">
          <w:rPr>
            <w:rFonts w:ascii="Times New Roman" w:eastAsia="Times New Roman" w:hAnsi="Times New Roman" w:cs="Times New Roman"/>
            <w:sz w:val="28"/>
            <w:szCs w:val="28"/>
            <w:lang w:val="ru-RU" w:eastAsia="en-GB"/>
          </w:rPr>
          <w:t xml:space="preserve"> системных связей</w:t>
        </w:r>
        <w:r>
          <w:rPr>
            <w:rFonts w:ascii="Times New Roman" w:eastAsia="Times New Roman" w:hAnsi="Times New Roman" w:cs="Times New Roman"/>
            <w:sz w:val="28"/>
            <w:szCs w:val="28"/>
            <w:lang w:val="ru-RU" w:eastAsia="en-GB"/>
          </w:rPr>
          <w:t xml:space="preserve"> между правовыми институтами информационного права и других отраслей права.</w:t>
        </w:r>
      </w:moveTo>
    </w:p>
    <w:moveToRangeEnd w:id="4"/>
    <w:p w14:paraId="62851176" w14:textId="21742449" w:rsidR="00B94544" w:rsidRPr="00B94544" w:rsidRDefault="00B94544" w:rsidP="00B94544">
      <w:pPr>
        <w:spacing w:line="360" w:lineRule="auto"/>
        <w:ind w:firstLine="709"/>
        <w:jc w:val="both"/>
        <w:rPr>
          <w:rFonts w:ascii="Times New Roman" w:eastAsia="Times New Roman" w:hAnsi="Times New Roman" w:cs="Times New Roman"/>
          <w:sz w:val="28"/>
          <w:szCs w:val="28"/>
          <w:lang w:val="ru-RU" w:eastAsia="en-GB"/>
        </w:rPr>
        <w:pPrChange w:id="8" w:author="user" w:date="2026-03-27T20:10:00Z">
          <w:pPr>
            <w:shd w:val="clear" w:color="auto" w:fill="FFFFFF"/>
            <w:spacing w:line="360" w:lineRule="auto"/>
            <w:ind w:firstLine="709"/>
            <w:jc w:val="both"/>
          </w:pPr>
        </w:pPrChange>
      </w:pPr>
      <w:ins w:id="9" w:author="user" w:date="2026-03-27T20:10:00Z">
        <w:r>
          <w:rPr>
            <w:rFonts w:ascii="Times New Roman" w:eastAsia="Times New Roman" w:hAnsi="Times New Roman" w:cs="Times New Roman"/>
            <w:sz w:val="28"/>
            <w:szCs w:val="28"/>
            <w:lang w:val="ru-RU" w:eastAsia="en-GB"/>
          </w:rPr>
          <w:t>- Определение границ</w:t>
        </w:r>
        <w:r w:rsidRPr="00B634C0">
          <w:rPr>
            <w:rFonts w:ascii="Times New Roman" w:eastAsia="Times New Roman" w:hAnsi="Times New Roman" w:cs="Times New Roman"/>
            <w:sz w:val="28"/>
            <w:szCs w:val="28"/>
            <w:lang w:val="ru-RU" w:eastAsia="en-GB"/>
          </w:rPr>
          <w:t xml:space="preserve"> </w:t>
        </w:r>
        <w:r w:rsidRPr="00B634C0">
          <w:rPr>
            <w:rFonts w:ascii="Times New Roman" w:eastAsia="Times New Roman" w:hAnsi="Times New Roman" w:cs="Times New Roman"/>
            <w:sz w:val="28"/>
            <w:szCs w:val="28"/>
            <w:lang w:val="ru-RU" w:eastAsia="en-GB"/>
          </w:rPr>
          <w:t xml:space="preserve">отрасли права. Наличие кодифицированного акта де-факто подтверждает и закрепляет самостоятельность информационного (цифрового) права как </w:t>
        </w:r>
        <w:r>
          <w:rPr>
            <w:rFonts w:ascii="Times New Roman" w:eastAsia="Times New Roman" w:hAnsi="Times New Roman" w:cs="Times New Roman"/>
            <w:sz w:val="28"/>
            <w:szCs w:val="28"/>
            <w:lang w:val="ru-RU" w:eastAsia="en-GB"/>
          </w:rPr>
          <w:t>самостоятельной</w:t>
        </w:r>
        <w:r w:rsidRPr="00B634C0">
          <w:rPr>
            <w:rFonts w:ascii="Times New Roman" w:eastAsia="Times New Roman" w:hAnsi="Times New Roman" w:cs="Times New Roman"/>
            <w:sz w:val="28"/>
            <w:szCs w:val="28"/>
            <w:lang w:val="ru-RU" w:eastAsia="en-GB"/>
          </w:rPr>
          <w:t xml:space="preserve"> отрасли в системе</w:t>
        </w:r>
        <w:r>
          <w:rPr>
            <w:rFonts w:ascii="Times New Roman" w:eastAsia="Times New Roman" w:hAnsi="Times New Roman" w:cs="Times New Roman"/>
            <w:sz w:val="28"/>
            <w:szCs w:val="28"/>
            <w:lang w:val="ru-RU" w:eastAsia="en-GB"/>
          </w:rPr>
          <w:t xml:space="preserve"> права</w:t>
        </w:r>
        <w:r w:rsidRPr="00B634C0">
          <w:rPr>
            <w:rFonts w:ascii="Times New Roman" w:eastAsia="Times New Roman" w:hAnsi="Times New Roman" w:cs="Times New Roman"/>
            <w:sz w:val="28"/>
            <w:szCs w:val="28"/>
            <w:lang w:val="ru-RU" w:eastAsia="en-GB"/>
          </w:rPr>
          <w:t>.</w:t>
        </w:r>
      </w:ins>
    </w:p>
    <w:bookmarkEnd w:id="1"/>
    <w:p w14:paraId="428DCFBF" w14:textId="2C11D060" w:rsidR="00B634C0" w:rsidDel="00B94544" w:rsidRDefault="002D0DDF" w:rsidP="00453B75">
      <w:pPr>
        <w:spacing w:line="360" w:lineRule="auto"/>
        <w:ind w:firstLine="709"/>
        <w:jc w:val="both"/>
        <w:rPr>
          <w:del w:id="10" w:author="user" w:date="2026-03-27T20:10:00Z"/>
          <w:rFonts w:ascii="Times New Roman" w:eastAsia="Times New Roman" w:hAnsi="Times New Roman" w:cs="Times New Roman"/>
          <w:sz w:val="28"/>
          <w:szCs w:val="28"/>
          <w:lang w:val="ru-RU" w:eastAsia="en-GB"/>
        </w:rPr>
      </w:pPr>
      <w:del w:id="11" w:author="user" w:date="2026-03-27T20:10:00Z">
        <w:r w:rsidDel="00B94544">
          <w:rPr>
            <w:rFonts w:ascii="Times New Roman" w:eastAsia="Times New Roman" w:hAnsi="Times New Roman" w:cs="Times New Roman"/>
            <w:sz w:val="28"/>
            <w:szCs w:val="28"/>
            <w:lang w:val="ru-RU" w:eastAsia="en-GB"/>
          </w:rPr>
          <w:delText>- </w:delText>
        </w:r>
        <w:r w:rsidR="00B634C0" w:rsidRPr="00B634C0" w:rsidDel="00B94544">
          <w:rPr>
            <w:rFonts w:ascii="Times New Roman" w:eastAsia="Times New Roman" w:hAnsi="Times New Roman" w:cs="Times New Roman"/>
            <w:sz w:val="28"/>
            <w:szCs w:val="28"/>
            <w:lang w:val="ru-RU" w:eastAsia="en-GB"/>
          </w:rPr>
          <w:delText>Формирование и унификация понятийного аппарата. Разработка оптимальной, юридически точной терминологии, в том числе с превентивной целью для регулирования новых возникающих технологий.</w:delText>
        </w:r>
      </w:del>
    </w:p>
    <w:p w14:paraId="6699F122" w14:textId="7D6728C9" w:rsidR="00805F1A" w:rsidDel="00B94544" w:rsidRDefault="00805F1A" w:rsidP="00805F1A">
      <w:pPr>
        <w:spacing w:line="360" w:lineRule="auto"/>
        <w:ind w:firstLine="567"/>
        <w:jc w:val="both"/>
        <w:rPr>
          <w:del w:id="12" w:author="user" w:date="2026-03-27T20:10:00Z"/>
          <w:moveFrom w:id="13" w:author="user" w:date="2026-03-27T20:09:00Z"/>
          <w:rFonts w:ascii="Times New Roman" w:eastAsia="Times New Roman" w:hAnsi="Times New Roman" w:cs="Times New Roman"/>
          <w:sz w:val="28"/>
          <w:szCs w:val="28"/>
          <w:lang w:val="ru-RU" w:eastAsia="en-GB"/>
        </w:rPr>
      </w:pPr>
      <w:moveFromRangeStart w:id="14" w:author="user" w:date="2026-03-27T20:09:00Z" w:name="move225534608"/>
      <w:moveFrom w:id="15" w:author="user" w:date="2026-03-27T20:09:00Z">
        <w:del w:id="16" w:author="user" w:date="2026-03-27T20:10:00Z">
          <w:r w:rsidDel="00B94544">
            <w:rPr>
              <w:rFonts w:ascii="Times New Roman" w:eastAsia="Times New Roman" w:hAnsi="Times New Roman" w:cs="Times New Roman"/>
              <w:sz w:val="28"/>
              <w:szCs w:val="28"/>
              <w:lang w:val="ru-RU" w:eastAsia="en-GB"/>
            </w:rPr>
            <w:delText>- Установление</w:delText>
          </w:r>
          <w:r w:rsidRPr="00B634C0" w:rsidDel="00B94544">
            <w:rPr>
              <w:rFonts w:ascii="Times New Roman" w:eastAsia="Times New Roman" w:hAnsi="Times New Roman" w:cs="Times New Roman"/>
              <w:sz w:val="28"/>
              <w:szCs w:val="28"/>
              <w:lang w:val="ru-RU" w:eastAsia="en-GB"/>
            </w:rPr>
            <w:delText xml:space="preserve"> системных связей</w:delText>
          </w:r>
          <w:r w:rsidDel="00B94544">
            <w:rPr>
              <w:rFonts w:ascii="Times New Roman" w:eastAsia="Times New Roman" w:hAnsi="Times New Roman" w:cs="Times New Roman"/>
              <w:sz w:val="28"/>
              <w:szCs w:val="28"/>
              <w:lang w:val="ru-RU" w:eastAsia="en-GB"/>
            </w:rPr>
            <w:delText xml:space="preserve"> между правовыми институтами информационного права</w:delText>
          </w:r>
          <w:r w:rsidRPr="00B634C0" w:rsidDel="00B94544">
            <w:rPr>
              <w:rFonts w:ascii="Times New Roman" w:eastAsia="Times New Roman" w:hAnsi="Times New Roman" w:cs="Times New Roman"/>
              <w:sz w:val="28"/>
              <w:szCs w:val="28"/>
              <w:lang w:val="ru-RU" w:eastAsia="en-GB"/>
            </w:rPr>
            <w:delText xml:space="preserve">. </w:delText>
          </w:r>
        </w:del>
      </w:moveFrom>
    </w:p>
    <w:p w14:paraId="053F1296" w14:textId="5846530F" w:rsidR="00805F1A" w:rsidDel="00B94544" w:rsidRDefault="00805F1A" w:rsidP="0094309E">
      <w:pPr>
        <w:spacing w:line="360" w:lineRule="auto"/>
        <w:ind w:firstLine="567"/>
        <w:jc w:val="both"/>
        <w:rPr>
          <w:del w:id="17" w:author="user" w:date="2026-03-27T20:10:00Z"/>
          <w:moveFrom w:id="18" w:author="user" w:date="2026-03-27T20:09:00Z"/>
          <w:rFonts w:ascii="Times New Roman" w:eastAsia="Times New Roman" w:hAnsi="Times New Roman" w:cs="Times New Roman"/>
          <w:sz w:val="28"/>
          <w:szCs w:val="28"/>
          <w:lang w:val="ru-RU" w:eastAsia="en-GB"/>
        </w:rPr>
      </w:pPr>
      <w:moveFrom w:id="19" w:author="user" w:date="2026-03-27T20:09:00Z">
        <w:del w:id="20" w:author="user" w:date="2026-03-27T20:10:00Z">
          <w:r w:rsidDel="00B94544">
            <w:rPr>
              <w:rFonts w:ascii="Times New Roman" w:eastAsia="Times New Roman" w:hAnsi="Times New Roman" w:cs="Times New Roman"/>
              <w:sz w:val="28"/>
              <w:szCs w:val="28"/>
              <w:lang w:val="ru-RU" w:eastAsia="en-GB"/>
            </w:rPr>
            <w:delText>- Установление</w:delText>
          </w:r>
          <w:r w:rsidRPr="00B634C0" w:rsidDel="00B94544">
            <w:rPr>
              <w:rFonts w:ascii="Times New Roman" w:eastAsia="Times New Roman" w:hAnsi="Times New Roman" w:cs="Times New Roman"/>
              <w:sz w:val="28"/>
              <w:szCs w:val="28"/>
              <w:lang w:val="ru-RU" w:eastAsia="en-GB"/>
            </w:rPr>
            <w:delText xml:space="preserve"> системных связей</w:delText>
          </w:r>
          <w:r w:rsidDel="00B94544">
            <w:rPr>
              <w:rFonts w:ascii="Times New Roman" w:eastAsia="Times New Roman" w:hAnsi="Times New Roman" w:cs="Times New Roman"/>
              <w:sz w:val="28"/>
              <w:szCs w:val="28"/>
              <w:lang w:val="ru-RU" w:eastAsia="en-GB"/>
            </w:rPr>
            <w:delText xml:space="preserve"> между правовыми институтами информационного права и других отраслей права.</w:delText>
          </w:r>
        </w:del>
      </w:moveFrom>
    </w:p>
    <w:moveFromRangeEnd w:id="14"/>
    <w:p w14:paraId="60F0A662" w14:textId="7AD396EA" w:rsidR="00805F1A" w:rsidRPr="00B634C0" w:rsidDel="00B94544" w:rsidRDefault="00805F1A" w:rsidP="00805F1A">
      <w:pPr>
        <w:shd w:val="clear" w:color="auto" w:fill="FFFFFF"/>
        <w:spacing w:line="360" w:lineRule="auto"/>
        <w:ind w:firstLine="709"/>
        <w:jc w:val="both"/>
        <w:rPr>
          <w:del w:id="21" w:author="user" w:date="2026-03-27T20:10:00Z"/>
          <w:rFonts w:ascii="Times New Roman" w:eastAsia="Times New Roman" w:hAnsi="Times New Roman" w:cs="Times New Roman"/>
          <w:sz w:val="28"/>
          <w:szCs w:val="28"/>
          <w:lang w:val="ru-RU" w:eastAsia="en-GB"/>
        </w:rPr>
      </w:pPr>
      <w:del w:id="22" w:author="user" w:date="2026-03-27T20:10:00Z">
        <w:r w:rsidDel="00B94544">
          <w:rPr>
            <w:rFonts w:ascii="Times New Roman" w:eastAsia="Times New Roman" w:hAnsi="Times New Roman" w:cs="Times New Roman"/>
            <w:sz w:val="28"/>
            <w:szCs w:val="28"/>
            <w:lang w:val="ru-RU" w:eastAsia="en-GB"/>
          </w:rPr>
          <w:delText>- </w:delText>
        </w:r>
        <w:r w:rsidRPr="00B634C0" w:rsidDel="00B94544">
          <w:rPr>
            <w:rFonts w:ascii="Times New Roman" w:eastAsia="Times New Roman" w:hAnsi="Times New Roman" w:cs="Times New Roman"/>
            <w:sz w:val="28"/>
            <w:szCs w:val="28"/>
            <w:lang w:val="ru-RU" w:eastAsia="en-GB"/>
          </w:rPr>
          <w:delText>Систематизация и упорядочение нормативного материала. Приведение многочисленных разрозненных актов в единую, логичную и непротиворечивую систему.</w:delText>
        </w:r>
      </w:del>
    </w:p>
    <w:p w14:paraId="2741BDC7" w14:textId="75D78B4B" w:rsidR="0078704C" w:rsidRPr="00453B75" w:rsidDel="00B94544" w:rsidRDefault="0078704C" w:rsidP="00453B75">
      <w:pPr>
        <w:spacing w:line="360" w:lineRule="auto"/>
        <w:ind w:firstLine="709"/>
        <w:jc w:val="both"/>
        <w:rPr>
          <w:del w:id="23" w:author="user" w:date="2026-03-27T20:10:00Z"/>
          <w:rFonts w:ascii="Times New Roman" w:eastAsia="Times New Roman" w:hAnsi="Times New Roman" w:cs="Times New Roman"/>
          <w:sz w:val="28"/>
          <w:szCs w:val="28"/>
          <w:lang w:val="ru-RU" w:eastAsia="en-GB"/>
        </w:rPr>
      </w:pPr>
      <w:del w:id="24" w:author="user" w:date="2026-03-27T20:10:00Z">
        <w:r w:rsidRPr="00453B75" w:rsidDel="00B94544">
          <w:rPr>
            <w:rFonts w:ascii="Times New Roman" w:eastAsia="Times New Roman" w:hAnsi="Times New Roman" w:cs="Times New Roman"/>
            <w:sz w:val="28"/>
            <w:szCs w:val="28"/>
            <w:lang w:val="ru-RU" w:eastAsia="en-GB"/>
          </w:rPr>
          <w:delText xml:space="preserve">- </w:delText>
        </w:r>
        <w:r w:rsidR="002D0DDF" w:rsidRPr="002D0DDF" w:rsidDel="00B94544">
          <w:rPr>
            <w:rFonts w:ascii="Times New Roman" w:eastAsia="Times New Roman" w:hAnsi="Times New Roman" w:cs="Times New Roman"/>
            <w:sz w:val="28"/>
            <w:szCs w:val="28"/>
            <w:lang w:val="ru-RU" w:eastAsia="en-GB"/>
          </w:rPr>
          <w:delText>Минимизация использования в законодательстве неустоявшейся иноязычной терминологии.</w:delText>
        </w:r>
      </w:del>
    </w:p>
    <w:p w14:paraId="201A3D9B" w14:textId="659C018F" w:rsidR="0078704C" w:rsidRPr="00453B75" w:rsidDel="00B94544" w:rsidRDefault="0078704C" w:rsidP="00453B75">
      <w:pPr>
        <w:spacing w:line="360" w:lineRule="auto"/>
        <w:ind w:firstLine="709"/>
        <w:jc w:val="both"/>
        <w:rPr>
          <w:del w:id="25" w:author="user" w:date="2026-03-27T20:10:00Z"/>
          <w:rFonts w:ascii="Times New Roman" w:eastAsia="Times New Roman" w:hAnsi="Times New Roman" w:cs="Times New Roman"/>
          <w:sz w:val="28"/>
          <w:szCs w:val="28"/>
          <w:lang w:val="ru-RU" w:eastAsia="en-GB"/>
        </w:rPr>
      </w:pPr>
      <w:del w:id="26" w:author="user" w:date="2026-03-27T20:10:00Z">
        <w:r w:rsidRPr="00453B75" w:rsidDel="00B94544">
          <w:rPr>
            <w:rFonts w:ascii="Times New Roman" w:eastAsia="Times New Roman" w:hAnsi="Times New Roman" w:cs="Times New Roman"/>
            <w:sz w:val="28"/>
            <w:szCs w:val="28"/>
            <w:lang w:val="ru-RU" w:eastAsia="en-GB"/>
          </w:rPr>
          <w:delText>-</w:delText>
        </w:r>
        <w:r w:rsidR="00B634C0" w:rsidDel="00B94544">
          <w:rPr>
            <w:rFonts w:ascii="Times New Roman" w:eastAsia="Times New Roman" w:hAnsi="Times New Roman" w:cs="Times New Roman"/>
            <w:sz w:val="28"/>
            <w:szCs w:val="28"/>
            <w:lang w:val="ru-RU" w:eastAsia="en-GB"/>
          </w:rPr>
          <w:delText> </w:delText>
        </w:r>
        <w:r w:rsidRPr="00453B75" w:rsidDel="00B94544">
          <w:rPr>
            <w:rFonts w:ascii="Times New Roman" w:eastAsia="Times New Roman" w:hAnsi="Times New Roman" w:cs="Times New Roman"/>
            <w:sz w:val="28"/>
            <w:szCs w:val="28"/>
            <w:lang w:val="ru-RU" w:eastAsia="en-GB"/>
          </w:rPr>
          <w:delText>Актуализация информационного законодательства в связи с развитием цифровых, квантовых технологий.</w:delText>
        </w:r>
      </w:del>
    </w:p>
    <w:p w14:paraId="1F844120" w14:textId="737947B8" w:rsidR="00B634C0" w:rsidRPr="00B634C0" w:rsidDel="00B94544" w:rsidRDefault="00546F54" w:rsidP="00453B75">
      <w:pPr>
        <w:spacing w:line="360" w:lineRule="auto"/>
        <w:ind w:firstLine="709"/>
        <w:jc w:val="both"/>
        <w:rPr>
          <w:del w:id="27" w:author="user" w:date="2026-03-27T20:10:00Z"/>
          <w:rFonts w:ascii="Times New Roman" w:eastAsia="Times New Roman" w:hAnsi="Times New Roman" w:cs="Times New Roman"/>
          <w:sz w:val="28"/>
          <w:szCs w:val="28"/>
          <w:lang w:val="ru-RU" w:eastAsia="en-GB"/>
        </w:rPr>
      </w:pPr>
      <w:del w:id="28" w:author="user" w:date="2026-03-27T20:10:00Z">
        <w:r w:rsidRPr="00453B75" w:rsidDel="00B94544">
          <w:rPr>
            <w:rFonts w:ascii="Times New Roman" w:eastAsia="Times New Roman" w:hAnsi="Times New Roman" w:cs="Times New Roman"/>
            <w:sz w:val="28"/>
            <w:szCs w:val="28"/>
            <w:lang w:val="ru-RU" w:eastAsia="en-GB"/>
          </w:rPr>
          <w:delText xml:space="preserve">- </w:delText>
        </w:r>
        <w:r w:rsidR="00B634C0" w:rsidRPr="00B634C0" w:rsidDel="00B94544">
          <w:rPr>
            <w:rFonts w:ascii="Times New Roman" w:eastAsia="Times New Roman" w:hAnsi="Times New Roman" w:cs="Times New Roman"/>
            <w:sz w:val="28"/>
            <w:szCs w:val="28"/>
            <w:lang w:val="ru-RU" w:eastAsia="en-GB"/>
          </w:rPr>
          <w:delText>Создание нормативного ориентира для федеральных исполнительных органов власти: законодательной, исполнительной, судебной и правоохранительной власти.</w:delText>
        </w:r>
        <w:r w:rsidR="00805F1A" w:rsidDel="00B94544">
          <w:rPr>
            <w:rFonts w:ascii="Times New Roman" w:eastAsia="Times New Roman" w:hAnsi="Times New Roman" w:cs="Times New Roman"/>
            <w:sz w:val="28"/>
            <w:szCs w:val="28"/>
            <w:lang w:val="ru-RU" w:eastAsia="en-GB"/>
          </w:rPr>
          <w:delText xml:space="preserve"> для различных отраслей права, информация, информационная среда для разных отраслей права…</w:delText>
        </w:r>
      </w:del>
    </w:p>
    <w:p w14:paraId="2FC32D1C" w14:textId="30F53E02" w:rsidR="00B634C0" w:rsidRPr="00B634C0" w:rsidDel="00B94544" w:rsidRDefault="00B634C0" w:rsidP="00453B75">
      <w:pPr>
        <w:spacing w:line="360" w:lineRule="auto"/>
        <w:ind w:firstLine="709"/>
        <w:jc w:val="both"/>
        <w:rPr>
          <w:del w:id="29" w:author="user" w:date="2026-03-27T20:10:00Z"/>
          <w:rFonts w:ascii="Times New Roman" w:eastAsia="Times New Roman" w:hAnsi="Times New Roman" w:cs="Times New Roman"/>
          <w:sz w:val="28"/>
          <w:szCs w:val="28"/>
          <w:lang w:val="ru-RU" w:eastAsia="en-GB"/>
        </w:rPr>
      </w:pPr>
      <w:del w:id="30" w:author="user" w:date="2026-03-27T20:10:00Z">
        <w:r w:rsidDel="00B94544">
          <w:rPr>
            <w:rFonts w:ascii="Times New Roman" w:eastAsia="Times New Roman" w:hAnsi="Times New Roman" w:cs="Times New Roman"/>
            <w:sz w:val="28"/>
            <w:szCs w:val="28"/>
            <w:lang w:val="ru-RU" w:eastAsia="en-GB"/>
          </w:rPr>
          <w:delText xml:space="preserve">- </w:delText>
        </w:r>
        <w:r w:rsidRPr="00B634C0" w:rsidDel="00B94544">
          <w:rPr>
            <w:rFonts w:ascii="Times New Roman" w:eastAsia="Times New Roman" w:hAnsi="Times New Roman" w:cs="Times New Roman"/>
            <w:sz w:val="28"/>
            <w:szCs w:val="28"/>
            <w:lang w:val="ru-RU" w:eastAsia="en-GB"/>
          </w:rPr>
          <w:delText xml:space="preserve">Легитимация отрасли права. Наличие кодифицированного акта де-факто подтверждает и закрепляет самостоятельность информационного (цифрового) права как </w:delText>
        </w:r>
        <w:r w:rsidR="00805F1A" w:rsidDel="00B94544">
          <w:rPr>
            <w:rFonts w:ascii="Times New Roman" w:eastAsia="Times New Roman" w:hAnsi="Times New Roman" w:cs="Times New Roman"/>
            <w:sz w:val="28"/>
            <w:szCs w:val="28"/>
            <w:lang w:val="ru-RU" w:eastAsia="en-GB"/>
          </w:rPr>
          <w:delText>самостоятельной</w:delText>
        </w:r>
        <w:r w:rsidR="00805F1A" w:rsidRPr="00B634C0" w:rsidDel="00B94544">
          <w:rPr>
            <w:rFonts w:ascii="Times New Roman" w:eastAsia="Times New Roman" w:hAnsi="Times New Roman" w:cs="Times New Roman"/>
            <w:sz w:val="28"/>
            <w:szCs w:val="28"/>
            <w:lang w:val="ru-RU" w:eastAsia="en-GB"/>
          </w:rPr>
          <w:delText xml:space="preserve"> </w:delText>
        </w:r>
        <w:r w:rsidRPr="00B634C0" w:rsidDel="00B94544">
          <w:rPr>
            <w:rFonts w:ascii="Times New Roman" w:eastAsia="Times New Roman" w:hAnsi="Times New Roman" w:cs="Times New Roman"/>
            <w:sz w:val="28"/>
            <w:szCs w:val="28"/>
            <w:lang w:val="ru-RU" w:eastAsia="en-GB"/>
          </w:rPr>
          <w:delText>отрасли в системе</w:delText>
        </w:r>
        <w:r w:rsidR="00805F1A" w:rsidDel="00B94544">
          <w:rPr>
            <w:rFonts w:ascii="Times New Roman" w:eastAsia="Times New Roman" w:hAnsi="Times New Roman" w:cs="Times New Roman"/>
            <w:sz w:val="28"/>
            <w:szCs w:val="28"/>
            <w:lang w:val="ru-RU" w:eastAsia="en-GB"/>
          </w:rPr>
          <w:delText xml:space="preserve"> права</w:delText>
        </w:r>
        <w:r w:rsidRPr="00B634C0" w:rsidDel="00B94544">
          <w:rPr>
            <w:rFonts w:ascii="Times New Roman" w:eastAsia="Times New Roman" w:hAnsi="Times New Roman" w:cs="Times New Roman"/>
            <w:sz w:val="28"/>
            <w:szCs w:val="28"/>
            <w:lang w:val="ru-RU" w:eastAsia="en-GB"/>
          </w:rPr>
          <w:delText>.</w:delText>
        </w:r>
      </w:del>
    </w:p>
    <w:p w14:paraId="773AF180" w14:textId="04AA5053" w:rsidR="00E002E7" w:rsidRPr="00453B75" w:rsidDel="00B94544" w:rsidRDefault="002D0DDF" w:rsidP="00453B75">
      <w:pPr>
        <w:spacing w:line="360" w:lineRule="auto"/>
        <w:ind w:firstLine="567"/>
        <w:jc w:val="both"/>
        <w:rPr>
          <w:del w:id="31" w:author="user" w:date="2026-03-27T20:09:00Z"/>
          <w:rFonts w:ascii="Times New Roman" w:eastAsia="Times New Roman" w:hAnsi="Times New Roman" w:cs="Times New Roman"/>
          <w:sz w:val="28"/>
          <w:szCs w:val="28"/>
          <w:lang w:val="ru-RU" w:eastAsia="en-GB"/>
        </w:rPr>
      </w:pPr>
      <w:del w:id="32" w:author="user" w:date="2026-03-27T20:09:00Z">
        <w:r w:rsidDel="00B94544">
          <w:rPr>
            <w:rFonts w:ascii="Times New Roman" w:eastAsia="Times New Roman" w:hAnsi="Times New Roman" w:cs="Times New Roman"/>
            <w:sz w:val="28"/>
            <w:szCs w:val="28"/>
            <w:lang w:val="ru-RU" w:eastAsia="en-GB"/>
          </w:rPr>
          <w:delText xml:space="preserve">- </w:delText>
        </w:r>
        <w:r w:rsidR="00B634C0" w:rsidRPr="00B634C0" w:rsidDel="00B94544">
          <w:rPr>
            <w:rFonts w:ascii="Times New Roman" w:eastAsia="Times New Roman" w:hAnsi="Times New Roman" w:cs="Times New Roman"/>
            <w:sz w:val="28"/>
            <w:szCs w:val="28"/>
            <w:lang w:val="ru-RU" w:eastAsia="en-GB"/>
          </w:rPr>
          <w:delText>Устранение пробелов и противоречий. Выявление и согласование коллизий в действующем законодательстве для создания единого, непротиворечивого правового поля в цифровой среде.</w:delText>
        </w:r>
      </w:del>
    </w:p>
    <w:p w14:paraId="2B4FB170" w14:textId="05B6607D" w:rsidR="00E002E7" w:rsidRPr="00453B75" w:rsidRDefault="00E002E7" w:rsidP="00E002E7">
      <w:pPr>
        <w:spacing w:line="360" w:lineRule="auto"/>
        <w:ind w:firstLine="567"/>
        <w:jc w:val="both"/>
        <w:rPr>
          <w:rFonts w:ascii="Times New Roman" w:hAnsi="Times New Roman" w:cs="Times New Roman"/>
          <w:b/>
          <w:bCs/>
          <w:sz w:val="28"/>
          <w:lang w:val="ru-RU"/>
        </w:rPr>
      </w:pPr>
      <w:bookmarkStart w:id="33" w:name="_Hlk206565284"/>
      <w:r w:rsidRPr="00453B75">
        <w:rPr>
          <w:rFonts w:ascii="Times New Roman" w:hAnsi="Times New Roman" w:cs="Times New Roman"/>
          <w:b/>
          <w:bCs/>
          <w:sz w:val="28"/>
          <w:lang w:val="ru-RU"/>
        </w:rPr>
        <w:t xml:space="preserve">О </w:t>
      </w:r>
      <w:r w:rsidR="00C115A3">
        <w:rPr>
          <w:rFonts w:ascii="Times New Roman" w:hAnsi="Times New Roman" w:cs="Times New Roman"/>
          <w:b/>
          <w:bCs/>
          <w:sz w:val="28"/>
          <w:lang w:val="ru-RU"/>
        </w:rPr>
        <w:t xml:space="preserve">трудностях </w:t>
      </w:r>
      <w:r w:rsidRPr="00453B75">
        <w:rPr>
          <w:rFonts w:ascii="Times New Roman" w:hAnsi="Times New Roman" w:cs="Times New Roman"/>
          <w:b/>
          <w:bCs/>
          <w:sz w:val="28"/>
          <w:lang w:val="ru-RU"/>
        </w:rPr>
        <w:t xml:space="preserve">и своевременности кодификации </w:t>
      </w:r>
    </w:p>
    <w:p w14:paraId="12E460BC" w14:textId="72CF8E87" w:rsidR="00302E48" w:rsidRDefault="00302E48" w:rsidP="002306C7">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Для обоих сегментов – сегмента восприятия информации и субъективных прав (первый сегмент) и сегмента обработки информации характерна особенность, что данные правоотношения есть в различных отраслях права и в каждой отрасли права может быть своя субъектная специфика, так и специфика содержания. В этой связи в различное время различными исследователями обращалось внимание на проблему формирования институтов в информационном праве. </w:t>
      </w:r>
    </w:p>
    <w:p w14:paraId="20E40CE7" w14:textId="71BD1791" w:rsidR="002306C7" w:rsidRDefault="00302E48" w:rsidP="002306C7">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Так, в</w:t>
      </w:r>
      <w:r w:rsidR="002306C7">
        <w:rPr>
          <w:rFonts w:ascii="Times New Roman" w:eastAsia="Times New Roman" w:hAnsi="Times New Roman" w:cs="Times New Roman"/>
          <w:sz w:val="28"/>
          <w:szCs w:val="28"/>
          <w:lang w:val="ru-RU" w:eastAsia="en-GB"/>
        </w:rPr>
        <w:t xml:space="preserve"> </w:t>
      </w:r>
      <w:r w:rsidR="002306C7" w:rsidRPr="00453B75">
        <w:rPr>
          <w:rFonts w:ascii="Times New Roman" w:eastAsia="Times New Roman" w:hAnsi="Times New Roman" w:cs="Times New Roman"/>
          <w:sz w:val="28"/>
          <w:szCs w:val="28"/>
          <w:lang w:val="ru-RU" w:eastAsia="en-GB"/>
        </w:rPr>
        <w:t>Концепци</w:t>
      </w:r>
      <w:r w:rsidR="002306C7">
        <w:rPr>
          <w:rFonts w:ascii="Times New Roman" w:eastAsia="Times New Roman" w:hAnsi="Times New Roman" w:cs="Times New Roman"/>
          <w:sz w:val="28"/>
          <w:szCs w:val="28"/>
          <w:lang w:val="ru-RU" w:eastAsia="en-GB"/>
        </w:rPr>
        <w:t>и</w:t>
      </w:r>
      <w:r w:rsidR="002306C7" w:rsidRPr="00453B75">
        <w:rPr>
          <w:rFonts w:ascii="Times New Roman" w:eastAsia="Times New Roman" w:hAnsi="Times New Roman" w:cs="Times New Roman"/>
          <w:sz w:val="28"/>
          <w:szCs w:val="28"/>
          <w:lang w:val="ru-RU" w:eastAsia="en-GB"/>
        </w:rPr>
        <w:t xml:space="preserve"> Информационного кодекса Российской Федерации / под ред. И.Л. Бачило</w:t>
      </w:r>
      <w:r w:rsidR="002306C7">
        <w:rPr>
          <w:rFonts w:ascii="Times New Roman" w:eastAsia="Times New Roman" w:hAnsi="Times New Roman" w:cs="Times New Roman"/>
          <w:sz w:val="28"/>
          <w:szCs w:val="28"/>
          <w:lang w:val="ru-RU" w:eastAsia="en-GB"/>
        </w:rPr>
        <w:t xml:space="preserve"> в качестве </w:t>
      </w:r>
      <w:r w:rsidR="002306C7" w:rsidRPr="0001593D">
        <w:rPr>
          <w:rFonts w:ascii="Times New Roman" w:eastAsia="Times New Roman" w:hAnsi="Times New Roman" w:cs="Times New Roman"/>
          <w:sz w:val="28"/>
          <w:szCs w:val="28"/>
          <w:lang w:val="ru-RU" w:eastAsia="en-GB"/>
        </w:rPr>
        <w:t>проблемы, которая является основной для систематизации законодательства этой отрасли</w:t>
      </w:r>
      <w:r w:rsidR="002306C7">
        <w:rPr>
          <w:rFonts w:ascii="Times New Roman" w:eastAsia="Times New Roman" w:hAnsi="Times New Roman" w:cs="Times New Roman"/>
          <w:sz w:val="28"/>
          <w:szCs w:val="28"/>
          <w:lang w:val="ru-RU" w:eastAsia="en-GB"/>
        </w:rPr>
        <w:t xml:space="preserve"> указано на </w:t>
      </w:r>
      <w:r w:rsidR="002306C7" w:rsidRPr="0001593D">
        <w:rPr>
          <w:rFonts w:ascii="Times New Roman" w:eastAsia="Times New Roman" w:hAnsi="Times New Roman" w:cs="Times New Roman"/>
          <w:sz w:val="28"/>
          <w:szCs w:val="28"/>
          <w:lang w:val="ru-RU" w:eastAsia="en-GB"/>
        </w:rPr>
        <w:t xml:space="preserve">- сложность формирования институтов в информационном праве -. Неоднозначность условного требования «чистоты» отраслевой принадлежности институтов </w:t>
      </w:r>
      <w:r w:rsidR="002306C7" w:rsidRPr="0001593D">
        <w:rPr>
          <w:rFonts w:ascii="Times New Roman" w:eastAsia="Times New Roman" w:hAnsi="Times New Roman" w:cs="Times New Roman"/>
          <w:sz w:val="28"/>
          <w:szCs w:val="28"/>
          <w:lang w:val="ru-RU" w:eastAsia="en-GB"/>
        </w:rPr>
        <w:lastRenderedPageBreak/>
        <w:t>этой отрасли объясняется тем, что информация, инфокоммуникационные ресурсы и технологии. пронизывают отношения любого направления, любой отрасли права и ее законодательства</w:t>
      </w:r>
      <w:r w:rsidR="002306C7" w:rsidRPr="0001593D">
        <w:rPr>
          <w:rStyle w:val="ae"/>
          <w:rFonts w:ascii="Times New Roman" w:eastAsia="Times New Roman" w:hAnsi="Times New Roman" w:cs="Times New Roman"/>
          <w:sz w:val="28"/>
          <w:szCs w:val="28"/>
          <w:lang w:val="ru-RU" w:eastAsia="en-GB"/>
        </w:rPr>
        <w:footnoteReference w:id="8"/>
      </w:r>
      <w:r w:rsidR="002306C7">
        <w:rPr>
          <w:rFonts w:ascii="Times New Roman" w:eastAsia="Times New Roman" w:hAnsi="Times New Roman" w:cs="Times New Roman"/>
          <w:sz w:val="28"/>
          <w:szCs w:val="28"/>
          <w:lang w:val="ru-RU" w:eastAsia="en-GB"/>
        </w:rPr>
        <w:t>.</w:t>
      </w:r>
    </w:p>
    <w:p w14:paraId="1EF5681D" w14:textId="639D415E" w:rsidR="00302E48" w:rsidRPr="00453B75" w:rsidRDefault="00302E48" w:rsidP="004D2A1B">
      <w:pPr>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color w:val="FF0000"/>
          <w:sz w:val="28"/>
          <w:szCs w:val="28"/>
          <w:lang w:val="ru-RU" w:eastAsia="en-GB"/>
        </w:rPr>
        <w:t>На аналогичную проблему обращают внимание…</w:t>
      </w:r>
      <w:r w:rsidR="004D2A1B" w:rsidRPr="00453B75">
        <w:rPr>
          <w:rFonts w:ascii="Times New Roman" w:eastAsia="Times New Roman" w:hAnsi="Times New Roman" w:cs="Times New Roman"/>
          <w:color w:val="FF0000"/>
          <w:sz w:val="28"/>
          <w:szCs w:val="28"/>
          <w:lang w:val="ru-RU" w:eastAsia="en-GB"/>
        </w:rPr>
        <w:t xml:space="preserve"> </w:t>
      </w:r>
      <w:r w:rsidR="00C115A3">
        <w:rPr>
          <w:rFonts w:ascii="Times New Roman" w:eastAsia="Times New Roman" w:hAnsi="Times New Roman" w:cs="Times New Roman"/>
          <w:color w:val="FF0000"/>
          <w:sz w:val="28"/>
          <w:szCs w:val="28"/>
          <w:lang w:val="ru-RU" w:eastAsia="en-GB"/>
        </w:rPr>
        <w:t xml:space="preserve">применительно к цифровому праву.. </w:t>
      </w:r>
    </w:p>
    <w:p w14:paraId="488E03D8" w14:textId="3B30E85A" w:rsidR="004D2A1B" w:rsidRDefault="00302E48" w:rsidP="004D2A1B">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В таких условиях </w:t>
      </w:r>
      <w:r w:rsidR="004D2A1B" w:rsidRPr="00124673">
        <w:rPr>
          <w:rFonts w:ascii="Times New Roman" w:eastAsia="Times New Roman" w:hAnsi="Times New Roman" w:cs="Times New Roman"/>
          <w:sz w:val="28"/>
          <w:szCs w:val="28"/>
          <w:lang w:val="ru-RU" w:eastAsia="en-GB"/>
        </w:rPr>
        <w:t xml:space="preserve">в качестве ключевой цели кодификации в </w:t>
      </w:r>
      <w:r w:rsidRPr="00453B75">
        <w:rPr>
          <w:rFonts w:ascii="Times New Roman" w:eastAsia="Times New Roman" w:hAnsi="Times New Roman" w:cs="Times New Roman"/>
          <w:sz w:val="28"/>
          <w:szCs w:val="28"/>
          <w:lang w:val="ru-RU" w:eastAsia="en-GB"/>
        </w:rPr>
        <w:t>информационной</w:t>
      </w:r>
      <w:r w:rsidR="004D2A1B" w:rsidRPr="00124673">
        <w:rPr>
          <w:rFonts w:ascii="Times New Roman" w:eastAsia="Times New Roman" w:hAnsi="Times New Roman" w:cs="Times New Roman"/>
          <w:sz w:val="28"/>
          <w:szCs w:val="28"/>
          <w:lang w:val="ru-RU" w:eastAsia="en-GB"/>
        </w:rPr>
        <w:t xml:space="preserve"> сфере можно рассматривать не</w:t>
      </w:r>
      <w:r w:rsidR="005F430A">
        <w:rPr>
          <w:rFonts w:ascii="Times New Roman" w:eastAsia="Times New Roman" w:hAnsi="Times New Roman" w:cs="Times New Roman"/>
          <w:sz w:val="28"/>
          <w:szCs w:val="28"/>
          <w:lang w:val="ru-RU" w:eastAsia="en-GB"/>
        </w:rPr>
        <w:t xml:space="preserve"> только</w:t>
      </w:r>
      <w:r w:rsidR="004D2A1B" w:rsidRPr="00124673">
        <w:rPr>
          <w:rFonts w:ascii="Times New Roman" w:eastAsia="Times New Roman" w:hAnsi="Times New Roman" w:cs="Times New Roman"/>
          <w:sz w:val="28"/>
          <w:szCs w:val="28"/>
          <w:lang w:val="ru-RU" w:eastAsia="en-GB"/>
        </w:rPr>
        <w:t xml:space="preserve"> в создании норм для прямого заимствования, а в формировании последовательного концептуального каркаса. Такой каркас должен служить прочной базой, которую отдельные отрасли могли бы корректировать и дополнять, исходя из своей собственной специфики.</w:t>
      </w:r>
      <w:r w:rsidR="005F430A">
        <w:rPr>
          <w:rFonts w:ascii="Times New Roman" w:eastAsia="Times New Roman" w:hAnsi="Times New Roman" w:cs="Times New Roman"/>
          <w:sz w:val="28"/>
          <w:szCs w:val="28"/>
          <w:lang w:val="ru-RU" w:eastAsia="en-GB"/>
        </w:rPr>
        <w:t xml:space="preserve"> Может использоваться как для целей бланкетного регулирования, так и для полного заимствования формулировок или приближенного заимствования. </w:t>
      </w:r>
    </w:p>
    <w:p w14:paraId="169C40B6" w14:textId="28925ECF" w:rsidR="00302E48" w:rsidRPr="004D2A1B" w:rsidRDefault="00302E48" w:rsidP="004D2A1B">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В то же время </w:t>
      </w:r>
      <w:r w:rsidRPr="004D2A1B">
        <w:rPr>
          <w:rFonts w:ascii="Times New Roman" w:eastAsia="Times New Roman" w:hAnsi="Times New Roman" w:cs="Times New Roman"/>
          <w:sz w:val="28"/>
          <w:szCs w:val="28"/>
          <w:lang w:val="ru-RU" w:eastAsia="en-GB"/>
        </w:rPr>
        <w:t xml:space="preserve">масштабное влияние информационных факторов на все без исключения отрасли права </w:t>
      </w:r>
      <w:r>
        <w:rPr>
          <w:rFonts w:ascii="Times New Roman" w:eastAsia="Times New Roman" w:hAnsi="Times New Roman" w:cs="Times New Roman"/>
          <w:sz w:val="28"/>
          <w:szCs w:val="28"/>
          <w:lang w:val="ru-RU" w:eastAsia="en-GB"/>
        </w:rPr>
        <w:t>требует от законодателя</w:t>
      </w:r>
      <w:r w:rsidRPr="004D2A1B">
        <w:rPr>
          <w:rFonts w:ascii="Times New Roman" w:eastAsia="Times New Roman" w:hAnsi="Times New Roman" w:cs="Times New Roman"/>
          <w:sz w:val="28"/>
          <w:szCs w:val="28"/>
          <w:lang w:val="ru-RU" w:eastAsia="en-GB"/>
        </w:rPr>
        <w:t xml:space="preserve"> учитывать колоссальное множество межотраслевых связей при разработке универсальных юридических конструкций</w:t>
      </w:r>
      <w:r>
        <w:rPr>
          <w:rFonts w:ascii="Times New Roman" w:eastAsia="Times New Roman" w:hAnsi="Times New Roman" w:cs="Times New Roman"/>
          <w:sz w:val="28"/>
          <w:szCs w:val="28"/>
          <w:lang w:val="ru-RU" w:eastAsia="en-GB"/>
        </w:rPr>
        <w:t>.</w:t>
      </w:r>
    </w:p>
    <w:p w14:paraId="3A7B1D44" w14:textId="39AE469E" w:rsidR="004D2A1B" w:rsidRDefault="00124673" w:rsidP="004D2A1B">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Также стоит отметить трудность кодификации характерные</w:t>
      </w:r>
      <w:r w:rsidR="00C115A3">
        <w:rPr>
          <w:rFonts w:ascii="Times New Roman" w:eastAsia="Times New Roman" w:hAnsi="Times New Roman" w:cs="Times New Roman"/>
          <w:sz w:val="28"/>
          <w:szCs w:val="28"/>
          <w:lang w:val="ru-RU" w:eastAsia="en-GB"/>
        </w:rPr>
        <w:t xml:space="preserve"> адресно для цифрового права как сегмента</w:t>
      </w:r>
      <w:r w:rsidR="004D2A1B">
        <w:rPr>
          <w:rFonts w:ascii="Times New Roman" w:eastAsia="Times New Roman" w:hAnsi="Times New Roman" w:cs="Times New Roman"/>
          <w:sz w:val="28"/>
          <w:szCs w:val="28"/>
          <w:lang w:val="ru-RU" w:eastAsia="en-GB"/>
        </w:rPr>
        <w:t>.</w:t>
      </w:r>
    </w:p>
    <w:p w14:paraId="2B56EBEE" w14:textId="291CB59C" w:rsidR="00E002E7" w:rsidRDefault="00E002E7" w:rsidP="00E002E7">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 xml:space="preserve">Основная сложность кодификации </w:t>
      </w:r>
      <w:r w:rsidRPr="009537E0">
        <w:rPr>
          <w:rFonts w:ascii="Times New Roman" w:hAnsi="Times New Roman" w:cs="Times New Roman"/>
          <w:sz w:val="28"/>
          <w:lang w:val="ru-RU"/>
        </w:rPr>
        <w:t>цифрового сегмента</w:t>
      </w:r>
      <w:r>
        <w:rPr>
          <w:rFonts w:ascii="Times New Roman" w:hAnsi="Times New Roman" w:cs="Times New Roman"/>
          <w:sz w:val="28"/>
          <w:lang w:val="ru-RU"/>
        </w:rPr>
        <w:t xml:space="preserve"> информационного</w:t>
      </w:r>
      <w:r w:rsidRPr="00453B75">
        <w:rPr>
          <w:rFonts w:ascii="Times New Roman" w:hAnsi="Times New Roman" w:cs="Times New Roman"/>
          <w:sz w:val="28"/>
          <w:lang w:val="ru-RU"/>
        </w:rPr>
        <w:t xml:space="preserve"> права заключается в том, что многие регулируемые им </w:t>
      </w:r>
      <w:r w:rsidRPr="00453B75">
        <w:rPr>
          <w:rFonts w:ascii="Times New Roman" w:hAnsi="Times New Roman" w:cs="Times New Roman"/>
          <w:sz w:val="28"/>
          <w:lang w:val="ru-RU"/>
        </w:rPr>
        <w:lastRenderedPageBreak/>
        <w:t xml:space="preserve">отношения находятся в стадии формирования. В этих условиях возникают риски, связанные с недостаточной развитостью законодательства и высокой скоростью изменений, которая может потребовать внесения изменения в кодекс. </w:t>
      </w:r>
    </w:p>
    <w:p w14:paraId="4D6FE661" w14:textId="346C4320" w:rsidR="00C115A3" w:rsidRPr="00453B75" w:rsidRDefault="00C115A3" w:rsidP="00453B75">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При этом распространенным классическим если не сказать, что универсальным подходом к систематизации (кодификации) является обобщение и выверка массива принятого сложившегося законодательства. </w:t>
      </w:r>
    </w:p>
    <w:p w14:paraId="40A5E5EC" w14:textId="19EB8516" w:rsidR="00E002E7" w:rsidRDefault="00E002E7" w:rsidP="00E002E7">
      <w:pPr>
        <w:spacing w:line="360" w:lineRule="auto"/>
        <w:ind w:firstLine="567"/>
        <w:jc w:val="both"/>
        <w:rPr>
          <w:ins w:id="34" w:author="user" w:date="2026-03-27T20:14:00Z"/>
          <w:rFonts w:ascii="Times New Roman" w:hAnsi="Times New Roman" w:cs="Times New Roman"/>
          <w:sz w:val="28"/>
          <w:lang w:val="ru-RU"/>
        </w:rPr>
      </w:pPr>
      <w:r w:rsidRPr="00453B75">
        <w:rPr>
          <w:rFonts w:ascii="Times New Roman" w:hAnsi="Times New Roman" w:cs="Times New Roman"/>
          <w:sz w:val="28"/>
          <w:lang w:val="ru-RU"/>
        </w:rPr>
        <w:t xml:space="preserve">В то же время, возможность такой систематизации обусловлена двумя основными факторами: </w:t>
      </w:r>
    </w:p>
    <w:p w14:paraId="7B5D6884" w14:textId="497F93C0" w:rsidR="00B94544" w:rsidRDefault="00B94544" w:rsidP="00E002E7">
      <w:pPr>
        <w:spacing w:line="360" w:lineRule="auto"/>
        <w:ind w:firstLine="567"/>
        <w:jc w:val="both"/>
        <w:rPr>
          <w:ins w:id="35" w:author="user" w:date="2026-03-27T20:14:00Z"/>
          <w:rFonts w:ascii="Times New Roman" w:hAnsi="Times New Roman" w:cs="Times New Roman"/>
          <w:sz w:val="28"/>
          <w:lang w:val="ru-RU"/>
        </w:rPr>
      </w:pPr>
    </w:p>
    <w:p w14:paraId="3E541A12" w14:textId="29A34038" w:rsidR="00B94544" w:rsidRPr="00453B75" w:rsidRDefault="00B94544" w:rsidP="00E002E7">
      <w:pPr>
        <w:spacing w:line="360" w:lineRule="auto"/>
        <w:ind w:firstLine="567"/>
        <w:jc w:val="both"/>
        <w:rPr>
          <w:rFonts w:ascii="Times New Roman" w:hAnsi="Times New Roman" w:cs="Times New Roman"/>
          <w:sz w:val="28"/>
          <w:lang w:val="ru-RU"/>
        </w:rPr>
      </w:pPr>
      <w:bookmarkStart w:id="36" w:name="_Hlk225534902"/>
      <w:ins w:id="37" w:author="user" w:date="2026-03-27T20:14:00Z">
        <w:r>
          <w:rPr>
            <w:rFonts w:ascii="Times New Roman" w:hAnsi="Times New Roman" w:cs="Times New Roman"/>
            <w:sz w:val="28"/>
            <w:lang w:val="ru-RU"/>
          </w:rPr>
          <w:t>Факторы, которые дополнительно усиливают потребность кодификации</w:t>
        </w:r>
      </w:ins>
    </w:p>
    <w:p w14:paraId="37726E1E" w14:textId="77777777" w:rsidR="00E002E7" w:rsidRPr="00453B75" w:rsidRDefault="00E002E7" w:rsidP="00E002E7">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1. Отношения, которые традиционно считались «неинформационными», под влиянием цифровых технологий приобретают информационный характер. Показательным примером является влияние технологий криптографии и смарт-контрактов на осуществление функций финансовыми организациями, когда часть этих функций передается исполняемому коду.</w:t>
      </w:r>
    </w:p>
    <w:p w14:paraId="3BF75781" w14:textId="77777777" w:rsidR="00E002E7" w:rsidRPr="00453B75" w:rsidRDefault="00E002E7" w:rsidP="00E002E7">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 xml:space="preserve">Требование стабильности отраслевого регулирования (без включения в его число существенного количества информационных (цифровых) обуславливает необходимость того, что такая систематизация должна предшествовать формированию полноценного отраслевого законодательства. </w:t>
      </w:r>
    </w:p>
    <w:p w14:paraId="1AE4CB34" w14:textId="77777777" w:rsidR="00E002E7" w:rsidRPr="00453B75" w:rsidRDefault="00E002E7" w:rsidP="00E002E7">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lastRenderedPageBreak/>
        <w:t>Превентивное законодательство позволит иным отраслям права регулировать свои отношения с учетом цифровой трансформации, без акцента на информационных аспектах.</w:t>
      </w:r>
    </w:p>
    <w:p w14:paraId="56544D7A" w14:textId="77777777" w:rsidR="00E002E7" w:rsidRPr="00453B75" w:rsidRDefault="00E002E7" w:rsidP="00E002E7">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 xml:space="preserve">2. Отношения, которые находятся в стадии формирования часто носят технический, узкоспециализированный и повторяющийся характер, связанный с трансформацией информационной инфраструктуры. Их концептуализация становится возможной при наличии одного или двух консолидирующих актов в цифровой сфере. Примером консолидирующего акта в сфере финансовых рынков является Закон о цифровых финансовых активах. </w:t>
      </w:r>
    </w:p>
    <w:p w14:paraId="7B2D1503" w14:textId="5E4E85A8" w:rsidR="00E002E7" w:rsidRDefault="00E002E7" w:rsidP="00E002E7">
      <w:pPr>
        <w:spacing w:line="360" w:lineRule="auto"/>
        <w:ind w:firstLine="567"/>
        <w:jc w:val="both"/>
        <w:rPr>
          <w:rFonts w:ascii="Times New Roman" w:hAnsi="Times New Roman" w:cs="Times New Roman"/>
          <w:sz w:val="28"/>
          <w:lang w:val="ru-RU"/>
        </w:rPr>
      </w:pPr>
      <w:r w:rsidRPr="00453B75">
        <w:rPr>
          <w:rFonts w:ascii="Times New Roman" w:hAnsi="Times New Roman" w:cs="Times New Roman"/>
          <w:sz w:val="28"/>
          <w:lang w:val="ru-RU"/>
        </w:rPr>
        <w:t xml:space="preserve">В то же время существенный блок вопросов, имеющих характер отличный от оцифровки. Примером является регулирование информационных сред с высокой степенью автономности и децентрализации, требующих пересмотра подходов к их регулированию. С учетом их связью с информационной средой они также могут быть включены в Информационный (цифровой) кодекс. </w:t>
      </w:r>
    </w:p>
    <w:p w14:paraId="056A6A62" w14:textId="7BFA2D27" w:rsidR="005F430A" w:rsidRPr="00453B75" w:rsidRDefault="005F430A" w:rsidP="00E002E7">
      <w:pPr>
        <w:spacing w:line="360" w:lineRule="auto"/>
        <w:ind w:firstLine="567"/>
        <w:jc w:val="both"/>
        <w:rPr>
          <w:rFonts w:ascii="Times New Roman" w:hAnsi="Times New Roman" w:cs="Times New Roman"/>
          <w:sz w:val="28"/>
          <w:lang w:val="ru-RU"/>
        </w:rPr>
      </w:pPr>
      <w:r>
        <w:rPr>
          <w:rFonts w:ascii="Times New Roman" w:hAnsi="Times New Roman" w:cs="Times New Roman"/>
          <w:sz w:val="28"/>
          <w:lang w:val="ru-RU"/>
        </w:rPr>
        <w:t xml:space="preserve">3. В части квантового сегмента целесообразно превентивно регулировать, поскольку технологии развиваются не так быстро. Вопрос в том насколько быстро появятся квантовые компьютеры. Сейчас темпы ускоряются. </w:t>
      </w:r>
    </w:p>
    <w:bookmarkEnd w:id="33"/>
    <w:p w14:paraId="73211970" w14:textId="77777777" w:rsidR="002D0DDF" w:rsidRPr="00453B75" w:rsidRDefault="002D0DDF" w:rsidP="00453B75">
      <w:pPr>
        <w:spacing w:line="360" w:lineRule="auto"/>
        <w:ind w:firstLine="567"/>
        <w:jc w:val="both"/>
        <w:rPr>
          <w:rFonts w:ascii="Times New Roman" w:eastAsia="Times New Roman" w:hAnsi="Times New Roman" w:cs="Times New Roman"/>
          <w:sz w:val="28"/>
          <w:szCs w:val="28"/>
          <w:lang w:val="ru-RU" w:eastAsia="en-GB"/>
        </w:rPr>
      </w:pPr>
    </w:p>
    <w:bookmarkEnd w:id="36"/>
    <w:p w14:paraId="4D35FB6D" w14:textId="77777777" w:rsidR="002530AE" w:rsidRPr="00453B75" w:rsidRDefault="00C24E6C" w:rsidP="00453B75">
      <w:pPr>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lastRenderedPageBreak/>
        <w:t>О кодификации информационного</w:t>
      </w:r>
      <w:r w:rsidR="001756E4" w:rsidRPr="00453B75">
        <w:rPr>
          <w:rFonts w:ascii="Times New Roman" w:eastAsia="Times New Roman" w:hAnsi="Times New Roman" w:cs="Times New Roman"/>
          <w:b/>
          <w:sz w:val="28"/>
          <w:szCs w:val="28"/>
          <w:lang w:val="ru-RU" w:eastAsia="en-GB"/>
        </w:rPr>
        <w:t xml:space="preserve"> и цифрового</w:t>
      </w:r>
      <w:r w:rsidRPr="00453B75">
        <w:rPr>
          <w:rFonts w:ascii="Times New Roman" w:eastAsia="Times New Roman" w:hAnsi="Times New Roman" w:cs="Times New Roman"/>
          <w:b/>
          <w:sz w:val="28"/>
          <w:szCs w:val="28"/>
          <w:lang w:val="ru-RU" w:eastAsia="en-GB"/>
        </w:rPr>
        <w:t xml:space="preserve"> законодательства, о концепции. </w:t>
      </w:r>
    </w:p>
    <w:p w14:paraId="08BBDC5B" w14:textId="77777777" w:rsidR="00E24829" w:rsidRPr="00453B75" w:rsidRDefault="00E24829" w:rsidP="00453B75">
      <w:pPr>
        <w:spacing w:line="360" w:lineRule="auto"/>
        <w:ind w:firstLine="709"/>
        <w:jc w:val="both"/>
        <w:rPr>
          <w:rFonts w:ascii="Times New Roman" w:hAnsi="Times New Roman" w:cs="Times New Roman"/>
          <w:color w:val="FF0000"/>
          <w:sz w:val="28"/>
          <w:szCs w:val="28"/>
          <w:lang w:val="ru-RU"/>
        </w:rPr>
      </w:pPr>
      <w:r w:rsidRPr="00453B75">
        <w:rPr>
          <w:rFonts w:ascii="Times New Roman" w:hAnsi="Times New Roman" w:cs="Times New Roman"/>
          <w:sz w:val="28"/>
          <w:szCs w:val="28"/>
          <w:lang w:val="ru-RU" w:eastAsia="ru-RU" w:bidi="ru-RU"/>
        </w:rPr>
        <w:t>Создание единого Информационного кодекса РФ предлагали такие ученые, как Ю. А. Нисневич, В. А. Копылов, И. В. Бондарь, И. Л. Бачило, Е. С. Лисицина, П. У. Кузнецов</w:t>
      </w:r>
      <w:r w:rsidRPr="00453B75">
        <w:rPr>
          <w:rFonts w:ascii="Times New Roman" w:hAnsi="Times New Roman" w:cs="Times New Roman"/>
          <w:sz w:val="28"/>
          <w:szCs w:val="28"/>
          <w:vertAlign w:val="superscript"/>
          <w:lang w:val="ru-RU" w:eastAsia="ru-RU" w:bidi="ru-RU"/>
        </w:rPr>
        <w:footnoteReference w:id="9"/>
      </w:r>
      <w:r w:rsidRPr="00453B75">
        <w:rPr>
          <w:rFonts w:ascii="Times New Roman" w:hAnsi="Times New Roman" w:cs="Times New Roman"/>
          <w:sz w:val="28"/>
          <w:szCs w:val="28"/>
          <w:lang w:val="ru-RU" w:eastAsia="ru-RU" w:bidi="ru-RU"/>
        </w:rPr>
        <w:t>.</w:t>
      </w:r>
      <w:r w:rsidRPr="00453B75">
        <w:rPr>
          <w:rStyle w:val="ae"/>
          <w:rFonts w:ascii="Times New Roman" w:hAnsi="Times New Roman" w:cs="Times New Roman"/>
          <w:sz w:val="28"/>
          <w:szCs w:val="28"/>
          <w:lang w:val="ru-RU" w:eastAsia="ru-RU" w:bidi="ru-RU"/>
        </w:rPr>
        <w:footnoteReference w:id="10"/>
      </w:r>
    </w:p>
    <w:p w14:paraId="2A01356C" w14:textId="77777777" w:rsidR="00C24E6C" w:rsidRPr="00453B75" w:rsidRDefault="00C24E6C" w:rsidP="00453B7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hAnsi="Times New Roman" w:cs="Times New Roman"/>
          <w:sz w:val="28"/>
          <w:szCs w:val="28"/>
          <w:lang w:val="ru-RU"/>
        </w:rPr>
        <w:t xml:space="preserve">Значительным теоретическим основанием разработки информационного (цифрового) кодекса является </w:t>
      </w:r>
      <w:r w:rsidRPr="00453B75">
        <w:rPr>
          <w:rFonts w:ascii="Times New Roman" w:hAnsi="Times New Roman" w:cs="Times New Roman"/>
          <w:b/>
          <w:bCs/>
          <w:sz w:val="28"/>
          <w:szCs w:val="28"/>
          <w:lang w:val="ru-RU"/>
        </w:rPr>
        <w:t>Концепция информационного кодекса</w:t>
      </w:r>
      <w:r w:rsidRPr="00453B75">
        <w:rPr>
          <w:rStyle w:val="ae"/>
          <w:rFonts w:ascii="Times New Roman" w:hAnsi="Times New Roman" w:cs="Times New Roman"/>
          <w:sz w:val="28"/>
          <w:szCs w:val="28"/>
        </w:rPr>
        <w:footnoteReference w:id="11"/>
      </w:r>
      <w:r w:rsidRPr="00453B75">
        <w:rPr>
          <w:rFonts w:ascii="Times New Roman" w:hAnsi="Times New Roman" w:cs="Times New Roman"/>
          <w:sz w:val="28"/>
          <w:szCs w:val="28"/>
          <w:lang w:val="ru-RU"/>
        </w:rPr>
        <w:t xml:space="preserve">, которая была </w:t>
      </w:r>
      <w:r w:rsidRPr="00453B75">
        <w:rPr>
          <w:rFonts w:ascii="Times New Roman" w:eastAsia="Times New Roman" w:hAnsi="Times New Roman" w:cs="Times New Roman"/>
          <w:sz w:val="28"/>
          <w:szCs w:val="28"/>
          <w:lang w:val="ru-RU" w:eastAsia="en-GB"/>
        </w:rPr>
        <w:t xml:space="preserve">опубликована в 2014 году и остается крайне актуальной в контексте регулирования базовых отраслей права. </w:t>
      </w:r>
    </w:p>
    <w:p w14:paraId="11D86540" w14:textId="40329271" w:rsidR="00124673" w:rsidRPr="0001593D" w:rsidRDefault="00C24E6C" w:rsidP="00124673">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Её ключевая ценность заключается в</w:t>
      </w:r>
      <w:r w:rsidR="00124673">
        <w:rPr>
          <w:rFonts w:ascii="Times New Roman" w:eastAsia="Times New Roman" w:hAnsi="Times New Roman" w:cs="Times New Roman"/>
          <w:sz w:val="28"/>
          <w:szCs w:val="28"/>
          <w:lang w:val="ru-RU" w:eastAsia="en-GB"/>
        </w:rPr>
        <w:t xml:space="preserve"> выработки подходов в части предмета отрасли информационного права, моделей архитектуры и структуры кодекса, </w:t>
      </w:r>
      <w:r w:rsidR="00124673" w:rsidRPr="00124673">
        <w:rPr>
          <w:rFonts w:ascii="Times New Roman" w:eastAsia="Times New Roman" w:hAnsi="Times New Roman" w:cs="Times New Roman"/>
          <w:sz w:val="28"/>
          <w:szCs w:val="28"/>
          <w:lang w:val="ru-RU" w:eastAsia="en-GB"/>
        </w:rPr>
        <w:t>место Информационного кодекса в</w:t>
      </w:r>
      <w:r w:rsidR="00124673" w:rsidRPr="00124673">
        <w:rPr>
          <w:rFonts w:ascii="Times New Roman" w:eastAsia="Times New Roman" w:hAnsi="Times New Roman" w:cs="Times New Roman"/>
          <w:sz w:val="28"/>
          <w:szCs w:val="28"/>
          <w:lang w:val="ru-RU" w:eastAsia="en-GB"/>
        </w:rPr>
        <w:tab/>
        <w:t>системе</w:t>
      </w:r>
      <w:r w:rsidR="000F6F37">
        <w:rPr>
          <w:rFonts w:ascii="Times New Roman" w:eastAsia="Times New Roman" w:hAnsi="Times New Roman" w:cs="Times New Roman"/>
          <w:sz w:val="28"/>
          <w:szCs w:val="28"/>
          <w:lang w:val="ru-RU" w:eastAsia="en-GB"/>
        </w:rPr>
        <w:t xml:space="preserve"> з</w:t>
      </w:r>
      <w:r w:rsidR="00124673" w:rsidRPr="00124673">
        <w:rPr>
          <w:rFonts w:ascii="Times New Roman" w:eastAsia="Times New Roman" w:hAnsi="Times New Roman" w:cs="Times New Roman"/>
          <w:sz w:val="28"/>
          <w:szCs w:val="28"/>
          <w:lang w:val="ru-RU" w:eastAsia="en-GB"/>
        </w:rPr>
        <w:t>аконодательства Российской Федерации</w:t>
      </w:r>
      <w:r w:rsidR="00124673">
        <w:rPr>
          <w:rFonts w:ascii="Times New Roman" w:eastAsia="Times New Roman" w:hAnsi="Times New Roman" w:cs="Times New Roman"/>
          <w:sz w:val="28"/>
          <w:szCs w:val="28"/>
          <w:lang w:val="ru-RU" w:eastAsia="en-GB"/>
        </w:rPr>
        <w:t>.</w:t>
      </w:r>
    </w:p>
    <w:p w14:paraId="057FF24A" w14:textId="6CF6741D" w:rsidR="00124673" w:rsidRPr="00124673" w:rsidRDefault="00124673" w:rsidP="00124673">
      <w:pPr>
        <w:spacing w:line="360" w:lineRule="auto"/>
        <w:ind w:firstLine="709"/>
        <w:jc w:val="both"/>
        <w:rPr>
          <w:rFonts w:ascii="Times New Roman" w:eastAsia="Times New Roman" w:hAnsi="Times New Roman" w:cs="Times New Roman"/>
          <w:sz w:val="28"/>
          <w:szCs w:val="28"/>
          <w:lang w:val="ru-RU" w:eastAsia="en-GB"/>
        </w:rPr>
      </w:pPr>
      <w:r w:rsidRPr="00124673">
        <w:rPr>
          <w:rFonts w:ascii="Times New Roman" w:eastAsia="Times New Roman" w:hAnsi="Times New Roman" w:cs="Times New Roman"/>
          <w:sz w:val="28"/>
          <w:szCs w:val="28"/>
          <w:lang w:val="ru-RU" w:eastAsia="en-GB"/>
        </w:rPr>
        <w:t xml:space="preserve">Особый интерес вызывают: </w:t>
      </w:r>
    </w:p>
    <w:p w14:paraId="187EA899" w14:textId="77777777" w:rsidR="00124673" w:rsidRPr="00124673" w:rsidRDefault="00124673" w:rsidP="00124673">
      <w:pPr>
        <w:spacing w:line="360" w:lineRule="auto"/>
        <w:ind w:firstLine="709"/>
        <w:jc w:val="both"/>
        <w:rPr>
          <w:rFonts w:ascii="Times New Roman" w:eastAsia="Times New Roman" w:hAnsi="Times New Roman" w:cs="Times New Roman"/>
          <w:sz w:val="28"/>
          <w:szCs w:val="28"/>
          <w:lang w:val="ru-RU" w:eastAsia="en-GB"/>
        </w:rPr>
      </w:pPr>
      <w:r w:rsidRPr="00124673">
        <w:rPr>
          <w:rFonts w:ascii="Times New Roman" w:eastAsia="Times New Roman" w:hAnsi="Times New Roman" w:cs="Times New Roman"/>
          <w:sz w:val="28"/>
          <w:szCs w:val="28"/>
          <w:lang w:val="ru-RU" w:eastAsia="en-GB"/>
        </w:rPr>
        <w:t>Глава 3. Подход</w:t>
      </w:r>
      <w:r w:rsidRPr="00124673">
        <w:rPr>
          <w:rFonts w:ascii="Times New Roman" w:eastAsia="Times New Roman" w:hAnsi="Times New Roman" w:cs="Times New Roman"/>
          <w:sz w:val="28"/>
          <w:szCs w:val="28"/>
          <w:lang w:val="ru-RU" w:eastAsia="en-GB"/>
        </w:rPr>
        <w:tab/>
        <w:t>к архитектуре Кодекса</w:t>
      </w:r>
    </w:p>
    <w:p w14:paraId="0B6B4A14" w14:textId="09E486EC" w:rsidR="00C24E6C" w:rsidRDefault="00124673" w:rsidP="00124673">
      <w:pPr>
        <w:spacing w:line="360" w:lineRule="auto"/>
        <w:ind w:firstLine="709"/>
        <w:jc w:val="both"/>
        <w:rPr>
          <w:rFonts w:ascii="Times New Roman" w:eastAsia="Times New Roman" w:hAnsi="Times New Roman" w:cs="Times New Roman"/>
          <w:sz w:val="28"/>
          <w:szCs w:val="28"/>
          <w:lang w:val="ru-RU" w:eastAsia="en-GB"/>
        </w:rPr>
      </w:pPr>
      <w:r w:rsidRPr="00124673">
        <w:rPr>
          <w:rFonts w:ascii="Times New Roman" w:eastAsia="Times New Roman" w:hAnsi="Times New Roman" w:cs="Times New Roman"/>
          <w:sz w:val="28"/>
          <w:szCs w:val="28"/>
          <w:lang w:val="ru-RU" w:eastAsia="en-GB"/>
        </w:rPr>
        <w:t>Глава 9. Структура Информационного кодекса и организационно правовых условиях его разработки</w:t>
      </w:r>
    </w:p>
    <w:p w14:paraId="4A5D1372" w14:textId="77777777" w:rsidR="001E3C45" w:rsidRPr="00453B75" w:rsidRDefault="001E3C45" w:rsidP="001E3C45">
      <w:pPr>
        <w:spacing w:line="360" w:lineRule="auto"/>
        <w:ind w:firstLine="709"/>
        <w:jc w:val="both"/>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lastRenderedPageBreak/>
        <w:t>Подход к архитектуре (Глава 3):</w:t>
      </w:r>
    </w:p>
    <w:p w14:paraId="6FBFDEB8" w14:textId="77777777" w:rsidR="001E3C45" w:rsidRPr="00453B75" w:rsidRDefault="001E3C45" w:rsidP="001E3C4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основе структуризации кодекса лежит трехуровневая иерархическая модель (архитектура) нормативной базы:</w:t>
      </w:r>
    </w:p>
    <w:p w14:paraId="2ED01EAC" w14:textId="77777777" w:rsidR="001E3C45" w:rsidRPr="00453B75" w:rsidRDefault="001E3C45" w:rsidP="001E3C4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Суперинституты – фундаментальные блоки, охватывающие основные сферы регулирования (например, информационные ресурсы, право на информацию, информационная безопасность).</w:t>
      </w:r>
    </w:p>
    <w:p w14:paraId="013580A2" w14:textId="77777777" w:rsidR="001E3C45" w:rsidRPr="00453B75" w:rsidRDefault="001E3C45" w:rsidP="001E3C4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Институты – составные части суперинститутов, регулирующие конкретные группы отношений (например, виды информационных ресурсов, правовой режим ИР).</w:t>
      </w:r>
    </w:p>
    <w:p w14:paraId="7C9479A6" w14:textId="77777777" w:rsidR="001E3C45" w:rsidRPr="00453B75" w:rsidRDefault="001E3C45" w:rsidP="001E3C4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Субинституты (подинституты) – наиболее детальные элементы, регулирующие специфические вопросы (например, документ как вид ИР, обработка как вид работы с ИР).</w:t>
      </w:r>
    </w:p>
    <w:p w14:paraId="670BDB5A" w14:textId="640B180A" w:rsidR="001E3C45" w:rsidRDefault="001E3C45" w:rsidP="001E3C45">
      <w:pPr>
        <w:spacing w:line="360" w:lineRule="auto"/>
        <w:ind w:firstLine="709"/>
        <w:jc w:val="both"/>
        <w:rPr>
          <w:ins w:id="38" w:author="user" w:date="2026-03-27T20:21:00Z"/>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Эта модель обеспечивает системную вертикальную связь норм от общих принципов к конкретным правилам.</w:t>
      </w:r>
    </w:p>
    <w:p w14:paraId="18A62674" w14:textId="2BD848C4" w:rsidR="00FE1F1A" w:rsidRPr="00453B75" w:rsidRDefault="00FE1F1A" w:rsidP="001E3C45">
      <w:pPr>
        <w:spacing w:line="360" w:lineRule="auto"/>
        <w:ind w:firstLine="709"/>
        <w:jc w:val="both"/>
        <w:rPr>
          <w:rFonts w:ascii="Times New Roman" w:eastAsia="Times New Roman" w:hAnsi="Times New Roman" w:cs="Times New Roman"/>
          <w:sz w:val="28"/>
          <w:szCs w:val="28"/>
          <w:lang w:val="ru-RU" w:eastAsia="en-GB"/>
        </w:rPr>
      </w:pPr>
      <w:ins w:id="39" w:author="user" w:date="2026-03-27T20:22:00Z">
        <w:r w:rsidRPr="00D94AE1">
          <w:rPr>
            <w:rFonts w:ascii="Times New Roman" w:eastAsia="Times New Roman" w:hAnsi="Times New Roman" w:cs="Times New Roman"/>
            <w:color w:val="FF0000"/>
            <w:sz w:val="28"/>
            <w:szCs w:val="28"/>
            <w:lang w:val="ru-RU" w:eastAsia="en-GB"/>
          </w:rPr>
          <w:t>#</w:t>
        </w:r>
        <w:r>
          <w:rPr>
            <w:rFonts w:ascii="Times New Roman" w:eastAsia="Times New Roman" w:hAnsi="Times New Roman" w:cs="Times New Roman"/>
            <w:color w:val="FF0000"/>
            <w:sz w:val="28"/>
            <w:szCs w:val="28"/>
            <w:lang w:val="ru-RU" w:eastAsia="en-GB"/>
          </w:rPr>
          <w:t xml:space="preserve"> </w:t>
        </w:r>
      </w:ins>
      <w:ins w:id="40" w:author="user" w:date="2026-03-27T20:23:00Z">
        <w:r>
          <w:rPr>
            <w:rFonts w:ascii="Times New Roman" w:eastAsia="Times New Roman" w:hAnsi="Times New Roman" w:cs="Times New Roman"/>
            <w:color w:val="FF0000"/>
            <w:sz w:val="28"/>
            <w:szCs w:val="28"/>
            <w:lang w:val="ru-RU" w:eastAsia="en-GB"/>
          </w:rPr>
          <w:t>Как выглядит структура на уровне проекта кодекса?</w:t>
        </w:r>
      </w:ins>
    </w:p>
    <w:p w14:paraId="4CEAEF6D" w14:textId="77777777" w:rsidR="001E3C45" w:rsidRPr="00453B75" w:rsidRDefault="001E3C45" w:rsidP="001E3C45">
      <w:pPr>
        <w:spacing w:line="360" w:lineRule="auto"/>
        <w:ind w:firstLine="709"/>
        <w:jc w:val="both"/>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t>Структура кодекса и организация работы (Глава 9):</w:t>
      </w:r>
    </w:p>
    <w:p w14:paraId="6BEFF95E" w14:textId="77777777" w:rsidR="001E3C45" w:rsidRPr="00453B75" w:rsidRDefault="001E3C45" w:rsidP="001E3C4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Кодекс предлагается разделить на Общую и Особенную части.</w:t>
      </w:r>
    </w:p>
    <w:p w14:paraId="703E8401" w14:textId="77777777" w:rsidR="001E3C45" w:rsidRPr="00453B75" w:rsidRDefault="001E3C45" w:rsidP="001E3C4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Особенная часть должна детализировать суперинституты через институты и субинституты. Предлагается, в частности, структурировать суперинститут «Правовой режим информации, ИТ и коммуникаций» по трем </w:t>
      </w:r>
      <w:r w:rsidRPr="00453B75">
        <w:rPr>
          <w:rFonts w:ascii="Times New Roman" w:eastAsia="Times New Roman" w:hAnsi="Times New Roman" w:cs="Times New Roman"/>
          <w:sz w:val="28"/>
          <w:szCs w:val="28"/>
          <w:lang w:val="ru-RU" w:eastAsia="en-GB"/>
        </w:rPr>
        <w:lastRenderedPageBreak/>
        <w:t>блокам: информация, информационные технологии, информационные коммуникации.</w:t>
      </w:r>
    </w:p>
    <w:p w14:paraId="295B1A1E" w14:textId="77777777" w:rsidR="001E3C45" w:rsidRPr="00453B75" w:rsidRDefault="001E3C45" w:rsidP="001E3C4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Ключевой принцип разработки – обеспечение не только вертикальной связи норм внутри своей иерархии, но и горизонтальных связей между институтами разных суперинститутов (например, право на доступ должно быть синхронизировано с нормами о режимах информации).</w:t>
      </w:r>
    </w:p>
    <w:p w14:paraId="2705BF33" w14:textId="77777777" w:rsidR="001E3C45" w:rsidRPr="00453B75" w:rsidRDefault="001E3C45" w:rsidP="001E3C4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Системный подход кодекса позволит упорядочить каждую норму, учесть все аспекты регулируемых отношений и избежать дублирования, характерного для разрозненных законов.</w:t>
      </w:r>
    </w:p>
    <w:p w14:paraId="57A8F9F9" w14:textId="6B430C25" w:rsidR="001E3C45" w:rsidRDefault="001E3C45" w:rsidP="00453B75">
      <w:pPr>
        <w:spacing w:line="360" w:lineRule="auto"/>
        <w:ind w:firstLine="709"/>
        <w:jc w:val="both"/>
        <w:rPr>
          <w:ins w:id="41" w:author="user" w:date="2026-03-27T20:15:00Z"/>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Особое значение придается суперинституту информационной безопасности в контексте международного права и киберпреступности.</w:t>
      </w:r>
    </w:p>
    <w:p w14:paraId="0635CDB9" w14:textId="2F9309F0" w:rsidR="00B94544" w:rsidRDefault="00B94544" w:rsidP="00453B75">
      <w:pPr>
        <w:spacing w:line="360" w:lineRule="auto"/>
        <w:ind w:firstLine="709"/>
        <w:jc w:val="both"/>
        <w:rPr>
          <w:ins w:id="42" w:author="user" w:date="2026-03-27T20:16:00Z"/>
          <w:rFonts w:ascii="Times New Roman" w:eastAsia="Times New Roman" w:hAnsi="Times New Roman" w:cs="Times New Roman"/>
          <w:sz w:val="28"/>
          <w:szCs w:val="28"/>
          <w:lang w:val="ru-RU" w:eastAsia="en-GB"/>
        </w:rPr>
      </w:pPr>
      <w:ins w:id="43" w:author="user" w:date="2026-03-27T20:15:00Z">
        <w:r>
          <w:rPr>
            <w:rFonts w:ascii="Times New Roman" w:eastAsia="Times New Roman" w:hAnsi="Times New Roman" w:cs="Times New Roman"/>
            <w:sz w:val="28"/>
            <w:szCs w:val="28"/>
            <w:lang w:val="ru-RU" w:eastAsia="en-GB"/>
          </w:rPr>
          <w:t>***</w:t>
        </w:r>
      </w:ins>
    </w:p>
    <w:p w14:paraId="36F0FE80" w14:textId="147BD0CE" w:rsidR="00B94544" w:rsidRPr="00FE1F1A" w:rsidRDefault="00FE1F1A" w:rsidP="00FE1F1A">
      <w:pPr>
        <w:spacing w:line="360" w:lineRule="auto"/>
        <w:ind w:firstLine="709"/>
        <w:jc w:val="both"/>
        <w:rPr>
          <w:rFonts w:ascii="Times New Roman" w:eastAsia="Times New Roman" w:hAnsi="Times New Roman" w:cs="Times New Roman"/>
          <w:color w:val="FF0000"/>
          <w:sz w:val="28"/>
          <w:szCs w:val="28"/>
          <w:lang w:val="ru-RU" w:eastAsia="en-GB"/>
          <w:rPrChange w:id="44" w:author="user" w:date="2026-03-27T20:21:00Z">
            <w:rPr>
              <w:rFonts w:ascii="Times New Roman" w:eastAsia="Times New Roman" w:hAnsi="Times New Roman" w:cs="Times New Roman"/>
              <w:sz w:val="28"/>
              <w:szCs w:val="28"/>
              <w:lang w:val="ru-RU" w:eastAsia="en-GB"/>
            </w:rPr>
          </w:rPrChange>
        </w:rPr>
        <w:pPrChange w:id="45" w:author="user" w:date="2026-03-27T20:19:00Z">
          <w:pPr>
            <w:spacing w:line="360" w:lineRule="auto"/>
            <w:ind w:firstLine="709"/>
            <w:jc w:val="both"/>
          </w:pPr>
        </w:pPrChange>
      </w:pPr>
      <w:ins w:id="46" w:author="user" w:date="2026-03-27T20:18:00Z">
        <w:r w:rsidRPr="00FE1F1A">
          <w:rPr>
            <w:rFonts w:ascii="Times New Roman" w:eastAsia="Times New Roman" w:hAnsi="Times New Roman" w:cs="Times New Roman"/>
            <w:color w:val="FF0000"/>
            <w:sz w:val="28"/>
            <w:szCs w:val="28"/>
            <w:lang w:val="ru-RU" w:eastAsia="en-GB"/>
            <w:rPrChange w:id="47" w:author="user" w:date="2026-03-27T20:21:00Z">
              <w:rPr>
                <w:rStyle w:val="a3"/>
                <w:rFonts w:ascii="Arial" w:hAnsi="Arial" w:cs="Arial"/>
                <w:color w:val="333333"/>
                <w:shd w:val="clear" w:color="auto" w:fill="FFFFFF"/>
              </w:rPr>
            </w:rPrChange>
          </w:rPr>
          <w:t>#</w:t>
        </w:r>
        <w:r w:rsidRPr="00FE1F1A">
          <w:rPr>
            <w:rFonts w:ascii="Times New Roman" w:eastAsia="Times New Roman" w:hAnsi="Times New Roman" w:cs="Times New Roman"/>
            <w:color w:val="FF0000"/>
            <w:sz w:val="28"/>
            <w:szCs w:val="28"/>
            <w:lang w:val="ru-RU" w:eastAsia="en-GB"/>
            <w:rPrChange w:id="48" w:author="user" w:date="2026-03-27T20:21:00Z">
              <w:rPr>
                <w:rStyle w:val="a3"/>
                <w:rFonts w:ascii="Arial" w:hAnsi="Arial" w:cs="Arial"/>
                <w:color w:val="333333"/>
                <w:shd w:val="clear" w:color="auto" w:fill="FFFFFF"/>
                <w:lang w:val="ru-RU"/>
              </w:rPr>
            </w:rPrChange>
          </w:rPr>
          <w:t xml:space="preserve"> </w:t>
        </w:r>
      </w:ins>
      <w:ins w:id="49" w:author="user" w:date="2026-03-27T20:21:00Z">
        <w:r w:rsidRPr="00FE1F1A">
          <w:rPr>
            <w:rFonts w:ascii="Times New Roman" w:eastAsia="Times New Roman" w:hAnsi="Times New Roman" w:cs="Times New Roman"/>
            <w:color w:val="FF0000"/>
            <w:sz w:val="28"/>
            <w:szCs w:val="28"/>
            <w:lang w:val="ru-RU" w:eastAsia="en-GB"/>
            <w:rPrChange w:id="50" w:author="user" w:date="2026-03-27T20:21:00Z">
              <w:rPr>
                <w:rFonts w:ascii="Times New Roman" w:eastAsia="Times New Roman" w:hAnsi="Times New Roman" w:cs="Times New Roman"/>
                <w:sz w:val="28"/>
                <w:szCs w:val="28"/>
                <w:lang w:eastAsia="en-GB"/>
              </w:rPr>
            </w:rPrChange>
          </w:rPr>
          <w:t>Концепция</w:t>
        </w:r>
        <w:r w:rsidRPr="00FE1F1A">
          <w:rPr>
            <w:rFonts w:ascii="Times New Roman" w:eastAsia="Times New Roman" w:hAnsi="Times New Roman" w:cs="Times New Roman"/>
            <w:color w:val="FF0000"/>
            <w:sz w:val="28"/>
            <w:szCs w:val="28"/>
            <w:lang w:val="ru-RU" w:eastAsia="en-GB"/>
            <w:rPrChange w:id="51" w:author="user" w:date="2026-03-27T20:21:00Z">
              <w:rPr>
                <w:rFonts w:ascii="Times New Roman" w:eastAsia="Times New Roman" w:hAnsi="Times New Roman" w:cs="Times New Roman"/>
                <w:sz w:val="28"/>
                <w:szCs w:val="28"/>
                <w:lang w:eastAsia="en-GB"/>
              </w:rPr>
            </w:rPrChange>
          </w:rPr>
          <w:tab/>
          <w:t>Информационного</w:t>
        </w:r>
        <w:r w:rsidRPr="00FE1F1A">
          <w:rPr>
            <w:rFonts w:ascii="Times New Roman" w:eastAsia="Times New Roman" w:hAnsi="Times New Roman" w:cs="Times New Roman"/>
            <w:color w:val="FF0000"/>
            <w:sz w:val="28"/>
            <w:szCs w:val="28"/>
            <w:lang w:val="ru-RU" w:eastAsia="en-GB"/>
            <w:rPrChange w:id="52" w:author="user" w:date="2026-03-27T20:21:00Z">
              <w:rPr>
                <w:rFonts w:ascii="Times New Roman" w:eastAsia="Times New Roman" w:hAnsi="Times New Roman" w:cs="Times New Roman"/>
                <w:sz w:val="28"/>
                <w:szCs w:val="28"/>
                <w:lang w:eastAsia="en-GB"/>
              </w:rPr>
            </w:rPrChange>
          </w:rPr>
          <w:tab/>
          <w:t>кодекса. Особое</w:t>
        </w:r>
        <w:r w:rsidRPr="00FE1F1A">
          <w:rPr>
            <w:rFonts w:ascii="Times New Roman" w:eastAsia="Times New Roman" w:hAnsi="Times New Roman" w:cs="Times New Roman"/>
            <w:color w:val="FF0000"/>
            <w:sz w:val="28"/>
            <w:szCs w:val="28"/>
            <w:lang w:val="ru-RU" w:eastAsia="en-GB"/>
            <w:rPrChange w:id="53" w:author="user" w:date="2026-03-27T20:21:00Z">
              <w:rPr>
                <w:rFonts w:ascii="Times New Roman" w:eastAsia="Times New Roman" w:hAnsi="Times New Roman" w:cs="Times New Roman"/>
                <w:sz w:val="28"/>
                <w:szCs w:val="28"/>
                <w:lang w:eastAsia="en-GB"/>
              </w:rPr>
            </w:rPrChange>
          </w:rPr>
          <w:tab/>
          <w:t>мнение.</w:t>
        </w:r>
        <w:r w:rsidRPr="00FE1F1A">
          <w:rPr>
            <w:rFonts w:ascii="Times New Roman" w:eastAsia="Times New Roman" w:hAnsi="Times New Roman" w:cs="Times New Roman"/>
            <w:color w:val="FF0000"/>
            <w:sz w:val="28"/>
            <w:szCs w:val="28"/>
            <w:lang w:val="ru-RU" w:eastAsia="en-GB"/>
            <w:rPrChange w:id="54" w:author="user" w:date="2026-03-27T20:21:00Z">
              <w:rPr>
                <w:rFonts w:ascii="Times New Roman" w:eastAsia="Times New Roman" w:hAnsi="Times New Roman" w:cs="Times New Roman"/>
                <w:sz w:val="28"/>
                <w:szCs w:val="28"/>
                <w:lang w:eastAsia="en-GB"/>
              </w:rPr>
            </w:rPrChange>
          </w:rPr>
          <w:tab/>
          <w:t xml:space="preserve"> </w:t>
        </w:r>
        <w:r w:rsidRPr="00FE1F1A">
          <w:rPr>
            <w:rFonts w:ascii="Times New Roman" w:eastAsia="Times New Roman" w:hAnsi="Times New Roman" w:cs="Times New Roman"/>
            <w:color w:val="FF0000"/>
            <w:sz w:val="28"/>
            <w:szCs w:val="28"/>
            <w:lang w:eastAsia="en-GB"/>
            <w:rPrChange w:id="55" w:author="user" w:date="2026-03-27T20:21:00Z">
              <w:rPr>
                <w:rFonts w:ascii="Times New Roman" w:eastAsia="Times New Roman" w:hAnsi="Times New Roman" w:cs="Times New Roman"/>
                <w:sz w:val="28"/>
                <w:szCs w:val="28"/>
                <w:lang w:eastAsia="en-GB"/>
              </w:rPr>
            </w:rPrChange>
          </w:rPr>
          <w:t>(Андрющенко Е.С.)</w:t>
        </w:r>
        <w:r w:rsidRPr="00FE1F1A">
          <w:rPr>
            <w:rFonts w:ascii="Times New Roman" w:eastAsia="Times New Roman" w:hAnsi="Times New Roman" w:cs="Times New Roman"/>
            <w:color w:val="FF0000"/>
            <w:sz w:val="28"/>
            <w:szCs w:val="28"/>
            <w:lang w:eastAsia="en-GB"/>
            <w:rPrChange w:id="56" w:author="user" w:date="2026-03-27T20:21:00Z">
              <w:rPr>
                <w:rFonts w:ascii="Times New Roman" w:eastAsia="Times New Roman" w:hAnsi="Times New Roman" w:cs="Times New Roman"/>
                <w:sz w:val="28"/>
                <w:szCs w:val="28"/>
                <w:lang w:eastAsia="en-GB"/>
              </w:rPr>
            </w:rPrChange>
          </w:rPr>
          <w:tab/>
          <w:t xml:space="preserve"> Приложение 1.</w:t>
        </w:r>
      </w:ins>
      <w:ins w:id="57" w:author="user" w:date="2026-03-27T20:22:00Z">
        <w:r>
          <w:rPr>
            <w:rStyle w:val="ae"/>
            <w:rFonts w:ascii="Times New Roman" w:eastAsia="Times New Roman" w:hAnsi="Times New Roman" w:cs="Times New Roman"/>
            <w:color w:val="FF0000"/>
            <w:sz w:val="28"/>
            <w:szCs w:val="28"/>
            <w:lang w:eastAsia="en-GB"/>
          </w:rPr>
          <w:footnoteReference w:id="12"/>
        </w:r>
      </w:ins>
    </w:p>
    <w:p w14:paraId="73881E96" w14:textId="36D6D7E8" w:rsidR="00124673" w:rsidRPr="00453B75" w:rsidRDefault="00124673" w:rsidP="00D8342B">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Идея принятия информационного кодекса нашла отражение в принятии Модельного кодекса СНГ.</w:t>
      </w:r>
    </w:p>
    <w:p w14:paraId="278F975E" w14:textId="77777777" w:rsidR="00C115A3" w:rsidRPr="00453B75" w:rsidRDefault="00C115A3" w:rsidP="00C115A3">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Кодекс СНГ фундаментально определяет сферу регулирования через два ключевых понятия: информационные отношения (создание, распространение, использование информации – ст. 9) и информационно-</w:t>
      </w:r>
      <w:r w:rsidRPr="00453B75">
        <w:rPr>
          <w:rFonts w:ascii="Times New Roman" w:eastAsia="Times New Roman" w:hAnsi="Times New Roman" w:cs="Times New Roman"/>
          <w:sz w:val="28"/>
          <w:szCs w:val="28"/>
          <w:lang w:val="ru-RU" w:eastAsia="en-GB"/>
        </w:rPr>
        <w:lastRenderedPageBreak/>
        <w:t>инфраструктурные отношения (деятельность в сфере инфраструктуры, услуг, технологий и безопасности – ст. 9). Эти две категории по своей сути выполняют роль концептуальных «суперинститутов», задающих основные предметные блоки регулирования. Однако декларируемый в ст. 1 баланс не выдерживается: инфраструктурным вопросам посвящено лишь две общие статьи (ст. 11, 12 о роли государства), что свидетельствует о явном структурном перекосе в сторону регулирования самой информации, а не цифровой среды ее обращения.</w:t>
      </w:r>
    </w:p>
    <w:p w14:paraId="2AB76B3C" w14:textId="77777777" w:rsidR="00C115A3" w:rsidRPr="00453B75" w:rsidRDefault="00C115A3" w:rsidP="00C115A3">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Институциональное наполнение. В рамках базовых блоков отношения кодекс выстраивает классические институты:</w:t>
      </w:r>
    </w:p>
    <w:p w14:paraId="5999B31D" w14:textId="77777777" w:rsidR="00C115A3" w:rsidRPr="00453B75" w:rsidRDefault="00C115A3" w:rsidP="00C115A3">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Институт основных прав и свобод в информационной сфере (глава 2: ст. 4-8).</w:t>
      </w:r>
    </w:p>
    <w:p w14:paraId="787942F6" w14:textId="77777777" w:rsidR="00C115A3" w:rsidRPr="00453B75" w:rsidRDefault="00C115A3" w:rsidP="00C115A3">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Институт субъектов и объектов (глава 3: ст. 9-10).</w:t>
      </w:r>
    </w:p>
    <w:p w14:paraId="5F0AD8FE" w14:textId="77777777" w:rsidR="00C115A3" w:rsidRPr="00453B75" w:rsidRDefault="00C115A3" w:rsidP="00C115A3">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Институт государственной политики (глава 4: ст. 11-12).</w:t>
      </w:r>
    </w:p>
    <w:p w14:paraId="1CE95F82" w14:textId="1B367A72" w:rsidR="00C115A3" w:rsidRPr="00453B75" w:rsidRDefault="00C115A3" w:rsidP="00453B7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Институт информации (заложен в разделе II).</w:t>
      </w:r>
    </w:p>
    <w:p w14:paraId="60D79971" w14:textId="77777777" w:rsidR="00C115A3" w:rsidRPr="00C115A3" w:rsidRDefault="00C115A3" w:rsidP="00C115A3">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Структура Модельного кодекса</w:t>
      </w:r>
      <w:r w:rsidRPr="00C115A3">
        <w:rPr>
          <w:rFonts w:ascii="Times New Roman" w:eastAsia="Times New Roman" w:hAnsi="Times New Roman" w:cs="Times New Roman"/>
          <w:sz w:val="28"/>
          <w:szCs w:val="28"/>
          <w:lang w:val="ru-RU" w:eastAsia="en-GB"/>
        </w:rPr>
        <w:t>.</w:t>
      </w:r>
    </w:p>
    <w:p w14:paraId="4A2665E8" w14:textId="267AE3EC" w:rsidR="00C115A3" w:rsidRPr="00C115A3" w:rsidRDefault="00C115A3" w:rsidP="00C115A3">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C115A3">
        <w:rPr>
          <w:rFonts w:ascii="Times New Roman" w:eastAsia="Times New Roman" w:hAnsi="Times New Roman" w:cs="Times New Roman"/>
          <w:sz w:val="28"/>
          <w:szCs w:val="28"/>
          <w:lang w:val="ru-RU" w:eastAsia="en-GB"/>
        </w:rPr>
        <w:t>Общая часть (Раздел I). Полностью соответствует концепции. Включает:</w:t>
      </w:r>
    </w:p>
    <w:p w14:paraId="3E2057AA" w14:textId="029C9B40" w:rsidR="00C115A3" w:rsidRPr="00C115A3" w:rsidRDefault="00C115A3" w:rsidP="00C115A3">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C115A3">
        <w:rPr>
          <w:rFonts w:ascii="Times New Roman" w:eastAsia="Times New Roman" w:hAnsi="Times New Roman" w:cs="Times New Roman"/>
          <w:sz w:val="28"/>
          <w:szCs w:val="28"/>
          <w:lang w:val="ru-RU" w:eastAsia="en-GB"/>
        </w:rPr>
        <w:t>Основы законодательства (цели, принципы, иерархия актов, где кодекс ставится вслед за Конституцией – ст. 3).</w:t>
      </w:r>
    </w:p>
    <w:p w14:paraId="79CFDB30" w14:textId="13639001" w:rsidR="00C115A3" w:rsidRPr="00C115A3" w:rsidRDefault="00C115A3" w:rsidP="00C115A3">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C115A3">
        <w:rPr>
          <w:rFonts w:ascii="Times New Roman" w:eastAsia="Times New Roman" w:hAnsi="Times New Roman" w:cs="Times New Roman"/>
          <w:sz w:val="28"/>
          <w:szCs w:val="28"/>
          <w:lang w:val="ru-RU" w:eastAsia="en-GB"/>
        </w:rPr>
        <w:t>Гарантии прав (базовый статус субъектов).</w:t>
      </w:r>
    </w:p>
    <w:p w14:paraId="3618B6C0" w14:textId="19E82967" w:rsidR="00C115A3" w:rsidRPr="00C115A3" w:rsidRDefault="00C115A3" w:rsidP="00C115A3">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lastRenderedPageBreak/>
        <w:t xml:space="preserve">- </w:t>
      </w:r>
      <w:r w:rsidRPr="00C115A3">
        <w:rPr>
          <w:rFonts w:ascii="Times New Roman" w:eastAsia="Times New Roman" w:hAnsi="Times New Roman" w:cs="Times New Roman"/>
          <w:sz w:val="28"/>
          <w:szCs w:val="28"/>
          <w:lang w:val="ru-RU" w:eastAsia="en-GB"/>
        </w:rPr>
        <w:t>Субъекты и объекты (определение ключевых понятий).</w:t>
      </w:r>
    </w:p>
    <w:p w14:paraId="6D27B665" w14:textId="41EFA7D0" w:rsidR="00C115A3" w:rsidRPr="00C115A3" w:rsidRDefault="00C115A3" w:rsidP="00C115A3">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 </w:t>
      </w:r>
      <w:r w:rsidRPr="00C115A3">
        <w:rPr>
          <w:rFonts w:ascii="Times New Roman" w:eastAsia="Times New Roman" w:hAnsi="Times New Roman" w:cs="Times New Roman"/>
          <w:sz w:val="28"/>
          <w:szCs w:val="28"/>
          <w:lang w:val="ru-RU" w:eastAsia="en-GB"/>
        </w:rPr>
        <w:t>Функции государства (закладывает основы для отраслевого регулирования). Эта часть носит системообразующий и декларативно-принципиальный характер.</w:t>
      </w:r>
    </w:p>
    <w:p w14:paraId="6B87594F" w14:textId="47A31D11" w:rsidR="00BD6080" w:rsidRDefault="00C115A3" w:rsidP="00D8342B">
      <w:pPr>
        <w:spacing w:line="360" w:lineRule="auto"/>
        <w:ind w:firstLine="709"/>
        <w:jc w:val="both"/>
        <w:rPr>
          <w:rFonts w:ascii="Times New Roman" w:eastAsia="Times New Roman" w:hAnsi="Times New Roman" w:cs="Times New Roman"/>
          <w:sz w:val="28"/>
          <w:szCs w:val="28"/>
          <w:lang w:val="ru-RU" w:eastAsia="en-GB"/>
        </w:rPr>
      </w:pPr>
      <w:r w:rsidRPr="00C115A3">
        <w:rPr>
          <w:rFonts w:ascii="Times New Roman" w:eastAsia="Times New Roman" w:hAnsi="Times New Roman" w:cs="Times New Roman"/>
          <w:sz w:val="28"/>
          <w:szCs w:val="28"/>
          <w:lang w:val="ru-RU" w:eastAsia="en-GB"/>
        </w:rPr>
        <w:t>Особенная часть (Раздел II и далее). В предоставленном фрагменте начинается с Главы 1 «Основные положения об информации» (ст. 13), что подтверждает намерение детализировать регулирование по предметным блокам (институтам), вытекающим из Общей части. Однако, судя по лаконичности и общему характеру первых статей, можно сделать вывод, что Модельный кодекс СНГ задает скорее рамочную, «верхушечную» структуру, оставляя детальное наполнение институтов и субинститутов на усмотрение национальных парламентов.</w:t>
      </w:r>
    </w:p>
    <w:p w14:paraId="579EDE3B" w14:textId="6464EC9C" w:rsidR="005F430A" w:rsidRDefault="005F430A" w:rsidP="00D8342B">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Несмотря на то, что инфраструктура заявлена в предмете регулирования кодекса наряду с информацией непосредственно инфраструктуре внимание не уделяется. </w:t>
      </w:r>
    </w:p>
    <w:p w14:paraId="4AB6FCB5" w14:textId="15240FDE" w:rsidR="005F430A" w:rsidRDefault="005F430A" w:rsidP="00D8342B">
      <w:pPr>
        <w:spacing w:line="360" w:lineRule="auto"/>
        <w:ind w:firstLine="709"/>
        <w:jc w:val="both"/>
        <w:rPr>
          <w:rFonts w:ascii="Times New Roman" w:eastAsia="Times New Roman" w:hAnsi="Times New Roman" w:cs="Times New Roman"/>
          <w:color w:val="C00000"/>
          <w:sz w:val="28"/>
          <w:szCs w:val="28"/>
          <w:lang w:val="ru-RU" w:eastAsia="en-GB"/>
        </w:rPr>
      </w:pPr>
      <w:r>
        <w:rPr>
          <w:rFonts w:ascii="Times New Roman" w:eastAsia="Times New Roman" w:hAnsi="Times New Roman" w:cs="Times New Roman"/>
          <w:sz w:val="28"/>
          <w:szCs w:val="28"/>
          <w:lang w:val="ru-RU" w:eastAsia="en-GB"/>
        </w:rPr>
        <w:t xml:space="preserve">Компенсируется концепциями цифровых кодексов… </w:t>
      </w:r>
    </w:p>
    <w:p w14:paraId="464F0A6E" w14:textId="77777777" w:rsidR="00C24E6C" w:rsidRPr="00453B75" w:rsidRDefault="00C24E6C" w:rsidP="00453B7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w:t>
      </w:r>
    </w:p>
    <w:p w14:paraId="5A762FFB" w14:textId="77777777" w:rsidR="000F6F37" w:rsidRPr="000F6F37" w:rsidRDefault="000F6F37" w:rsidP="000F6F37">
      <w:pPr>
        <w:spacing w:line="360" w:lineRule="auto"/>
        <w:ind w:firstLine="709"/>
        <w:jc w:val="both"/>
        <w:rPr>
          <w:rFonts w:ascii="Times New Roman" w:eastAsia="Times New Roman" w:hAnsi="Times New Roman" w:cs="Times New Roman"/>
          <w:sz w:val="28"/>
          <w:szCs w:val="28"/>
          <w:lang w:val="ru-RU" w:eastAsia="ru-RU"/>
        </w:rPr>
      </w:pPr>
      <w:r w:rsidRPr="000F6F37">
        <w:rPr>
          <w:rFonts w:ascii="Times New Roman" w:eastAsia="Times New Roman" w:hAnsi="Times New Roman" w:cs="Times New Roman"/>
          <w:sz w:val="28"/>
          <w:szCs w:val="28"/>
          <w:lang w:val="ru-RU" w:eastAsia="ru-RU"/>
        </w:rPr>
        <w:t xml:space="preserve">Идея разработки Цифрового кодекса в России была впервые публично озвучена Министерством цифрового развития, связи и массовых коммуникаций РФ (Минцифры России) 15 августа 2023 года в рамках проекта Стратегии развития отрасли связи до 2035 года. Данная Стратегия была утверждена распоряжением Правительства Российской Федерации 24 ноября </w:t>
      </w:r>
      <w:r w:rsidRPr="000F6F37">
        <w:rPr>
          <w:rFonts w:ascii="Times New Roman" w:eastAsia="Times New Roman" w:hAnsi="Times New Roman" w:cs="Times New Roman"/>
          <w:sz w:val="28"/>
          <w:szCs w:val="28"/>
          <w:lang w:val="ru-RU" w:eastAsia="ru-RU"/>
        </w:rPr>
        <w:lastRenderedPageBreak/>
        <w:t>2023 г., где создание Цифрового кодекса было обозначено как одна из ключевых законодательных инициатив.</w:t>
      </w:r>
    </w:p>
    <w:p w14:paraId="031B8F0C" w14:textId="77777777" w:rsidR="000F6F37" w:rsidRPr="000F6F37" w:rsidRDefault="000F6F37" w:rsidP="000F6F37">
      <w:pPr>
        <w:spacing w:line="360" w:lineRule="auto"/>
        <w:ind w:firstLine="709"/>
        <w:jc w:val="both"/>
        <w:rPr>
          <w:rFonts w:ascii="Times New Roman" w:eastAsia="Times New Roman" w:hAnsi="Times New Roman" w:cs="Times New Roman"/>
          <w:sz w:val="28"/>
          <w:szCs w:val="28"/>
          <w:lang w:val="ru-RU" w:eastAsia="ru-RU"/>
        </w:rPr>
      </w:pPr>
      <w:r w:rsidRPr="000F6F37">
        <w:rPr>
          <w:rFonts w:ascii="Times New Roman" w:eastAsia="Times New Roman" w:hAnsi="Times New Roman" w:cs="Times New Roman"/>
          <w:sz w:val="28"/>
          <w:szCs w:val="28"/>
          <w:lang w:val="ru-RU" w:eastAsia="ru-RU"/>
        </w:rPr>
        <w:t>Авторы идеи обосновывают потребность именно в цифровом, а не просто в обновленном информационном кодексе тем, что современное регулирование должно выходить за рамки традиционных вопросов обращения информации (доступ, документирование) и комплексно охватывать новые цифровые отношения: большие данные, искусственный интеллект, цифровые платформы, «сквозные» технологии и цифровые активы. Между тем, в доктрине остается острым вопрос о соотношении информационного и цифрового права: возможно ли их содержательное разграничение, или же оно будет носить формальный характер? Это напрямую связано с открытой дискуссией относительно названия будущего кодекса, которое определит его предмет, структуру и место в системе законодательства.</w:t>
      </w:r>
    </w:p>
    <w:p w14:paraId="30B2EEF6" w14:textId="77777777" w:rsidR="00805F1A" w:rsidRDefault="000F6F37" w:rsidP="00453B75">
      <w:pPr>
        <w:pStyle w:val="af5"/>
        <w:spacing w:before="0" w:beforeAutospacing="0" w:after="0" w:afterAutospacing="0" w:line="360" w:lineRule="auto"/>
        <w:ind w:firstLine="540"/>
        <w:jc w:val="both"/>
        <w:rPr>
          <w:sz w:val="28"/>
          <w:szCs w:val="28"/>
        </w:rPr>
      </w:pPr>
      <w:r w:rsidRPr="000F6F37">
        <w:rPr>
          <w:sz w:val="28"/>
          <w:szCs w:val="28"/>
        </w:rPr>
        <w:t xml:space="preserve">Интересен опыт соседних государств. Так, в Кыргызской Республике Цифровой кодекс уже принят (вступил в силу в 2022 году). В Казахстане также разработан и действует Предпринимательский кодекс, включающий в себя отдельный раздел, регулирующий цифровые активы и криптовалюты, а ведется активная работа над концепцией более широкого цифрового законодательства. </w:t>
      </w:r>
    </w:p>
    <w:p w14:paraId="5B8625B6" w14:textId="77777777" w:rsidR="00805F1A" w:rsidRPr="00453B75" w:rsidRDefault="00805F1A" w:rsidP="00805F1A">
      <w:pPr>
        <w:pStyle w:val="af5"/>
        <w:spacing w:before="0" w:beforeAutospacing="0" w:after="0" w:afterAutospacing="0" w:line="360" w:lineRule="auto"/>
        <w:ind w:firstLine="540"/>
        <w:jc w:val="both"/>
        <w:rPr>
          <w:sz w:val="28"/>
          <w:szCs w:val="28"/>
        </w:rPr>
      </w:pPr>
      <w:r>
        <w:rPr>
          <w:sz w:val="28"/>
          <w:szCs w:val="28"/>
        </w:rPr>
        <w:t xml:space="preserve">В последних редакциях существенное внимание уделяется цифровым записям. Читая эти кодексы складывается впечатление что мир превращается в роботов. </w:t>
      </w:r>
    </w:p>
    <w:p w14:paraId="66853C4A" w14:textId="71E67211" w:rsidR="000F6F37" w:rsidRDefault="000F6F37" w:rsidP="00453B75">
      <w:pPr>
        <w:pStyle w:val="af5"/>
        <w:spacing w:before="0" w:beforeAutospacing="0" w:after="0" w:afterAutospacing="0" w:line="360" w:lineRule="auto"/>
        <w:ind w:firstLine="540"/>
        <w:jc w:val="both"/>
        <w:rPr>
          <w:sz w:val="28"/>
          <w:szCs w:val="28"/>
        </w:rPr>
      </w:pPr>
      <w:r w:rsidRPr="000F6F37">
        <w:rPr>
          <w:sz w:val="28"/>
          <w:szCs w:val="28"/>
        </w:rPr>
        <w:lastRenderedPageBreak/>
        <w:t>Специфика этих документов часто заключается в том, что они либо фокусируются на регулировании цифровой инфраструктуры и технологий (как в Кыргызстане), либо, стремясь к универсальности, сводят частные правовые институты к общим цифровым категориям. Яркий пример — попытки объединить или соотнести специальный институт обработки персональных данных с более широким институтом цифровых (обезличенных) данных, что вызывает дискуссии о балансе между гибкостью регулирования и защитой конкретных прав граждан</w:t>
      </w:r>
      <w:r>
        <w:rPr>
          <w:sz w:val="28"/>
          <w:szCs w:val="28"/>
        </w:rPr>
        <w:t>.</w:t>
      </w:r>
    </w:p>
    <w:p w14:paraId="19D3583E" w14:textId="69B0570E" w:rsidR="00805F1A" w:rsidRPr="00453B75" w:rsidRDefault="00805F1A" w:rsidP="00453B75">
      <w:pPr>
        <w:pStyle w:val="af5"/>
        <w:spacing w:before="0" w:beforeAutospacing="0" w:after="0" w:afterAutospacing="0" w:line="360" w:lineRule="auto"/>
        <w:ind w:firstLine="540"/>
        <w:jc w:val="both"/>
        <w:rPr>
          <w:sz w:val="28"/>
          <w:szCs w:val="28"/>
        </w:rPr>
      </w:pPr>
      <w:r>
        <w:rPr>
          <w:sz w:val="28"/>
          <w:szCs w:val="28"/>
        </w:rPr>
        <w:t>И здесь стоит согласиться с мнениями авторов которые указывают на то, что самостоятельное выделение цифрового права по критерию цифровой формы неоправданно дробит его на части. Таким образом нужен баланс, который бы учитывал как специфику информации как объекта так и инфраструктуы.</w:t>
      </w:r>
    </w:p>
    <w:p w14:paraId="761CD281" w14:textId="671C1D12" w:rsidR="00FA4F41" w:rsidRPr="00453B75" w:rsidRDefault="00FA4F41" w:rsidP="009537E0">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По мнению Поляковой Т.А., Троян Н.А. нецелесообразно рассматривать вопрос о формировании Цифрового кодекса, а тем более отдельной отрасли права. Следует признать, что в рамках информационного законодательства продолжается активное развитие процессов, которые постепенно переходят в цифровую область. Поэтому правовое регулирование в сфере цифровых технологий в настоящее время можно считать лишь активно развивающейся частью информационного права, поэтому оно не сможет полностью заменить Информационный кодекс. (С.39)</w:t>
      </w:r>
      <w:r w:rsidRPr="00453B75">
        <w:rPr>
          <w:rStyle w:val="ae"/>
          <w:rFonts w:ascii="Times New Roman" w:hAnsi="Times New Roman" w:cs="Times New Roman"/>
          <w:sz w:val="28"/>
          <w:szCs w:val="28"/>
          <w:lang w:val="ru-RU"/>
        </w:rPr>
        <w:footnoteReference w:id="13"/>
      </w:r>
    </w:p>
    <w:p w14:paraId="31F73CED" w14:textId="150028E1" w:rsidR="000F6F37" w:rsidRPr="00453B75" w:rsidRDefault="000F6F37" w:rsidP="000F6F37">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lastRenderedPageBreak/>
        <w:t>Дейнеко А.Г. отмечает, что принятие Цифрового кодекса Российской Федерации разделит информационные отношения на две неравные части, спровоцирует появление коллизий в законодательстве и не вполне адекватно технической природе информационных отношений</w:t>
      </w:r>
      <w:r w:rsidRPr="00453B75">
        <w:rPr>
          <w:rStyle w:val="ae"/>
          <w:rFonts w:ascii="Times New Roman" w:hAnsi="Times New Roman" w:cs="Times New Roman"/>
          <w:sz w:val="28"/>
          <w:szCs w:val="28"/>
          <w:lang w:val="ru-RU"/>
        </w:rPr>
        <w:footnoteReference w:id="14"/>
      </w:r>
      <w:r w:rsidRPr="00453B75">
        <w:rPr>
          <w:rFonts w:ascii="Times New Roman" w:hAnsi="Times New Roman" w:cs="Times New Roman"/>
          <w:sz w:val="28"/>
          <w:szCs w:val="28"/>
          <w:lang w:val="ru-RU"/>
        </w:rPr>
        <w:t>.</w:t>
      </w:r>
    </w:p>
    <w:p w14:paraId="422D0F2A" w14:textId="16C60D6A" w:rsidR="000F6F37" w:rsidRPr="00453B75" w:rsidRDefault="000F6F37" w:rsidP="000F6F37">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Также автор отмечает, что разработка Информационного кодекса Российской Федерации задача более сложная, чем разработка Цифрового кодекса, но именно такой путь обусловлен фактическим положением дел в отрасли и логикой развития информационного законодательства.</w:t>
      </w:r>
    </w:p>
    <w:p w14:paraId="4AC48AFC" w14:textId="77777777" w:rsidR="00072D7C" w:rsidRPr="00453B75" w:rsidRDefault="00072D7C" w:rsidP="009537E0">
      <w:pPr>
        <w:spacing w:line="360" w:lineRule="auto"/>
        <w:ind w:firstLine="709"/>
        <w:jc w:val="both"/>
        <w:rPr>
          <w:rFonts w:ascii="Times New Roman" w:hAnsi="Times New Roman" w:cs="Times New Roman"/>
          <w:sz w:val="28"/>
          <w:szCs w:val="28"/>
          <w:highlight w:val="yellow"/>
          <w:lang w:val="ru-RU"/>
        </w:rPr>
      </w:pPr>
      <w:r w:rsidRPr="00453B75">
        <w:rPr>
          <w:rFonts w:ascii="Times New Roman" w:hAnsi="Times New Roman" w:cs="Times New Roman"/>
          <w:sz w:val="28"/>
          <w:szCs w:val="28"/>
          <w:highlight w:val="yellow"/>
          <w:lang w:val="ru-RU"/>
        </w:rPr>
        <w:t>***</w:t>
      </w:r>
    </w:p>
    <w:p w14:paraId="7114C394" w14:textId="77777777" w:rsidR="00F97A90" w:rsidRPr="00453B75" w:rsidRDefault="008859AF" w:rsidP="00453B75">
      <w:pPr>
        <w:spacing w:line="360" w:lineRule="auto"/>
        <w:ind w:firstLine="709"/>
        <w:jc w:val="both"/>
        <w:rPr>
          <w:rFonts w:ascii="Times New Roman" w:eastAsia="Times New Roman" w:hAnsi="Times New Roman" w:cs="Times New Roman"/>
          <w:color w:val="FF0000"/>
          <w:sz w:val="28"/>
          <w:szCs w:val="28"/>
          <w:highlight w:val="yellow"/>
          <w:lang w:val="ru-RU" w:eastAsia="en-GB"/>
        </w:rPr>
      </w:pPr>
      <w:r w:rsidRPr="00453B75">
        <w:rPr>
          <w:rFonts w:ascii="Times New Roman" w:eastAsia="Times New Roman" w:hAnsi="Times New Roman" w:cs="Times New Roman"/>
          <w:sz w:val="28"/>
          <w:szCs w:val="28"/>
          <w:highlight w:val="yellow"/>
          <w:lang w:val="ru-RU" w:eastAsia="en-GB"/>
        </w:rPr>
        <w:t>***</w:t>
      </w:r>
      <w:r w:rsidRPr="00453B75">
        <w:rPr>
          <w:rFonts w:ascii="Times New Roman" w:eastAsia="Times New Roman" w:hAnsi="Times New Roman" w:cs="Times New Roman"/>
          <w:sz w:val="28"/>
          <w:szCs w:val="28"/>
          <w:highlight w:val="yellow"/>
          <w:lang w:val="ru-RU" w:eastAsia="en-GB"/>
        </w:rPr>
        <w:br/>
      </w:r>
      <w:r w:rsidRPr="00453B75">
        <w:rPr>
          <w:rFonts w:ascii="Times New Roman" w:eastAsia="Times New Roman" w:hAnsi="Times New Roman" w:cs="Times New Roman"/>
          <w:color w:val="FF0000"/>
          <w:sz w:val="28"/>
          <w:szCs w:val="28"/>
          <w:highlight w:val="yellow"/>
          <w:lang w:val="ru-RU" w:eastAsia="en-GB"/>
        </w:rPr>
        <w:t xml:space="preserve">            </w:t>
      </w:r>
    </w:p>
    <w:p w14:paraId="44A00365" w14:textId="77777777" w:rsidR="00F97A90" w:rsidRPr="00453B75" w:rsidRDefault="00F97A90" w:rsidP="00453B75">
      <w:pPr>
        <w:spacing w:line="360" w:lineRule="auto"/>
        <w:ind w:firstLine="709"/>
        <w:jc w:val="both"/>
        <w:rPr>
          <w:rFonts w:ascii="Times New Roman" w:eastAsia="Times New Roman" w:hAnsi="Times New Roman" w:cs="Times New Roman"/>
          <w:color w:val="FF0000"/>
          <w:sz w:val="28"/>
          <w:szCs w:val="28"/>
          <w:highlight w:val="yellow"/>
          <w:lang w:val="ru-RU" w:eastAsia="en-GB"/>
        </w:rPr>
      </w:pPr>
      <w:r w:rsidRPr="00453B75">
        <w:rPr>
          <w:rFonts w:ascii="Times New Roman" w:eastAsia="Times New Roman" w:hAnsi="Times New Roman" w:cs="Times New Roman"/>
          <w:color w:val="FF0000"/>
          <w:sz w:val="28"/>
          <w:szCs w:val="28"/>
          <w:highlight w:val="yellow"/>
          <w:lang w:val="ru-RU" w:eastAsia="en-GB"/>
        </w:rPr>
        <w:t xml:space="preserve">Основные проблемы кодификации </w:t>
      </w:r>
      <w:r w:rsidR="00B16239" w:rsidRPr="00453B75">
        <w:rPr>
          <w:rFonts w:ascii="Times New Roman" w:eastAsia="Times New Roman" w:hAnsi="Times New Roman" w:cs="Times New Roman"/>
          <w:color w:val="FF0000"/>
          <w:sz w:val="28"/>
          <w:szCs w:val="28"/>
          <w:highlight w:val="yellow"/>
          <w:lang w:val="ru-RU" w:eastAsia="en-GB"/>
        </w:rPr>
        <w:t xml:space="preserve">информационного, цифрового законодательства </w:t>
      </w:r>
    </w:p>
    <w:p w14:paraId="49AF12A2" w14:textId="77777777" w:rsidR="00184F45" w:rsidRPr="00453B75" w:rsidRDefault="008859AF" w:rsidP="00453B75">
      <w:pPr>
        <w:spacing w:line="360" w:lineRule="auto"/>
        <w:ind w:firstLine="709"/>
        <w:jc w:val="both"/>
        <w:rPr>
          <w:rFonts w:ascii="Times New Roman" w:eastAsia="Times New Roman" w:hAnsi="Times New Roman" w:cs="Times New Roman"/>
          <w:sz w:val="28"/>
          <w:szCs w:val="28"/>
          <w:highlight w:val="yellow"/>
          <w:lang w:val="ru-RU" w:eastAsia="en-GB"/>
        </w:rPr>
      </w:pPr>
      <w:r w:rsidRPr="00453B75">
        <w:rPr>
          <w:rFonts w:ascii="Times New Roman" w:eastAsia="Times New Roman" w:hAnsi="Times New Roman" w:cs="Times New Roman"/>
          <w:color w:val="FF0000"/>
          <w:sz w:val="28"/>
          <w:szCs w:val="28"/>
          <w:highlight w:val="yellow"/>
          <w:lang w:val="ru-RU" w:eastAsia="en-GB"/>
        </w:rPr>
        <w:t xml:space="preserve"> </w:t>
      </w:r>
      <w:r w:rsidR="00184F45" w:rsidRPr="00453B75">
        <w:rPr>
          <w:rFonts w:ascii="Times New Roman" w:eastAsia="Times New Roman" w:hAnsi="Times New Roman" w:cs="Times New Roman"/>
          <w:color w:val="FF0000"/>
          <w:sz w:val="28"/>
          <w:szCs w:val="28"/>
          <w:highlight w:val="yellow"/>
          <w:lang w:val="ru-RU" w:eastAsia="en-GB"/>
        </w:rPr>
        <w:t>…. Цитаты …</w:t>
      </w:r>
    </w:p>
    <w:p w14:paraId="00E153F9" w14:textId="77777777" w:rsidR="00057D5C" w:rsidRPr="00453B75" w:rsidRDefault="00057D5C" w:rsidP="00453B75">
      <w:pPr>
        <w:spacing w:line="360" w:lineRule="auto"/>
        <w:ind w:firstLine="709"/>
        <w:jc w:val="both"/>
        <w:rPr>
          <w:rFonts w:ascii="Times New Roman" w:eastAsia="Times New Roman" w:hAnsi="Times New Roman" w:cs="Times New Roman"/>
          <w:color w:val="FF0000"/>
          <w:sz w:val="28"/>
          <w:szCs w:val="28"/>
          <w:highlight w:val="yellow"/>
          <w:lang w:val="ru-RU" w:eastAsia="en-GB"/>
        </w:rPr>
      </w:pPr>
      <w:r w:rsidRPr="00453B75">
        <w:rPr>
          <w:rFonts w:ascii="Times New Roman" w:eastAsia="Times New Roman" w:hAnsi="Times New Roman" w:cs="Times New Roman"/>
          <w:color w:val="FF0000"/>
          <w:sz w:val="28"/>
          <w:szCs w:val="28"/>
          <w:highlight w:val="yellow"/>
          <w:lang w:val="ru-RU" w:eastAsia="en-GB"/>
        </w:rPr>
        <w:t xml:space="preserve">Информация везде и нигде…. </w:t>
      </w:r>
    </w:p>
    <w:p w14:paraId="767BDDE7" w14:textId="77777777" w:rsidR="00BD6080" w:rsidRDefault="00BD6080" w:rsidP="00D8342B">
      <w:pPr>
        <w:shd w:val="clear" w:color="auto" w:fill="FFFFFF"/>
        <w:spacing w:line="360" w:lineRule="auto"/>
        <w:ind w:firstLine="709"/>
        <w:jc w:val="both"/>
        <w:rPr>
          <w:rFonts w:ascii="Times New Roman" w:eastAsia="Times New Roman" w:hAnsi="Times New Roman" w:cs="Times New Roman"/>
          <w:color w:val="FF0000"/>
          <w:sz w:val="28"/>
          <w:szCs w:val="28"/>
          <w:highlight w:val="yellow"/>
          <w:lang w:val="ru-RU" w:eastAsia="en-GB"/>
        </w:rPr>
      </w:pPr>
    </w:p>
    <w:p w14:paraId="623A6E74" w14:textId="77777777" w:rsidR="00BD6080" w:rsidRDefault="00BD6080" w:rsidP="00BD6080">
      <w:pPr>
        <w:spacing w:line="360" w:lineRule="auto"/>
        <w:ind w:firstLine="709"/>
        <w:jc w:val="both"/>
        <w:rPr>
          <w:rFonts w:ascii="Times New Roman" w:eastAsia="Times New Roman" w:hAnsi="Times New Roman" w:cs="Times New Roman"/>
          <w:b/>
          <w:sz w:val="28"/>
          <w:szCs w:val="28"/>
          <w:lang w:val="ru-RU" w:eastAsia="en-GB"/>
        </w:rPr>
      </w:pPr>
      <w:r w:rsidRPr="0001593D">
        <w:rPr>
          <w:rFonts w:ascii="Times New Roman" w:eastAsia="Times New Roman" w:hAnsi="Times New Roman" w:cs="Times New Roman"/>
          <w:b/>
          <w:sz w:val="28"/>
          <w:szCs w:val="28"/>
          <w:lang w:val="ru-RU" w:eastAsia="en-GB"/>
        </w:rPr>
        <w:t>О</w:t>
      </w:r>
      <w:r>
        <w:rPr>
          <w:rFonts w:ascii="Times New Roman" w:eastAsia="Times New Roman" w:hAnsi="Times New Roman" w:cs="Times New Roman"/>
          <w:b/>
          <w:sz w:val="28"/>
          <w:szCs w:val="28"/>
          <w:lang w:val="ru-RU" w:eastAsia="en-GB"/>
        </w:rPr>
        <w:t xml:space="preserve"> концепции кодификации </w:t>
      </w:r>
    </w:p>
    <w:p w14:paraId="76AC538B" w14:textId="77777777" w:rsidR="00BD6080" w:rsidRPr="00D8342B" w:rsidRDefault="00BD6080" w:rsidP="00BD6080">
      <w:pPr>
        <w:spacing w:line="360" w:lineRule="auto"/>
        <w:ind w:firstLine="709"/>
        <w:jc w:val="both"/>
        <w:rPr>
          <w:rFonts w:ascii="Times New Roman" w:eastAsia="Times New Roman" w:hAnsi="Times New Roman" w:cs="Times New Roman"/>
          <w:bCs/>
          <w:sz w:val="28"/>
          <w:szCs w:val="28"/>
          <w:lang w:val="ru-RU" w:eastAsia="en-GB"/>
        </w:rPr>
      </w:pPr>
      <w:r w:rsidRPr="00D8342B">
        <w:rPr>
          <w:rFonts w:ascii="Times New Roman" w:eastAsia="Times New Roman" w:hAnsi="Times New Roman" w:cs="Times New Roman"/>
          <w:bCs/>
          <w:sz w:val="28"/>
          <w:szCs w:val="28"/>
          <w:lang w:val="ru-RU" w:eastAsia="en-GB"/>
        </w:rPr>
        <w:lastRenderedPageBreak/>
        <w:t xml:space="preserve">Информационное и цифровое законодательство формируется с .... С этого времени и по настоящий день можно выделить </w:t>
      </w:r>
      <w:r w:rsidRPr="0001593D">
        <w:rPr>
          <w:rFonts w:ascii="Times New Roman" w:eastAsia="Times New Roman" w:hAnsi="Times New Roman" w:cs="Times New Roman"/>
          <w:b/>
          <w:sz w:val="28"/>
          <w:szCs w:val="28"/>
          <w:lang w:val="ru-RU" w:eastAsia="en-GB"/>
        </w:rPr>
        <w:t>два основных блока</w:t>
      </w:r>
      <w:r w:rsidRPr="00D8342B">
        <w:rPr>
          <w:rFonts w:ascii="Times New Roman" w:eastAsia="Times New Roman" w:hAnsi="Times New Roman" w:cs="Times New Roman"/>
          <w:bCs/>
          <w:sz w:val="28"/>
          <w:szCs w:val="28"/>
          <w:lang w:val="ru-RU" w:eastAsia="en-GB"/>
        </w:rPr>
        <w:t xml:space="preserve"> по критерию объекта правового регулирования:</w:t>
      </w:r>
    </w:p>
    <w:p w14:paraId="4C0E01EB" w14:textId="77777777" w:rsidR="00BD6080" w:rsidRPr="00D8342B" w:rsidRDefault="00BD6080" w:rsidP="00BD6080">
      <w:pPr>
        <w:spacing w:line="360" w:lineRule="auto"/>
        <w:ind w:firstLine="709"/>
        <w:jc w:val="both"/>
        <w:rPr>
          <w:rFonts w:ascii="Times New Roman" w:eastAsia="Times New Roman" w:hAnsi="Times New Roman" w:cs="Times New Roman"/>
          <w:bCs/>
          <w:sz w:val="28"/>
          <w:szCs w:val="28"/>
          <w:lang w:val="ru-RU" w:eastAsia="en-GB"/>
        </w:rPr>
      </w:pPr>
      <w:r w:rsidRPr="00D8342B">
        <w:rPr>
          <w:rFonts w:ascii="Times New Roman" w:eastAsia="Times New Roman" w:hAnsi="Times New Roman" w:cs="Times New Roman"/>
          <w:bCs/>
          <w:sz w:val="28"/>
          <w:szCs w:val="28"/>
          <w:lang w:val="ru-RU" w:eastAsia="en-GB"/>
        </w:rPr>
        <w:t xml:space="preserve">Первый блок имеет своим объектом </w:t>
      </w:r>
      <w:r w:rsidRPr="0001593D">
        <w:rPr>
          <w:rFonts w:ascii="Times New Roman" w:eastAsia="Times New Roman" w:hAnsi="Times New Roman" w:cs="Times New Roman"/>
          <w:b/>
          <w:sz w:val="28"/>
          <w:szCs w:val="28"/>
          <w:lang w:val="ru-RU" w:eastAsia="en-GB"/>
        </w:rPr>
        <w:t>саму информационную среду</w:t>
      </w:r>
      <w:r w:rsidRPr="00D8342B">
        <w:rPr>
          <w:rFonts w:ascii="Times New Roman" w:eastAsia="Times New Roman" w:hAnsi="Times New Roman" w:cs="Times New Roman"/>
          <w:bCs/>
          <w:sz w:val="28"/>
          <w:szCs w:val="28"/>
          <w:lang w:val="ru-RU" w:eastAsia="en-GB"/>
        </w:rPr>
        <w:t xml:space="preserve"> (киберпространство), ее инфраструктуру, системы и технологические процессы обработки данных. Данное направление, исторически связанное с правовой кибернетикой и информатикой (в частности, с работами А.Б. Венгерова), сегодня развивается под влиянием сквозных цифровых технологий. Регулирование здесь сосредоточено на архитектуре среды и специфических явлениях, порождаемых ею (электронная подпись, доменные имена, алгоритмы).</w:t>
      </w:r>
    </w:p>
    <w:p w14:paraId="506C691D" w14:textId="77777777" w:rsidR="00BD6080" w:rsidRPr="00D8342B" w:rsidRDefault="00BD6080" w:rsidP="00BD6080">
      <w:pPr>
        <w:spacing w:line="360" w:lineRule="auto"/>
        <w:ind w:firstLine="709"/>
        <w:jc w:val="both"/>
        <w:rPr>
          <w:rFonts w:ascii="Times New Roman" w:eastAsia="Times New Roman" w:hAnsi="Times New Roman" w:cs="Times New Roman"/>
          <w:bCs/>
          <w:sz w:val="28"/>
          <w:szCs w:val="28"/>
          <w:lang w:val="ru-RU" w:eastAsia="en-GB"/>
        </w:rPr>
      </w:pPr>
      <w:r w:rsidRPr="00D8342B">
        <w:rPr>
          <w:rFonts w:ascii="Times New Roman" w:eastAsia="Times New Roman" w:hAnsi="Times New Roman" w:cs="Times New Roman"/>
          <w:bCs/>
          <w:sz w:val="28"/>
          <w:szCs w:val="28"/>
          <w:lang w:val="ru-RU" w:eastAsia="en-GB"/>
        </w:rPr>
        <w:t xml:space="preserve">Второй блок имеет своим объектом </w:t>
      </w:r>
      <w:r w:rsidRPr="0001593D">
        <w:rPr>
          <w:rFonts w:ascii="Times New Roman" w:eastAsia="Times New Roman" w:hAnsi="Times New Roman" w:cs="Times New Roman"/>
          <w:b/>
          <w:sz w:val="28"/>
          <w:szCs w:val="28"/>
          <w:lang w:val="ru-RU" w:eastAsia="en-GB"/>
        </w:rPr>
        <w:t>информацию как таковую</w:t>
      </w:r>
      <w:r w:rsidRPr="00D8342B">
        <w:rPr>
          <w:rFonts w:ascii="Times New Roman" w:eastAsia="Times New Roman" w:hAnsi="Times New Roman" w:cs="Times New Roman"/>
          <w:bCs/>
          <w:sz w:val="28"/>
          <w:szCs w:val="28"/>
          <w:lang w:val="ru-RU" w:eastAsia="en-GB"/>
        </w:rPr>
        <w:t xml:space="preserve"> – ее содержание, воспринимаемое человеком. Это сфера «права оборота информации», где центральное место занимают субъективные права и свободы, связанные с созданием, поиском, получением, распространением информации, а также правомерные ограничения этих прав.</w:t>
      </w:r>
    </w:p>
    <w:p w14:paraId="6A096815" w14:textId="77777777" w:rsidR="00BD6080" w:rsidRDefault="00BD6080" w:rsidP="00BD6080">
      <w:pPr>
        <w:spacing w:line="360" w:lineRule="auto"/>
        <w:ind w:firstLine="709"/>
        <w:jc w:val="both"/>
        <w:rPr>
          <w:rFonts w:ascii="Times New Roman" w:eastAsia="Times New Roman" w:hAnsi="Times New Roman" w:cs="Times New Roman"/>
          <w:bCs/>
          <w:sz w:val="28"/>
          <w:szCs w:val="28"/>
          <w:lang w:val="ru-RU" w:eastAsia="en-GB"/>
        </w:rPr>
      </w:pPr>
      <w:r w:rsidRPr="00D8342B">
        <w:rPr>
          <w:rFonts w:ascii="Times New Roman" w:eastAsia="Times New Roman" w:hAnsi="Times New Roman" w:cs="Times New Roman"/>
          <w:bCs/>
          <w:sz w:val="28"/>
          <w:szCs w:val="28"/>
          <w:lang w:val="ru-RU" w:eastAsia="en-GB"/>
        </w:rPr>
        <w:t>Таким образом, развитие отрасли определяется параллельным и взаимосвязанным регулированием двух фундаментальных объектов: информационной среды (как контекста и инфраструктуры) и информации (как наполнения этой среды)</w:t>
      </w:r>
    </w:p>
    <w:p w14:paraId="05EAD2B6" w14:textId="77777777" w:rsidR="00BD6080" w:rsidRDefault="00BD6080" w:rsidP="00BD6080">
      <w:pPr>
        <w:spacing w:line="360" w:lineRule="auto"/>
        <w:ind w:firstLine="709"/>
        <w:jc w:val="both"/>
        <w:rPr>
          <w:rFonts w:ascii="Times New Roman" w:eastAsia="Times New Roman" w:hAnsi="Times New Roman" w:cs="Times New Roman"/>
          <w:bCs/>
          <w:sz w:val="28"/>
          <w:szCs w:val="28"/>
          <w:lang w:val="ru-RU" w:eastAsia="en-GB"/>
        </w:rPr>
      </w:pPr>
      <w:r w:rsidRPr="001041B9">
        <w:rPr>
          <w:rFonts w:ascii="Times New Roman" w:eastAsia="Times New Roman" w:hAnsi="Times New Roman" w:cs="Times New Roman"/>
          <w:bCs/>
          <w:sz w:val="28"/>
          <w:szCs w:val="28"/>
          <w:lang w:val="ru-RU" w:eastAsia="en-GB"/>
        </w:rPr>
        <w:t xml:space="preserve">Эти два блока тесно взаимосвязаны. Информация, будучи универсальной категорией, присутствует в обоих. Однако в рамках первого </w:t>
      </w:r>
      <w:r w:rsidRPr="001041B9">
        <w:rPr>
          <w:rFonts w:ascii="Times New Roman" w:eastAsia="Times New Roman" w:hAnsi="Times New Roman" w:cs="Times New Roman"/>
          <w:bCs/>
          <w:sz w:val="28"/>
          <w:szCs w:val="28"/>
          <w:lang w:val="ru-RU" w:eastAsia="en-GB"/>
        </w:rPr>
        <w:lastRenderedPageBreak/>
        <w:t>блока (информационная среда) она выступает прежде всего как контекст и объект, воспринимаемый через эту среду, что наглядно демонстрируют такие явления, как дипфейки.</w:t>
      </w:r>
    </w:p>
    <w:p w14:paraId="1CA244DF" w14:textId="77777777" w:rsidR="00BD6080" w:rsidRDefault="00BD6080" w:rsidP="00BD6080">
      <w:pPr>
        <w:spacing w:line="360" w:lineRule="auto"/>
        <w:ind w:firstLine="709"/>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w:t>
      </w:r>
    </w:p>
    <w:p w14:paraId="54774B62" w14:textId="77777777" w:rsidR="00BD6080" w:rsidRPr="00453B75" w:rsidRDefault="00BD6080" w:rsidP="00453B75">
      <w:pPr>
        <w:spacing w:line="360" w:lineRule="auto"/>
        <w:ind w:firstLine="709"/>
        <w:jc w:val="both"/>
        <w:rPr>
          <w:rFonts w:ascii="Times New Roman" w:eastAsia="Times New Roman" w:hAnsi="Times New Roman" w:cs="Times New Roman"/>
          <w:color w:val="FF0000"/>
          <w:sz w:val="28"/>
          <w:szCs w:val="28"/>
          <w:highlight w:val="yellow"/>
          <w:lang w:val="ru-RU" w:eastAsia="en-GB"/>
        </w:rPr>
      </w:pPr>
    </w:p>
    <w:p w14:paraId="60313AE3" w14:textId="77777777" w:rsidR="004E1459" w:rsidRPr="00453B75" w:rsidRDefault="004E1459"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 xml:space="preserve">Объекты информационного права. </w:t>
      </w:r>
    </w:p>
    <w:p w14:paraId="5BACEDC1" w14:textId="77777777" w:rsidR="00E204FE" w:rsidRPr="00453B75" w:rsidRDefault="00E204FE" w:rsidP="00453B75">
      <w:pPr>
        <w:shd w:val="clear" w:color="auto" w:fill="FFFFFF"/>
        <w:spacing w:line="360" w:lineRule="auto"/>
        <w:ind w:firstLine="709"/>
        <w:jc w:val="both"/>
        <w:rPr>
          <w:rFonts w:ascii="Times New Roman" w:eastAsia="Times New Roman" w:hAnsi="Times New Roman" w:cs="Times New Roman"/>
          <w:sz w:val="28"/>
          <w:szCs w:val="28"/>
          <w:highlight w:val="yellow"/>
          <w:lang w:val="ru-RU" w:eastAsia="en-GB"/>
        </w:rPr>
      </w:pPr>
      <w:r w:rsidRPr="00453B75">
        <w:rPr>
          <w:rFonts w:ascii="Times New Roman" w:eastAsia="Times New Roman" w:hAnsi="Times New Roman" w:cs="Times New Roman"/>
          <w:sz w:val="28"/>
          <w:szCs w:val="28"/>
          <w:highlight w:val="yellow"/>
          <w:lang w:val="ru-RU" w:eastAsia="en-GB"/>
        </w:rPr>
        <w:t xml:space="preserve">В юридической литературе отмечается отсутствие единства взглядов по вопросу объектов информационного права. </w:t>
      </w:r>
    </w:p>
    <w:p w14:paraId="1429F668" w14:textId="77777777" w:rsidR="00E204FE" w:rsidRPr="00453B75" w:rsidRDefault="00E204FE" w:rsidP="00453B75">
      <w:pPr>
        <w:shd w:val="clear" w:color="auto" w:fill="FFFFFF"/>
        <w:spacing w:line="360" w:lineRule="auto"/>
        <w:ind w:firstLine="709"/>
        <w:jc w:val="both"/>
        <w:rPr>
          <w:rFonts w:ascii="Times New Roman" w:eastAsia="Times New Roman" w:hAnsi="Times New Roman" w:cs="Times New Roman"/>
          <w:color w:val="FF0000"/>
          <w:sz w:val="28"/>
          <w:szCs w:val="28"/>
          <w:highlight w:val="yellow"/>
          <w:lang w:val="ru-RU" w:eastAsia="en-GB"/>
        </w:rPr>
      </w:pPr>
      <w:r w:rsidRPr="00453B75">
        <w:rPr>
          <w:rFonts w:ascii="Times New Roman" w:eastAsia="Times New Roman" w:hAnsi="Times New Roman" w:cs="Times New Roman"/>
          <w:color w:val="FF0000"/>
          <w:sz w:val="28"/>
          <w:szCs w:val="28"/>
          <w:highlight w:val="yellow"/>
          <w:lang w:val="ru-RU" w:eastAsia="en-GB"/>
        </w:rPr>
        <w:t xml:space="preserve">Распространенными подходами являются... </w:t>
      </w:r>
    </w:p>
    <w:p w14:paraId="28DEBFD6" w14:textId="77777777" w:rsidR="00E204FE" w:rsidRPr="00453B75" w:rsidRDefault="00E204FE" w:rsidP="00453B75">
      <w:pPr>
        <w:shd w:val="clear" w:color="auto" w:fill="FFFFFF"/>
        <w:spacing w:line="360" w:lineRule="auto"/>
        <w:ind w:firstLine="709"/>
        <w:jc w:val="both"/>
        <w:rPr>
          <w:rFonts w:ascii="Times New Roman" w:eastAsia="Times New Roman" w:hAnsi="Times New Roman" w:cs="Times New Roman"/>
          <w:color w:val="FF0000"/>
          <w:sz w:val="28"/>
          <w:szCs w:val="28"/>
          <w:highlight w:val="yellow"/>
          <w:lang w:val="ru-RU" w:eastAsia="en-GB"/>
        </w:rPr>
      </w:pPr>
      <w:r w:rsidRPr="00453B75">
        <w:rPr>
          <w:rFonts w:ascii="Times New Roman" w:eastAsia="Times New Roman" w:hAnsi="Times New Roman" w:cs="Times New Roman"/>
          <w:color w:val="FF0000"/>
          <w:sz w:val="28"/>
          <w:szCs w:val="28"/>
          <w:highlight w:val="yellow"/>
          <w:lang w:val="ru-RU" w:eastAsia="en-GB"/>
        </w:rPr>
        <w:t>Оригинальный подход озвучивается ….</w:t>
      </w:r>
    </w:p>
    <w:p w14:paraId="0472363C" w14:textId="77777777" w:rsidR="0063246F" w:rsidRPr="00453B75" w:rsidRDefault="00AA012D" w:rsidP="00453B75">
      <w:pPr>
        <w:shd w:val="clear" w:color="auto" w:fill="FFFFFF"/>
        <w:spacing w:line="360" w:lineRule="auto"/>
        <w:ind w:firstLine="709"/>
        <w:jc w:val="both"/>
        <w:rPr>
          <w:rFonts w:ascii="Times New Roman" w:eastAsia="Times New Roman" w:hAnsi="Times New Roman" w:cs="Times New Roman"/>
          <w:color w:val="FF0000"/>
          <w:sz w:val="28"/>
          <w:szCs w:val="28"/>
          <w:highlight w:val="yellow"/>
          <w:lang w:val="ru-RU" w:eastAsia="en-GB"/>
        </w:rPr>
      </w:pPr>
      <w:r w:rsidRPr="00453B75">
        <w:rPr>
          <w:rFonts w:ascii="Times New Roman" w:eastAsia="Times New Roman" w:hAnsi="Times New Roman" w:cs="Times New Roman"/>
          <w:color w:val="FF0000"/>
          <w:sz w:val="28"/>
          <w:szCs w:val="28"/>
          <w:highlight w:val="yellow"/>
          <w:lang w:val="ru-RU" w:eastAsia="en-GB"/>
        </w:rPr>
        <w:t>в эпоху цифровых технологий в качестве самостоятельного объекта выделяется цифровая информация</w:t>
      </w:r>
      <w:r w:rsidR="003E2F3B" w:rsidRPr="00453B75">
        <w:rPr>
          <w:rFonts w:ascii="Times New Roman" w:eastAsia="Times New Roman" w:hAnsi="Times New Roman" w:cs="Times New Roman"/>
          <w:color w:val="FF0000"/>
          <w:sz w:val="28"/>
          <w:szCs w:val="28"/>
          <w:highlight w:val="yellow"/>
          <w:lang w:val="ru-RU" w:eastAsia="en-GB"/>
        </w:rPr>
        <w:t xml:space="preserve"> и др</w:t>
      </w:r>
      <w:r w:rsidRPr="00453B75">
        <w:rPr>
          <w:rFonts w:ascii="Times New Roman" w:eastAsia="Times New Roman" w:hAnsi="Times New Roman" w:cs="Times New Roman"/>
          <w:color w:val="FF0000"/>
          <w:sz w:val="28"/>
          <w:szCs w:val="28"/>
          <w:highlight w:val="yellow"/>
          <w:lang w:val="ru-RU" w:eastAsia="en-GB"/>
        </w:rPr>
        <w:t>. При этом цифровое право в контексте правовой системы может рассматриваться как отрасль, подотрасль, правовой институт и т.д.</w:t>
      </w:r>
    </w:p>
    <w:p w14:paraId="2C9745D5" w14:textId="77777777" w:rsidR="0063246F" w:rsidRPr="00453B75" w:rsidRDefault="0063246F" w:rsidP="00453B75">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color w:val="FF0000"/>
          <w:sz w:val="28"/>
          <w:szCs w:val="28"/>
          <w:highlight w:val="yellow"/>
          <w:lang w:val="ru-RU" w:eastAsia="en-GB"/>
        </w:rPr>
        <w:t>***</w:t>
      </w:r>
    </w:p>
    <w:p w14:paraId="5B5A99B2" w14:textId="7C67B032" w:rsidR="00115B30" w:rsidRDefault="00115B30" w:rsidP="00D8342B">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Pr>
          <w:rFonts w:ascii="Times New Roman" w:eastAsia="Times New Roman" w:hAnsi="Times New Roman" w:cs="Times New Roman"/>
          <w:color w:val="FF0000"/>
          <w:sz w:val="28"/>
          <w:szCs w:val="28"/>
          <w:lang w:val="ru-RU" w:eastAsia="en-GB"/>
        </w:rPr>
        <w:t>***</w:t>
      </w:r>
    </w:p>
    <w:p w14:paraId="30DF60BB" w14:textId="6EBE394D" w:rsidR="00115B30" w:rsidRDefault="00115B30" w:rsidP="00D8342B">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Pr>
          <w:rFonts w:ascii="Times New Roman" w:eastAsia="Times New Roman" w:hAnsi="Times New Roman" w:cs="Times New Roman"/>
          <w:color w:val="FF0000"/>
          <w:sz w:val="28"/>
          <w:szCs w:val="28"/>
          <w:lang w:val="ru-RU" w:eastAsia="en-GB"/>
        </w:rPr>
        <w:t xml:space="preserve">Распространенным подходом является считать </w:t>
      </w:r>
      <w:r w:rsidR="00723A3B">
        <w:rPr>
          <w:rFonts w:ascii="Times New Roman" w:eastAsia="Times New Roman" w:hAnsi="Times New Roman" w:cs="Times New Roman"/>
          <w:color w:val="FF0000"/>
          <w:sz w:val="28"/>
          <w:szCs w:val="28"/>
          <w:lang w:val="ru-RU" w:eastAsia="en-GB"/>
        </w:rPr>
        <w:t>непосредственным</w:t>
      </w:r>
      <w:r>
        <w:rPr>
          <w:rFonts w:ascii="Times New Roman" w:eastAsia="Times New Roman" w:hAnsi="Times New Roman" w:cs="Times New Roman"/>
          <w:color w:val="FF0000"/>
          <w:sz w:val="28"/>
          <w:szCs w:val="28"/>
          <w:lang w:val="ru-RU" w:eastAsia="en-GB"/>
        </w:rPr>
        <w:t xml:space="preserve"> объектом регулирования информационного права информацию. С развитием цифрвоых (квантовых) технологий </w:t>
      </w:r>
    </w:p>
    <w:p w14:paraId="425ED266" w14:textId="55FCB939" w:rsidR="00512253" w:rsidRPr="00453B75" w:rsidRDefault="00512253" w:rsidP="00453B75">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color w:val="FF0000"/>
          <w:sz w:val="28"/>
          <w:szCs w:val="28"/>
          <w:lang w:val="ru-RU" w:eastAsia="en-GB"/>
        </w:rPr>
        <w:t>***</w:t>
      </w:r>
    </w:p>
    <w:p w14:paraId="4ABA5A9C" w14:textId="77777777" w:rsidR="00512253" w:rsidRPr="00453B75" w:rsidRDefault="00512253"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Авторский подход к объектам информационного права под влиянием цифровых и квантовых технологий.  </w:t>
      </w:r>
    </w:p>
    <w:p w14:paraId="6A32FE6B" w14:textId="77777777" w:rsidR="00512253" w:rsidRPr="00453B75" w:rsidRDefault="00512253"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качестве объектов информационного права предлагается рассматривать </w:t>
      </w:r>
      <w:r w:rsidRPr="00453B75">
        <w:rPr>
          <w:rFonts w:ascii="Times New Roman" w:eastAsia="Times New Roman" w:hAnsi="Times New Roman" w:cs="Times New Roman"/>
          <w:b/>
          <w:sz w:val="28"/>
          <w:szCs w:val="28"/>
          <w:lang w:val="ru-RU" w:eastAsia="en-GB"/>
        </w:rPr>
        <w:t>информацию</w:t>
      </w:r>
      <w:r w:rsidRPr="00453B75">
        <w:rPr>
          <w:rFonts w:ascii="Times New Roman" w:eastAsia="Times New Roman" w:hAnsi="Times New Roman" w:cs="Times New Roman"/>
          <w:sz w:val="28"/>
          <w:szCs w:val="28"/>
          <w:lang w:val="ru-RU" w:eastAsia="en-GB"/>
        </w:rPr>
        <w:t xml:space="preserve"> и </w:t>
      </w:r>
      <w:r w:rsidRPr="00453B75">
        <w:rPr>
          <w:rFonts w:ascii="Times New Roman" w:eastAsia="Times New Roman" w:hAnsi="Times New Roman" w:cs="Times New Roman"/>
          <w:b/>
          <w:sz w:val="28"/>
          <w:szCs w:val="28"/>
          <w:lang w:val="ru-RU" w:eastAsia="en-GB"/>
        </w:rPr>
        <w:t>информационную среду</w:t>
      </w:r>
      <w:r w:rsidRPr="00453B75">
        <w:rPr>
          <w:rFonts w:ascii="Times New Roman" w:eastAsia="Times New Roman" w:hAnsi="Times New Roman" w:cs="Times New Roman"/>
          <w:sz w:val="28"/>
          <w:szCs w:val="28"/>
          <w:lang w:val="ru-RU" w:eastAsia="en-GB"/>
        </w:rPr>
        <w:t xml:space="preserve">. </w:t>
      </w:r>
    </w:p>
    <w:p w14:paraId="4157305A" w14:textId="77777777" w:rsidR="009933CC" w:rsidRPr="00453B75" w:rsidRDefault="009933CC"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Информаци</w:t>
      </w:r>
      <w:commentRangeStart w:id="59"/>
      <w:r w:rsidRPr="00453B75">
        <w:rPr>
          <w:rFonts w:ascii="Times New Roman" w:eastAsia="Times New Roman" w:hAnsi="Times New Roman" w:cs="Times New Roman"/>
          <w:b/>
          <w:sz w:val="28"/>
          <w:szCs w:val="28"/>
          <w:lang w:val="ru-RU" w:eastAsia="en-GB"/>
        </w:rPr>
        <w:t xml:space="preserve">я. </w:t>
      </w:r>
      <w:commentRangeEnd w:id="59"/>
      <w:r w:rsidR="003E2F3B" w:rsidRPr="00453B75">
        <w:rPr>
          <w:rStyle w:val="a7"/>
          <w:rFonts w:ascii="Times New Roman" w:hAnsi="Times New Roman" w:cs="Times New Roman"/>
          <w:sz w:val="28"/>
          <w:szCs w:val="28"/>
        </w:rPr>
        <w:commentReference w:id="59"/>
      </w:r>
    </w:p>
    <w:p w14:paraId="1F5FA8BA" w14:textId="5FB2046F" w:rsidR="00805483" w:rsidRDefault="00805483" w:rsidP="00453B75">
      <w:pPr>
        <w:shd w:val="clear" w:color="auto" w:fill="FFFFFF"/>
        <w:spacing w:line="360" w:lineRule="auto"/>
        <w:ind w:firstLine="709"/>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Когда говорится про информация как объект небольшой парадокс.. (на примере концепции) С одной стороны в круг правовой включается только воспринимаемая информация. с другой стороны – информация в информационных системах..</w:t>
      </w:r>
    </w:p>
    <w:p w14:paraId="4B60ED04" w14:textId="06B83F60" w:rsidR="00805483" w:rsidRDefault="00805483" w:rsidP="00453B75">
      <w:pPr>
        <w:shd w:val="clear" w:color="auto" w:fill="FFFFFF"/>
        <w:spacing w:line="360" w:lineRule="auto"/>
        <w:ind w:firstLine="709"/>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две гипотезы почему так</w:t>
      </w:r>
    </w:p>
    <w:p w14:paraId="6564032A" w14:textId="44D7F54E" w:rsidR="00805483" w:rsidRDefault="00805483" w:rsidP="00453B75">
      <w:pPr>
        <w:shd w:val="clear" w:color="auto" w:fill="FFFFFF"/>
        <w:spacing w:line="360" w:lineRule="auto"/>
        <w:ind w:firstLine="709"/>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 xml:space="preserve">- инфорация воспринимается как резульатта </w:t>
      </w:r>
    </w:p>
    <w:p w14:paraId="2BEA8AF4" w14:textId="3596D621" w:rsidR="00805483" w:rsidRDefault="00805483" w:rsidP="00453B75">
      <w:pPr>
        <w:shd w:val="clear" w:color="auto" w:fill="FFFFFF"/>
        <w:spacing w:line="360" w:lineRule="auto"/>
        <w:ind w:firstLine="709"/>
        <w:jc w:val="both"/>
        <w:rPr>
          <w:rFonts w:ascii="Times New Roman" w:eastAsia="Times New Roman" w:hAnsi="Times New Roman" w:cs="Times New Roman"/>
          <w:bCs/>
          <w:sz w:val="28"/>
          <w:szCs w:val="28"/>
          <w:lang w:val="ru-RU" w:eastAsia="en-GB"/>
        </w:rPr>
      </w:pPr>
      <w:r>
        <w:rPr>
          <w:rFonts w:ascii="Times New Roman" w:eastAsia="Times New Roman" w:hAnsi="Times New Roman" w:cs="Times New Roman"/>
          <w:bCs/>
          <w:sz w:val="28"/>
          <w:szCs w:val="28"/>
          <w:lang w:val="ru-RU" w:eastAsia="en-GB"/>
        </w:rPr>
        <w:t>- инфомрация воспринимается как часть иносреды</w:t>
      </w:r>
    </w:p>
    <w:p w14:paraId="76A18FD2" w14:textId="77777777" w:rsidR="00805483" w:rsidRPr="0094309E" w:rsidRDefault="00805483" w:rsidP="00453B75">
      <w:pPr>
        <w:shd w:val="clear" w:color="auto" w:fill="FFFFFF"/>
        <w:spacing w:line="360" w:lineRule="auto"/>
        <w:ind w:firstLine="709"/>
        <w:jc w:val="both"/>
        <w:rPr>
          <w:rFonts w:ascii="Times New Roman" w:eastAsia="Times New Roman" w:hAnsi="Times New Roman" w:cs="Times New Roman"/>
          <w:bCs/>
          <w:sz w:val="28"/>
          <w:szCs w:val="28"/>
          <w:lang w:val="ru-RU" w:eastAsia="en-GB"/>
        </w:rPr>
      </w:pPr>
    </w:p>
    <w:p w14:paraId="48E6D299" w14:textId="5D76531F" w:rsidR="00313613" w:rsidRPr="00453B75" w:rsidRDefault="00313613"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sz w:val="28"/>
          <w:szCs w:val="28"/>
          <w:lang w:val="ru-RU" w:eastAsia="en-GB"/>
        </w:rPr>
        <w:t>Две группы исследователей</w:t>
      </w:r>
      <w:r w:rsidRPr="00453B75">
        <w:rPr>
          <w:rFonts w:ascii="Times New Roman" w:eastAsia="Times New Roman" w:hAnsi="Times New Roman" w:cs="Times New Roman"/>
          <w:sz w:val="28"/>
          <w:szCs w:val="28"/>
          <w:lang w:val="ru-RU" w:eastAsia="en-GB"/>
        </w:rPr>
        <w:t xml:space="preserve">: </w:t>
      </w:r>
    </w:p>
    <w:p w14:paraId="5A2A129E" w14:textId="77777777" w:rsidR="00313613" w:rsidRPr="00453B75" w:rsidRDefault="00313613"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Первая группа исследователей делают акцент на возможности восприятия информации человеком для того, чтобы такая информация была юридически значимой. </w:t>
      </w:r>
    </w:p>
    <w:p w14:paraId="1B192BD7" w14:textId="77777777" w:rsidR="009933CC" w:rsidRPr="00453B75" w:rsidRDefault="009933CC"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 одной стороны, получила распространение точка зрения о том, что право в состоянии опосредовать создание, движение и хранение не всякой информации, а лишь такой, </w:t>
      </w:r>
      <w:r w:rsidRPr="00453B75">
        <w:rPr>
          <w:rFonts w:ascii="Times New Roman" w:eastAsia="Times New Roman" w:hAnsi="Times New Roman" w:cs="Times New Roman"/>
          <w:b/>
          <w:sz w:val="28"/>
          <w:szCs w:val="28"/>
          <w:lang w:val="ru-RU" w:eastAsia="en-GB"/>
        </w:rPr>
        <w:t>которая может быть воспринята человеком</w:t>
      </w:r>
      <w:r w:rsidRPr="00453B75">
        <w:rPr>
          <w:rFonts w:ascii="Times New Roman" w:eastAsia="Times New Roman" w:hAnsi="Times New Roman" w:cs="Times New Roman"/>
          <w:sz w:val="28"/>
          <w:szCs w:val="28"/>
          <w:lang w:val="ru-RU" w:eastAsia="en-GB"/>
        </w:rPr>
        <w:t xml:space="preserve"> </w:t>
      </w:r>
      <w:r w:rsidRPr="00453B75">
        <w:rPr>
          <w:rFonts w:ascii="Times New Roman" w:eastAsia="Times New Roman" w:hAnsi="Times New Roman" w:cs="Times New Roman"/>
          <w:sz w:val="28"/>
          <w:szCs w:val="28"/>
          <w:lang w:val="ru-RU" w:eastAsia="en-GB"/>
        </w:rPr>
        <w:lastRenderedPageBreak/>
        <w:t>непосредственно или в преобразованном для человеческого восприятия виде</w:t>
      </w:r>
      <w:r w:rsidRPr="00453B75">
        <w:rPr>
          <w:rStyle w:val="ae"/>
          <w:rFonts w:ascii="Times New Roman" w:eastAsia="Times New Roman" w:hAnsi="Times New Roman" w:cs="Times New Roman"/>
          <w:sz w:val="28"/>
          <w:szCs w:val="28"/>
          <w:lang w:val="ru-RU" w:eastAsia="en-GB"/>
        </w:rPr>
        <w:footnoteReference w:id="15"/>
      </w:r>
      <w:r w:rsidRPr="00453B75">
        <w:rPr>
          <w:rFonts w:ascii="Times New Roman" w:eastAsia="Times New Roman" w:hAnsi="Times New Roman" w:cs="Times New Roman"/>
          <w:sz w:val="28"/>
          <w:szCs w:val="28"/>
          <w:lang w:val="ru-RU" w:eastAsia="en-GB"/>
        </w:rPr>
        <w:t xml:space="preserve">. </w:t>
      </w:r>
    </w:p>
    <w:p w14:paraId="2FB394EC" w14:textId="77777777" w:rsidR="00591C22" w:rsidRPr="00453B75" w:rsidRDefault="00591C22" w:rsidP="00453B75">
      <w:pPr>
        <w:pStyle w:val="10"/>
        <w:shd w:val="clear" w:color="auto" w:fill="auto"/>
        <w:spacing w:line="360" w:lineRule="auto"/>
        <w:ind w:firstLine="580"/>
        <w:jc w:val="both"/>
        <w:rPr>
          <w:rFonts w:ascii="Times New Roman" w:hAnsi="Times New Roman" w:cs="Times New Roman"/>
          <w:color w:val="000000"/>
          <w:sz w:val="28"/>
          <w:szCs w:val="28"/>
          <w:lang w:val="ru-RU" w:eastAsia="ru-RU" w:bidi="ru-RU"/>
        </w:rPr>
      </w:pPr>
      <w:r w:rsidRPr="00453B75">
        <w:rPr>
          <w:rFonts w:ascii="Times New Roman" w:hAnsi="Times New Roman" w:cs="Times New Roman"/>
          <w:color w:val="000000"/>
          <w:sz w:val="28"/>
          <w:szCs w:val="28"/>
          <w:lang w:val="ru-RU" w:eastAsia="ru-RU" w:bidi="ru-RU"/>
        </w:rPr>
        <w:t xml:space="preserve">И.Л. Бачило определяла </w:t>
      </w:r>
      <w:r w:rsidRPr="00453B75">
        <w:rPr>
          <w:rFonts w:ascii="Times New Roman" w:hAnsi="Times New Roman" w:cs="Times New Roman"/>
          <w:i/>
          <w:iCs/>
          <w:color w:val="000000"/>
          <w:sz w:val="28"/>
          <w:szCs w:val="28"/>
          <w:lang w:val="ru-RU" w:eastAsia="ru-RU" w:bidi="ru-RU"/>
        </w:rPr>
        <w:t>информацию</w:t>
      </w:r>
      <w:r w:rsidRPr="00453B75">
        <w:rPr>
          <w:rFonts w:ascii="Times New Roman" w:hAnsi="Times New Roman" w:cs="Times New Roman"/>
          <w:color w:val="000000"/>
          <w:sz w:val="28"/>
          <w:szCs w:val="28"/>
          <w:lang w:val="ru-RU" w:eastAsia="ru-RU" w:bidi="ru-RU"/>
        </w:rPr>
        <w:t xml:space="preserve"> как воспринимаемую и понимаемую человеком характеристику окружающего мира во всем его разнообразии, которая возникает в процессе познания последнего и позволяет на основе свойств предметов, процессов, фактов и отра</w:t>
      </w:r>
      <w:r w:rsidRPr="00453B75">
        <w:rPr>
          <w:rFonts w:ascii="Times New Roman" w:hAnsi="Times New Roman" w:cs="Times New Roman"/>
          <w:color w:val="000000"/>
          <w:sz w:val="28"/>
          <w:szCs w:val="28"/>
          <w:lang w:val="ru-RU" w:eastAsia="ru-RU" w:bidi="ru-RU"/>
        </w:rPr>
        <w:softHyphen/>
        <w:t>жения их в различных формах восприятия отличать их признаки, зна</w:t>
      </w:r>
      <w:r w:rsidRPr="00453B75">
        <w:rPr>
          <w:rFonts w:ascii="Times New Roman" w:hAnsi="Times New Roman" w:cs="Times New Roman"/>
          <w:color w:val="000000"/>
          <w:sz w:val="28"/>
          <w:szCs w:val="28"/>
          <w:lang w:val="ru-RU" w:eastAsia="ru-RU" w:bidi="ru-RU"/>
        </w:rPr>
        <w:softHyphen/>
        <w:t>чения и устанавливать связи и зависимости всего многообразия про</w:t>
      </w:r>
      <w:r w:rsidRPr="00453B75">
        <w:rPr>
          <w:rFonts w:ascii="Times New Roman" w:hAnsi="Times New Roman" w:cs="Times New Roman"/>
          <w:color w:val="000000"/>
          <w:sz w:val="28"/>
          <w:szCs w:val="28"/>
          <w:lang w:val="ru-RU" w:eastAsia="ru-RU" w:bidi="ru-RU"/>
        </w:rPr>
        <w:softHyphen/>
        <w:t>явления материального, духовного, идеологического мира — форми</w:t>
      </w:r>
      <w:r w:rsidRPr="00453B75">
        <w:rPr>
          <w:rFonts w:ascii="Times New Roman" w:hAnsi="Times New Roman" w:cs="Times New Roman"/>
          <w:color w:val="000000"/>
          <w:sz w:val="28"/>
          <w:szCs w:val="28"/>
          <w:lang w:val="ru-RU" w:eastAsia="ru-RU" w:bidi="ru-RU"/>
        </w:rPr>
        <w:softHyphen/>
        <w:t>ровать мировую систему знаний</w:t>
      </w:r>
      <w:r w:rsidRPr="00453B75">
        <w:rPr>
          <w:rFonts w:ascii="Times New Roman" w:hAnsi="Times New Roman" w:cs="Times New Roman"/>
          <w:color w:val="000000"/>
          <w:sz w:val="28"/>
          <w:szCs w:val="28"/>
          <w:vertAlign w:val="superscript"/>
          <w:lang w:val="ru-RU" w:eastAsia="ru-RU" w:bidi="ru-RU"/>
        </w:rPr>
        <w:t>1</w:t>
      </w:r>
      <w:r w:rsidRPr="00453B75">
        <w:rPr>
          <w:rStyle w:val="ae"/>
          <w:rFonts w:ascii="Times New Roman" w:hAnsi="Times New Roman" w:cs="Times New Roman"/>
          <w:color w:val="000000"/>
          <w:sz w:val="28"/>
          <w:szCs w:val="28"/>
          <w:lang w:val="ru-RU" w:eastAsia="ru-RU" w:bidi="ru-RU"/>
        </w:rPr>
        <w:footnoteReference w:id="16"/>
      </w:r>
      <w:r w:rsidRPr="00453B75">
        <w:rPr>
          <w:rFonts w:ascii="Times New Roman" w:hAnsi="Times New Roman" w:cs="Times New Roman"/>
          <w:color w:val="000000"/>
          <w:sz w:val="28"/>
          <w:szCs w:val="28"/>
          <w:lang w:val="ru-RU" w:eastAsia="ru-RU" w:bidi="ru-RU"/>
        </w:rPr>
        <w:t>.</w:t>
      </w:r>
    </w:p>
    <w:p w14:paraId="1764F5F5" w14:textId="77777777" w:rsidR="00A54E24" w:rsidRPr="00453B75" w:rsidRDefault="00A54E24" w:rsidP="00453B75">
      <w:pPr>
        <w:pStyle w:val="10"/>
        <w:shd w:val="clear" w:color="auto" w:fill="auto"/>
        <w:spacing w:line="360" w:lineRule="auto"/>
        <w:ind w:firstLine="580"/>
        <w:jc w:val="both"/>
        <w:rPr>
          <w:rFonts w:ascii="Times New Roman" w:hAnsi="Times New Roman" w:cs="Times New Roman"/>
          <w:color w:val="000000"/>
          <w:sz w:val="28"/>
          <w:szCs w:val="28"/>
          <w:lang w:val="ru-RU" w:eastAsia="ru-RU" w:bidi="ru-RU"/>
        </w:rPr>
      </w:pPr>
    </w:p>
    <w:p w14:paraId="173C71C7" w14:textId="24A3A0B5" w:rsidR="00313613" w:rsidRPr="00453B75" w:rsidRDefault="00313613" w:rsidP="00453B75">
      <w:pPr>
        <w:pStyle w:val="10"/>
        <w:shd w:val="clear" w:color="auto" w:fill="auto"/>
        <w:spacing w:line="360" w:lineRule="auto"/>
        <w:ind w:firstLine="580"/>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Вторая группа исследователей – акцент на цифровой информации в информационной системе, с которой совершаются действия. </w:t>
      </w:r>
      <w:r w:rsidR="00BC09AD">
        <w:rPr>
          <w:rFonts w:ascii="Times New Roman" w:hAnsi="Times New Roman" w:cs="Times New Roman"/>
          <w:sz w:val="28"/>
          <w:szCs w:val="28"/>
          <w:lang w:val="ru-RU"/>
        </w:rPr>
        <w:t xml:space="preserve">(концепции компьютерного права, и др. </w:t>
      </w:r>
    </w:p>
    <w:p w14:paraId="04E5947F" w14:textId="77777777" w:rsidR="00313613" w:rsidRPr="00453B75" w:rsidRDefault="00313613" w:rsidP="00453B75">
      <w:pPr>
        <w:pStyle w:val="10"/>
        <w:shd w:val="clear" w:color="auto" w:fill="auto"/>
        <w:spacing w:line="360" w:lineRule="auto"/>
        <w:ind w:firstLine="580"/>
        <w:jc w:val="both"/>
        <w:rPr>
          <w:rFonts w:ascii="Times New Roman" w:hAnsi="Times New Roman" w:cs="Times New Roman"/>
          <w:sz w:val="28"/>
          <w:szCs w:val="28"/>
          <w:lang w:val="ru-RU"/>
        </w:rPr>
      </w:pPr>
    </w:p>
    <w:p w14:paraId="767E7E43" w14:textId="77777777" w:rsidR="00F37DE2" w:rsidRPr="00453B75" w:rsidRDefault="00867EF9" w:rsidP="00453B75">
      <w:pPr>
        <w:pStyle w:val="10"/>
        <w:shd w:val="clear" w:color="auto" w:fill="auto"/>
        <w:spacing w:line="360" w:lineRule="auto"/>
        <w:ind w:firstLine="580"/>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С другой стороны, </w:t>
      </w:r>
      <w:r w:rsidR="00647418" w:rsidRPr="00453B75">
        <w:rPr>
          <w:rFonts w:ascii="Times New Roman" w:hAnsi="Times New Roman" w:cs="Times New Roman"/>
          <w:sz w:val="28"/>
          <w:szCs w:val="28"/>
          <w:lang w:val="ru-RU"/>
        </w:rPr>
        <w:t>доменное имя, электронного-цифровая форма, др. виды цифровой информации, которые фактически тоже являются объектами регулирования. (В составе иносреды, различные функции могут выполнять, скорее не предназначены для восприятия человеком).</w:t>
      </w:r>
    </w:p>
    <w:p w14:paraId="6DBEBE08" w14:textId="77777777" w:rsidR="00A15608" w:rsidRPr="00453B75" w:rsidRDefault="00A15608" w:rsidP="00453B75">
      <w:pPr>
        <w:pStyle w:val="10"/>
        <w:shd w:val="clear" w:color="auto" w:fill="auto"/>
        <w:spacing w:line="360" w:lineRule="auto"/>
        <w:ind w:firstLine="580"/>
        <w:jc w:val="both"/>
        <w:rPr>
          <w:rFonts w:ascii="Times New Roman" w:hAnsi="Times New Roman" w:cs="Times New Roman"/>
          <w:sz w:val="28"/>
          <w:szCs w:val="28"/>
          <w:lang w:val="ru-RU"/>
        </w:rPr>
      </w:pPr>
    </w:p>
    <w:p w14:paraId="498D361C" w14:textId="77777777" w:rsidR="00A15608" w:rsidRPr="00453B75" w:rsidRDefault="00A15608" w:rsidP="00453B75">
      <w:pPr>
        <w:pStyle w:val="10"/>
        <w:shd w:val="clear" w:color="auto" w:fill="auto"/>
        <w:spacing w:line="360" w:lineRule="auto"/>
        <w:ind w:firstLine="580"/>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более ранних исследованиях, которые рассматривались их исследователями как составляющая базы информационного права (ссылки на </w:t>
      </w:r>
      <w:r w:rsidRPr="00453B75">
        <w:rPr>
          <w:rFonts w:ascii="Times New Roman" w:hAnsi="Times New Roman" w:cs="Times New Roman"/>
          <w:sz w:val="28"/>
          <w:szCs w:val="28"/>
          <w:lang w:val="ru-RU"/>
        </w:rPr>
        <w:lastRenderedPageBreak/>
        <w:t xml:space="preserve">Венгерова) Правовая кибернетика и правовая информатика рассматривают информацию </w:t>
      </w:r>
      <w:r w:rsidR="009C722C" w:rsidRPr="00453B75">
        <w:rPr>
          <w:rFonts w:ascii="Times New Roman" w:hAnsi="Times New Roman" w:cs="Times New Roman"/>
          <w:sz w:val="28"/>
          <w:szCs w:val="28"/>
          <w:highlight w:val="cyan"/>
          <w:lang w:val="ru-RU"/>
        </w:rPr>
        <w:t>прежде всего,</w:t>
      </w:r>
      <w:r w:rsidRPr="00453B75">
        <w:rPr>
          <w:rFonts w:ascii="Times New Roman" w:hAnsi="Times New Roman" w:cs="Times New Roman"/>
          <w:sz w:val="28"/>
          <w:szCs w:val="28"/>
          <w:highlight w:val="cyan"/>
          <w:lang w:val="ru-RU"/>
        </w:rPr>
        <w:t xml:space="preserve"> как правовую форму,</w:t>
      </w:r>
      <w:r w:rsidRPr="00453B75">
        <w:rPr>
          <w:rFonts w:ascii="Times New Roman" w:hAnsi="Times New Roman" w:cs="Times New Roman"/>
          <w:sz w:val="28"/>
          <w:szCs w:val="28"/>
          <w:lang w:val="ru-RU"/>
        </w:rPr>
        <w:t xml:space="preserve"> исследуя, каким образом ее содержание, структура, способы фиксации и передачи детерминируются правовыми нормами, целями правового регулирования и обеспечивают достижение юридически </w:t>
      </w:r>
      <w:commentRangeStart w:id="60"/>
      <w:r w:rsidRPr="00453B75">
        <w:rPr>
          <w:rFonts w:ascii="Times New Roman" w:hAnsi="Times New Roman" w:cs="Times New Roman"/>
          <w:sz w:val="28"/>
          <w:szCs w:val="28"/>
          <w:lang w:val="ru-RU"/>
        </w:rPr>
        <w:t>значимых резул</w:t>
      </w:r>
      <w:commentRangeEnd w:id="60"/>
      <w:r w:rsidRPr="00453B75">
        <w:rPr>
          <w:rStyle w:val="a7"/>
          <w:rFonts w:ascii="Times New Roman" w:eastAsiaTheme="minorHAnsi" w:hAnsi="Times New Roman" w:cs="Times New Roman"/>
          <w:sz w:val="28"/>
          <w:szCs w:val="28"/>
        </w:rPr>
        <w:commentReference w:id="60"/>
      </w:r>
      <w:r w:rsidRPr="00453B75">
        <w:rPr>
          <w:rFonts w:ascii="Times New Roman" w:hAnsi="Times New Roman" w:cs="Times New Roman"/>
          <w:sz w:val="28"/>
          <w:szCs w:val="28"/>
          <w:lang w:val="ru-RU"/>
        </w:rPr>
        <w:t>ьтатов. Этот аспект подробно раскрывается в исследовании Т.А. Поляковой, … Авторы, в частности, указывают, что…</w:t>
      </w:r>
    </w:p>
    <w:p w14:paraId="4961BE17" w14:textId="77777777" w:rsidR="00A15608" w:rsidRPr="00453B75" w:rsidRDefault="00A15608" w:rsidP="00453B75">
      <w:pPr>
        <w:pStyle w:val="10"/>
        <w:shd w:val="clear" w:color="auto" w:fill="auto"/>
        <w:spacing w:line="360" w:lineRule="auto"/>
        <w:ind w:firstLine="580"/>
        <w:jc w:val="both"/>
        <w:rPr>
          <w:rFonts w:ascii="Times New Roman" w:hAnsi="Times New Roman" w:cs="Times New Roman"/>
          <w:sz w:val="28"/>
          <w:szCs w:val="28"/>
          <w:lang w:val="ru-RU"/>
        </w:rPr>
      </w:pPr>
    </w:p>
    <w:p w14:paraId="45C6641A" w14:textId="77777777" w:rsidR="003E2F3B" w:rsidRPr="00453B75" w:rsidRDefault="003E2F3B" w:rsidP="00453B75">
      <w:pPr>
        <w:pStyle w:val="10"/>
        <w:shd w:val="clear" w:color="auto" w:fill="auto"/>
        <w:spacing w:line="360" w:lineRule="auto"/>
        <w:ind w:firstLine="580"/>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с развитием цифровых квантовых технологий значение правовым режимам информации, обусловленным ее формой отражения в системе. </w:t>
      </w:r>
      <w:r w:rsidR="00A15608" w:rsidRPr="00453B75">
        <w:rPr>
          <w:rFonts w:ascii="Times New Roman" w:hAnsi="Times New Roman" w:cs="Times New Roman"/>
          <w:sz w:val="28"/>
          <w:szCs w:val="28"/>
          <w:lang w:val="ru-RU"/>
        </w:rPr>
        <w:t xml:space="preserve">Существенно </w:t>
      </w:r>
      <w:r w:rsidR="00935590" w:rsidRPr="00453B75">
        <w:rPr>
          <w:rFonts w:ascii="Times New Roman" w:hAnsi="Times New Roman" w:cs="Times New Roman"/>
          <w:sz w:val="28"/>
          <w:szCs w:val="28"/>
          <w:lang w:val="ru-RU"/>
        </w:rPr>
        <w:t>повысилось.</w:t>
      </w:r>
    </w:p>
    <w:p w14:paraId="66FB1AED" w14:textId="77777777" w:rsidR="003E2F3B" w:rsidRPr="00453B75" w:rsidRDefault="003E2F3B" w:rsidP="00453B75">
      <w:pPr>
        <w:pStyle w:val="10"/>
        <w:shd w:val="clear" w:color="auto" w:fill="auto"/>
        <w:spacing w:line="360" w:lineRule="auto"/>
        <w:ind w:firstLine="580"/>
        <w:jc w:val="both"/>
        <w:rPr>
          <w:rFonts w:ascii="Times New Roman" w:hAnsi="Times New Roman" w:cs="Times New Roman"/>
          <w:sz w:val="28"/>
          <w:szCs w:val="28"/>
          <w:lang w:val="ru-RU"/>
        </w:rPr>
      </w:pPr>
    </w:p>
    <w:p w14:paraId="4A44DC00" w14:textId="77777777" w:rsidR="0063246F" w:rsidRPr="00453B75" w:rsidRDefault="0063246F" w:rsidP="00453B75">
      <w:pPr>
        <w:pStyle w:val="10"/>
        <w:shd w:val="clear" w:color="auto" w:fill="auto"/>
        <w:spacing w:line="360" w:lineRule="auto"/>
        <w:ind w:firstLine="580"/>
        <w:jc w:val="both"/>
        <w:rPr>
          <w:rFonts w:ascii="Times New Roman" w:hAnsi="Times New Roman" w:cs="Times New Roman"/>
          <w:sz w:val="28"/>
          <w:szCs w:val="28"/>
          <w:lang w:val="ru-RU"/>
        </w:rPr>
      </w:pPr>
    </w:p>
    <w:p w14:paraId="4EB8C70A" w14:textId="77777777" w:rsidR="00935590" w:rsidRPr="00453B75" w:rsidRDefault="00935590" w:rsidP="009537E0">
      <w:pPr>
        <w:spacing w:after="0" w:line="360" w:lineRule="auto"/>
        <w:ind w:firstLine="709"/>
        <w:jc w:val="both"/>
        <w:rPr>
          <w:rFonts w:ascii="Times New Roman" w:hAnsi="Times New Roman" w:cs="Times New Roman"/>
          <w:sz w:val="28"/>
          <w:szCs w:val="28"/>
          <w:lang w:val="ru-RU"/>
        </w:rPr>
      </w:pPr>
      <w:bookmarkStart w:id="61" w:name="_Hlk204479533"/>
      <w:r w:rsidRPr="00453B75">
        <w:rPr>
          <w:rFonts w:ascii="Times New Roman" w:hAnsi="Times New Roman" w:cs="Times New Roman"/>
          <w:b/>
          <w:sz w:val="28"/>
          <w:szCs w:val="28"/>
          <w:lang w:val="ru-RU"/>
        </w:rPr>
        <w:t xml:space="preserve">Появление новых юридически значимых видов информации. </w:t>
      </w:r>
    </w:p>
    <w:p w14:paraId="21B898B6" w14:textId="77777777" w:rsidR="00935590" w:rsidRPr="00453B75" w:rsidRDefault="00935590" w:rsidP="009537E0">
      <w:pPr>
        <w:spacing w:after="0" w:line="360" w:lineRule="auto"/>
        <w:ind w:firstLine="709"/>
        <w:jc w:val="both"/>
        <w:rPr>
          <w:rFonts w:ascii="Times New Roman" w:hAnsi="Times New Roman" w:cs="Times New Roman"/>
          <w:i/>
          <w:sz w:val="28"/>
          <w:szCs w:val="28"/>
          <w:lang w:val="ru-RU"/>
        </w:rPr>
      </w:pPr>
      <w:r w:rsidRPr="00453B75">
        <w:rPr>
          <w:rFonts w:ascii="Times New Roman" w:hAnsi="Times New Roman" w:cs="Times New Roman"/>
          <w:sz w:val="28"/>
          <w:szCs w:val="28"/>
          <w:lang w:val="ru-RU"/>
        </w:rPr>
        <w:t xml:space="preserve">Примером нового юридически значимого вида информации может быть </w:t>
      </w:r>
      <w:r w:rsidRPr="00453B75">
        <w:rPr>
          <w:rFonts w:ascii="Times New Roman" w:hAnsi="Times New Roman" w:cs="Times New Roman"/>
          <w:i/>
          <w:sz w:val="28"/>
          <w:szCs w:val="28"/>
          <w:lang w:val="ru-RU"/>
        </w:rPr>
        <w:t>квантовый ключ</w:t>
      </w:r>
      <w:r w:rsidRPr="00453B75">
        <w:rPr>
          <w:rFonts w:ascii="Times New Roman" w:hAnsi="Times New Roman" w:cs="Times New Roman"/>
          <w:sz w:val="28"/>
          <w:szCs w:val="28"/>
          <w:lang w:val="ru-RU"/>
        </w:rPr>
        <w:t>. Квантовый ключ как инструмент шифрования обеспечивает безусловную стойкость шифрования конфиденциальной информации благодаря фундаментальным законам квантовой механики: принципу неопределенности Гейзенберга, теореме о запрете клонирования и др.</w:t>
      </w:r>
    </w:p>
    <w:p w14:paraId="41C73BEF" w14:textId="77777777" w:rsidR="00935590" w:rsidRPr="00453B75" w:rsidRDefault="00935590" w:rsidP="009537E0">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Благодаря своим уникальным свойствам квантовый ключ может применяться в различных правовых и технологических сферах, где критически важна защита информации (электронная подпись и документооборот, предотвращение утечек персональных данных и др.).</w:t>
      </w:r>
    </w:p>
    <w:p w14:paraId="1353140C" w14:textId="77777777" w:rsidR="00935590" w:rsidRPr="00453B75" w:rsidRDefault="00935590" w:rsidP="009537E0">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lastRenderedPageBreak/>
        <w:t xml:space="preserve">Другим примером информации является </w:t>
      </w:r>
      <w:r w:rsidRPr="00453B75">
        <w:rPr>
          <w:rFonts w:ascii="Times New Roman" w:hAnsi="Times New Roman" w:cs="Times New Roman"/>
          <w:i/>
          <w:sz w:val="28"/>
          <w:szCs w:val="28"/>
          <w:lang w:val="ru-RU"/>
        </w:rPr>
        <w:t xml:space="preserve">результирующая информация, </w:t>
      </w:r>
      <w:r w:rsidRPr="00453B75">
        <w:rPr>
          <w:rFonts w:ascii="Times New Roman" w:hAnsi="Times New Roman" w:cs="Times New Roman"/>
          <w:sz w:val="28"/>
          <w:szCs w:val="28"/>
          <w:lang w:val="ru-RU"/>
        </w:rPr>
        <w:t xml:space="preserve">которая обеспечивает доступ к информационному ресурсу на основе распределенного реестра и вносится в информационную систему автоматически в виде записей алгоритмами смарт-контрактов. </w:t>
      </w:r>
    </w:p>
    <w:p w14:paraId="7534CA20" w14:textId="77777777" w:rsidR="00935590" w:rsidRPr="00453B75" w:rsidRDefault="00935590" w:rsidP="009537E0">
      <w:pPr>
        <w:spacing w:after="0"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t>Такая информация имеют самостоятельное юридическую значимость для различных отраслей права</w:t>
      </w:r>
    </w:p>
    <w:p w14:paraId="053B2F8E" w14:textId="77777777" w:rsidR="00935590" w:rsidRPr="00453B75" w:rsidRDefault="00935590" w:rsidP="009537E0">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отраслях </w:t>
      </w:r>
      <w:r w:rsidRPr="00453B75">
        <w:rPr>
          <w:rFonts w:ascii="Times New Roman" w:hAnsi="Times New Roman" w:cs="Times New Roman"/>
          <w:i/>
          <w:sz w:val="28"/>
          <w:szCs w:val="28"/>
          <w:lang w:val="ru-RU"/>
        </w:rPr>
        <w:t>публичного права</w:t>
      </w:r>
      <w:r w:rsidRPr="00453B75">
        <w:rPr>
          <w:rFonts w:ascii="Times New Roman" w:hAnsi="Times New Roman" w:cs="Times New Roman"/>
          <w:sz w:val="28"/>
          <w:szCs w:val="28"/>
          <w:lang w:val="ru-RU"/>
        </w:rPr>
        <w:t xml:space="preserve"> результирующая информация представляет расширенные возможности аналитики данных, </w:t>
      </w:r>
      <w:commentRangeStart w:id="62"/>
      <w:r w:rsidRPr="00453B75">
        <w:rPr>
          <w:rFonts w:ascii="Times New Roman" w:hAnsi="Times New Roman" w:cs="Times New Roman"/>
          <w:sz w:val="28"/>
          <w:szCs w:val="28"/>
          <w:lang w:val="ru-RU"/>
        </w:rPr>
        <w:t xml:space="preserve">содержащихся в </w:t>
      </w:r>
      <w:commentRangeEnd w:id="62"/>
      <w:r w:rsidRPr="00453B75">
        <w:rPr>
          <w:rFonts w:ascii="Times New Roman" w:hAnsi="Times New Roman" w:cs="Times New Roman"/>
          <w:sz w:val="28"/>
          <w:szCs w:val="28"/>
        </w:rPr>
        <w:commentReference w:id="62"/>
      </w:r>
      <w:r w:rsidRPr="00453B75">
        <w:rPr>
          <w:rFonts w:ascii="Times New Roman" w:hAnsi="Times New Roman" w:cs="Times New Roman"/>
          <w:sz w:val="28"/>
          <w:szCs w:val="28"/>
          <w:lang w:val="ru-RU"/>
        </w:rPr>
        <w:t>распределенных реестрах (как в базах данных)</w:t>
      </w:r>
      <w:r w:rsidRPr="00453B75">
        <w:rPr>
          <w:rFonts w:ascii="Times New Roman" w:hAnsi="Times New Roman" w:cs="Times New Roman"/>
          <w:sz w:val="28"/>
          <w:szCs w:val="28"/>
        </w:rPr>
        <w:footnoteReference w:id="17"/>
      </w:r>
      <w:r w:rsidRPr="00453B75">
        <w:rPr>
          <w:rFonts w:ascii="Times New Roman" w:hAnsi="Times New Roman" w:cs="Times New Roman"/>
          <w:sz w:val="28"/>
          <w:szCs w:val="28"/>
          <w:lang w:val="ru-RU"/>
        </w:rPr>
        <w:t>.</w:t>
      </w:r>
    </w:p>
    <w:p w14:paraId="4A9C0CDD" w14:textId="77777777" w:rsidR="00935590" w:rsidRPr="00453B75" w:rsidRDefault="00935590" w:rsidP="009537E0">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уголовно-процессуальном праве результирующая информация может быть, как доказательством, так и средством адресации к доказательствам, приобщаемым к уголовному делу; в финансовом праве результирующая информация является инновационным компонентом мониторинга транзакций в распределенном реестре (по принципу «знай свою транзакцию», </w:t>
      </w:r>
      <w:r w:rsidRPr="00453B75">
        <w:rPr>
          <w:rFonts w:ascii="Times New Roman" w:hAnsi="Times New Roman" w:cs="Times New Roman"/>
          <w:sz w:val="28"/>
          <w:szCs w:val="28"/>
        </w:rPr>
        <w:t>KYT</w:t>
      </w:r>
      <w:r w:rsidRPr="00453B75">
        <w:rPr>
          <w:rFonts w:ascii="Times New Roman" w:hAnsi="Times New Roman" w:cs="Times New Roman"/>
          <w:sz w:val="28"/>
          <w:szCs w:val="28"/>
          <w:lang w:val="ru-RU"/>
        </w:rPr>
        <w:t>).</w:t>
      </w:r>
    </w:p>
    <w:p w14:paraId="5FA64F8D" w14:textId="77777777" w:rsidR="00935590" w:rsidRPr="00453B75" w:rsidRDefault="00935590" w:rsidP="009537E0">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отраслях </w:t>
      </w:r>
      <w:r w:rsidRPr="00453B75">
        <w:rPr>
          <w:rFonts w:ascii="Times New Roman" w:hAnsi="Times New Roman" w:cs="Times New Roman"/>
          <w:i/>
          <w:sz w:val="28"/>
          <w:szCs w:val="28"/>
          <w:lang w:val="ru-RU"/>
        </w:rPr>
        <w:t>частного права</w:t>
      </w:r>
      <w:r w:rsidRPr="00453B75">
        <w:rPr>
          <w:rFonts w:ascii="Times New Roman" w:hAnsi="Times New Roman" w:cs="Times New Roman"/>
          <w:sz w:val="28"/>
          <w:szCs w:val="28"/>
          <w:lang w:val="ru-RU"/>
        </w:rPr>
        <w:t xml:space="preserve"> результирующая информация обеспечивает защиту интеллектуальной собственности, подтверждая авторство и фиксируя момент создания произведения, выявляя несанкционированные изменения в него</w:t>
      </w:r>
      <w:r w:rsidRPr="00453B75">
        <w:rPr>
          <w:rStyle w:val="ae"/>
          <w:rFonts w:ascii="Times New Roman" w:hAnsi="Times New Roman" w:cs="Times New Roman"/>
          <w:sz w:val="28"/>
          <w:szCs w:val="28"/>
        </w:rPr>
        <w:footnoteReference w:id="18"/>
      </w:r>
      <w:r w:rsidRPr="00453B75">
        <w:rPr>
          <w:rFonts w:ascii="Times New Roman" w:hAnsi="Times New Roman" w:cs="Times New Roman"/>
          <w:sz w:val="28"/>
          <w:szCs w:val="28"/>
          <w:lang w:val="ru-RU"/>
        </w:rPr>
        <w:t>.</w:t>
      </w:r>
    </w:p>
    <w:p w14:paraId="0A46C930" w14:textId="77777777" w:rsidR="00935590" w:rsidRPr="00453B75" w:rsidRDefault="00935590" w:rsidP="009537E0">
      <w:pPr>
        <w:spacing w:after="0"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lastRenderedPageBreak/>
        <w:t>Новые юридически значимые виды информации обладают потенциалом признания их самостоятельными объектами гражданских прав</w:t>
      </w:r>
    </w:p>
    <w:p w14:paraId="58A0FEAB" w14:textId="77777777" w:rsidR="00935590" w:rsidRPr="00453B75" w:rsidRDefault="00935590" w:rsidP="009537E0">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Так, результирующая информация в сочетании со специфическим для нее свойством актива, образует категорию криптоактива.</w:t>
      </w:r>
    </w:p>
    <w:p w14:paraId="3356C3DC" w14:textId="77777777" w:rsidR="00935590" w:rsidRPr="00453B75" w:rsidRDefault="00935590" w:rsidP="009537E0">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Неразрывная связь криптоактива с технологией распределенного реестра обеспечивает следующие характерные для него свойства как самостоятельного объекта гражданского права: </w:t>
      </w:r>
    </w:p>
    <w:p w14:paraId="22A48B51" w14:textId="77777777" w:rsidR="00935590" w:rsidRPr="00453B75" w:rsidRDefault="00935590" w:rsidP="009537E0">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 особый способ хранения информации об операциях, совершенных с ним, эффективное автоматизированное управление криптоактивом с использованием смарт-контрактов; </w:t>
      </w:r>
    </w:p>
    <w:p w14:paraId="1D816557" w14:textId="0D89AD39" w:rsidR="00935590" w:rsidRPr="00453B75" w:rsidRDefault="00935590" w:rsidP="009537E0">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особый режим доступа и распоряжения лица(-ом) к   криптоактиву(-ом)</w:t>
      </w:r>
      <w:r w:rsidRPr="00453B75">
        <w:rPr>
          <w:rStyle w:val="ae"/>
          <w:rFonts w:ascii="Times New Roman" w:hAnsi="Times New Roman" w:cs="Times New Roman"/>
          <w:sz w:val="28"/>
          <w:szCs w:val="28"/>
        </w:rPr>
        <w:footnoteReference w:id="19"/>
      </w:r>
      <w:r w:rsidRPr="00453B75">
        <w:rPr>
          <w:rFonts w:ascii="Times New Roman" w:hAnsi="Times New Roman" w:cs="Times New Roman"/>
          <w:sz w:val="28"/>
          <w:szCs w:val="28"/>
          <w:lang w:val="ru-RU"/>
        </w:rPr>
        <w:t>.</w:t>
      </w:r>
      <w:bookmarkEnd w:id="61"/>
    </w:p>
    <w:p w14:paraId="79D58462" w14:textId="465A73BE" w:rsidR="00B42DA5" w:rsidRPr="00453B75" w:rsidRDefault="00BC09AD" w:rsidP="00453B75">
      <w:pPr>
        <w:pStyle w:val="10"/>
        <w:shd w:val="clear" w:color="auto" w:fill="auto"/>
        <w:spacing w:line="360" w:lineRule="auto"/>
        <w:ind w:firstLine="580"/>
        <w:jc w:val="both"/>
        <w:rPr>
          <w:rFonts w:ascii="Times New Roman" w:hAnsi="Times New Roman" w:cs="Times New Roman"/>
          <w:color w:val="C00000"/>
          <w:sz w:val="28"/>
          <w:szCs w:val="28"/>
          <w:lang w:val="ru-RU"/>
        </w:rPr>
      </w:pPr>
      <w:r>
        <w:rPr>
          <w:rFonts w:ascii="Times New Roman" w:hAnsi="Times New Roman" w:cs="Times New Roman"/>
          <w:color w:val="C00000"/>
          <w:sz w:val="28"/>
          <w:szCs w:val="28"/>
          <w:lang w:val="ru-RU"/>
        </w:rPr>
        <w:t>Под влиянием цифровых технологий п</w:t>
      </w:r>
      <w:r w:rsidR="00B42DA5" w:rsidRPr="00453B75">
        <w:rPr>
          <w:rFonts w:ascii="Times New Roman" w:hAnsi="Times New Roman" w:cs="Times New Roman"/>
          <w:color w:val="C00000"/>
          <w:sz w:val="28"/>
          <w:szCs w:val="28"/>
          <w:lang w:val="ru-RU"/>
        </w:rPr>
        <w:t xml:space="preserve">равовой режим информации начинают определяться через информационные процессы обработки, учета информации (цифровые, квантовые и др). </w:t>
      </w:r>
    </w:p>
    <w:p w14:paraId="0F44A634" w14:textId="77777777" w:rsidR="00B42DA5" w:rsidRPr="00453B75" w:rsidRDefault="00B42DA5" w:rsidP="00453B75">
      <w:pPr>
        <w:pStyle w:val="10"/>
        <w:shd w:val="clear" w:color="auto" w:fill="auto"/>
        <w:spacing w:line="360" w:lineRule="auto"/>
        <w:ind w:firstLine="580"/>
        <w:jc w:val="both"/>
        <w:rPr>
          <w:rFonts w:ascii="Times New Roman" w:hAnsi="Times New Roman" w:cs="Times New Roman"/>
          <w:sz w:val="28"/>
          <w:szCs w:val="28"/>
          <w:lang w:val="ru-RU"/>
        </w:rPr>
      </w:pPr>
    </w:p>
    <w:p w14:paraId="57A8E371" w14:textId="77777777" w:rsidR="00B42DA5" w:rsidRPr="00453B75" w:rsidRDefault="00B42DA5" w:rsidP="00453B75">
      <w:pPr>
        <w:pStyle w:val="10"/>
        <w:shd w:val="clear" w:color="auto" w:fill="auto"/>
        <w:spacing w:line="360" w:lineRule="auto"/>
        <w:ind w:firstLine="580"/>
        <w:jc w:val="both"/>
        <w:rPr>
          <w:rFonts w:ascii="Times New Roman" w:hAnsi="Times New Roman" w:cs="Times New Roman"/>
          <w:sz w:val="28"/>
          <w:szCs w:val="28"/>
          <w:lang w:val="ru-RU"/>
        </w:rPr>
      </w:pPr>
      <w:r w:rsidRPr="00453B75">
        <w:rPr>
          <w:rFonts w:ascii="Times New Roman" w:hAnsi="Times New Roman" w:cs="Times New Roman"/>
          <w:b/>
          <w:sz w:val="28"/>
          <w:szCs w:val="28"/>
          <w:lang w:val="ru-RU"/>
        </w:rPr>
        <w:t>Должны быть выработаны / сформулированы правовые режимы для такой информации, к новым типам информационных процессов</w:t>
      </w:r>
      <w:r w:rsidRPr="00453B75">
        <w:rPr>
          <w:rFonts w:ascii="Times New Roman" w:hAnsi="Times New Roman" w:cs="Times New Roman"/>
          <w:sz w:val="28"/>
          <w:szCs w:val="28"/>
          <w:lang w:val="ru-RU"/>
        </w:rPr>
        <w:t xml:space="preserve">. </w:t>
      </w:r>
    </w:p>
    <w:p w14:paraId="052A5BFE" w14:textId="77777777" w:rsidR="00B42DA5" w:rsidRPr="00453B75" w:rsidRDefault="00B42DA5" w:rsidP="00453B75">
      <w:pPr>
        <w:pStyle w:val="10"/>
        <w:shd w:val="clear" w:color="auto" w:fill="auto"/>
        <w:spacing w:line="360" w:lineRule="auto"/>
        <w:ind w:firstLine="580"/>
        <w:jc w:val="both"/>
        <w:rPr>
          <w:rFonts w:ascii="Times New Roman" w:hAnsi="Times New Roman" w:cs="Times New Roman"/>
          <w:sz w:val="28"/>
          <w:szCs w:val="28"/>
          <w:lang w:val="ru-RU"/>
        </w:rPr>
      </w:pPr>
    </w:p>
    <w:p w14:paraId="4517CF01" w14:textId="171726C1" w:rsidR="00B42DA5" w:rsidRPr="00453B75" w:rsidRDefault="00B42DA5" w:rsidP="00453B75">
      <w:pPr>
        <w:pStyle w:val="10"/>
        <w:shd w:val="clear" w:color="auto" w:fill="auto"/>
        <w:spacing w:line="360" w:lineRule="auto"/>
        <w:ind w:firstLine="580"/>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Между тем, второй тип информации (</w:t>
      </w:r>
      <w:r w:rsidR="00BC09AD">
        <w:rPr>
          <w:rFonts w:ascii="Times New Roman" w:hAnsi="Times New Roman" w:cs="Times New Roman"/>
          <w:sz w:val="28"/>
          <w:szCs w:val="28"/>
          <w:lang w:val="ru-RU"/>
        </w:rPr>
        <w:t xml:space="preserve">цифровая информация, квантовая </w:t>
      </w:r>
      <w:r w:rsidR="00BC09AD">
        <w:rPr>
          <w:rFonts w:ascii="Times New Roman" w:hAnsi="Times New Roman" w:cs="Times New Roman"/>
          <w:sz w:val="28"/>
          <w:szCs w:val="28"/>
          <w:lang w:val="ru-RU"/>
        </w:rPr>
        <w:lastRenderedPageBreak/>
        <w:t>информация</w:t>
      </w:r>
      <w:r w:rsidRPr="00453B75">
        <w:rPr>
          <w:rFonts w:ascii="Times New Roman" w:hAnsi="Times New Roman" w:cs="Times New Roman"/>
          <w:sz w:val="28"/>
          <w:szCs w:val="28"/>
          <w:lang w:val="ru-RU"/>
        </w:rPr>
        <w:t xml:space="preserve">) всегда является составляющей частью информационной среды. </w:t>
      </w:r>
    </w:p>
    <w:p w14:paraId="3D6D27E3" w14:textId="77777777" w:rsidR="00B42DA5" w:rsidRPr="00453B75" w:rsidRDefault="00B42DA5" w:rsidP="00453B75">
      <w:pPr>
        <w:pStyle w:val="10"/>
        <w:shd w:val="clear" w:color="auto" w:fill="auto"/>
        <w:spacing w:line="360" w:lineRule="auto"/>
        <w:ind w:firstLine="580"/>
        <w:jc w:val="both"/>
        <w:rPr>
          <w:rFonts w:ascii="Times New Roman" w:hAnsi="Times New Roman" w:cs="Times New Roman"/>
          <w:sz w:val="28"/>
          <w:szCs w:val="28"/>
          <w:lang w:val="ru-RU"/>
        </w:rPr>
      </w:pPr>
    </w:p>
    <w:p w14:paraId="1FA01718" w14:textId="77777777" w:rsidR="00B42DA5" w:rsidRPr="00453B75" w:rsidRDefault="00B42DA5" w:rsidP="00453B75">
      <w:pPr>
        <w:pStyle w:val="10"/>
        <w:shd w:val="clear" w:color="auto" w:fill="auto"/>
        <w:spacing w:line="360" w:lineRule="auto"/>
        <w:ind w:firstLine="580"/>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кодексе необходимо отражать </w:t>
      </w:r>
    </w:p>
    <w:p w14:paraId="5BA2AF36" w14:textId="77777777" w:rsidR="00925A56" w:rsidRPr="00453B75" w:rsidRDefault="00925A56" w:rsidP="00453B75">
      <w:pPr>
        <w:pStyle w:val="10"/>
        <w:shd w:val="clear" w:color="auto" w:fill="auto"/>
        <w:spacing w:line="360" w:lineRule="auto"/>
        <w:ind w:firstLine="580"/>
        <w:jc w:val="both"/>
        <w:rPr>
          <w:rFonts w:ascii="Times New Roman" w:hAnsi="Times New Roman" w:cs="Times New Roman"/>
          <w:b/>
          <w:bCs/>
          <w:sz w:val="28"/>
          <w:szCs w:val="28"/>
          <w:lang w:val="ru-RU"/>
        </w:rPr>
      </w:pPr>
      <w:r w:rsidRPr="00453B75">
        <w:rPr>
          <w:rFonts w:ascii="Times New Roman" w:hAnsi="Times New Roman" w:cs="Times New Roman"/>
          <w:b/>
          <w:bCs/>
          <w:sz w:val="28"/>
          <w:szCs w:val="28"/>
          <w:lang w:val="ru-RU"/>
        </w:rPr>
        <w:t>***</w:t>
      </w:r>
    </w:p>
    <w:p w14:paraId="0B288D00" w14:textId="77777777" w:rsidR="00925A56" w:rsidRPr="00453B75" w:rsidRDefault="00925A56" w:rsidP="00453B75">
      <w:pPr>
        <w:pStyle w:val="10"/>
        <w:shd w:val="clear" w:color="auto" w:fill="auto"/>
        <w:spacing w:line="360" w:lineRule="auto"/>
        <w:ind w:firstLine="580"/>
        <w:jc w:val="both"/>
        <w:rPr>
          <w:rFonts w:ascii="Times New Roman" w:hAnsi="Times New Roman" w:cs="Times New Roman"/>
          <w:b/>
          <w:bCs/>
          <w:sz w:val="28"/>
          <w:szCs w:val="28"/>
          <w:lang w:val="ru-RU"/>
        </w:rPr>
      </w:pPr>
    </w:p>
    <w:p w14:paraId="2DB5FF6F" w14:textId="77777777" w:rsidR="0063246F" w:rsidRPr="00453B75" w:rsidRDefault="0063246F" w:rsidP="00453B75">
      <w:pPr>
        <w:pStyle w:val="10"/>
        <w:shd w:val="clear" w:color="auto" w:fill="auto"/>
        <w:spacing w:line="360" w:lineRule="auto"/>
        <w:ind w:firstLine="580"/>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Вывод: о необходимости уточнения легального понятия информации в части указания на независимость от материального носителя, а также на необходимость конкретизации в законе «сведений, сообщений, данных</w:t>
      </w:r>
      <w:r w:rsidRPr="00453B75">
        <w:rPr>
          <w:rFonts w:ascii="Times New Roman" w:hAnsi="Times New Roman" w:cs="Times New Roman"/>
          <w:sz w:val="28"/>
          <w:szCs w:val="28"/>
          <w:lang w:val="ru-RU"/>
        </w:rPr>
        <w:t>».</w:t>
      </w:r>
    </w:p>
    <w:p w14:paraId="3A151546" w14:textId="77777777" w:rsidR="00867EF9" w:rsidRPr="00453B75" w:rsidRDefault="00867EF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p>
    <w:p w14:paraId="55DDF100" w14:textId="77777777" w:rsidR="00512253" w:rsidRPr="00453B75" w:rsidRDefault="00512253"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Согласно действующему регулированию под информацией понимается… </w:t>
      </w:r>
    </w:p>
    <w:p w14:paraId="3E736D49" w14:textId="77777777" w:rsidR="008A7009" w:rsidRPr="00453B75" w:rsidRDefault="00591C22"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Классическим набором признаков информации являются:</w:t>
      </w:r>
    </w:p>
    <w:p w14:paraId="6D344CA7" w14:textId="77777777" w:rsidR="008A7009" w:rsidRPr="00453B75" w:rsidRDefault="008A7009"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 xml:space="preserve">Информационная среда </w:t>
      </w:r>
    </w:p>
    <w:p w14:paraId="0A6D9948" w14:textId="77777777" w:rsidR="000E13D1" w:rsidRPr="00453B75" w:rsidRDefault="00512253"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Понятие информационной среды не сформулировано официально, однако имеется близкое ему по содержанию понятие «информационной сферы», закрепленным </w:t>
      </w:r>
      <w:r w:rsidR="008A7009" w:rsidRPr="00453B75">
        <w:rPr>
          <w:rFonts w:ascii="Times New Roman" w:eastAsia="Times New Roman" w:hAnsi="Times New Roman" w:cs="Times New Roman"/>
          <w:sz w:val="28"/>
          <w:szCs w:val="28"/>
          <w:lang w:val="ru-RU" w:eastAsia="en-GB"/>
        </w:rPr>
        <w:t>Д</w:t>
      </w:r>
      <w:r w:rsidRPr="00453B75">
        <w:rPr>
          <w:rFonts w:ascii="Times New Roman" w:eastAsia="Times New Roman" w:hAnsi="Times New Roman" w:cs="Times New Roman"/>
          <w:sz w:val="28"/>
          <w:szCs w:val="28"/>
          <w:lang w:val="ru-RU" w:eastAsia="en-GB"/>
        </w:rPr>
        <w:t>октриной</w:t>
      </w:r>
      <w:r w:rsidR="008A7009" w:rsidRPr="00453B75">
        <w:rPr>
          <w:rFonts w:ascii="Times New Roman" w:eastAsia="Times New Roman" w:hAnsi="Times New Roman" w:cs="Times New Roman"/>
          <w:sz w:val="28"/>
          <w:szCs w:val="28"/>
          <w:lang w:val="ru-RU" w:eastAsia="en-GB"/>
        </w:rPr>
        <w:t xml:space="preserve"> информационной безопасности РФ</w:t>
      </w:r>
      <w:r w:rsidRPr="00453B75">
        <w:rPr>
          <w:rFonts w:ascii="Times New Roman" w:eastAsia="Times New Roman" w:hAnsi="Times New Roman" w:cs="Times New Roman"/>
          <w:sz w:val="28"/>
          <w:szCs w:val="28"/>
          <w:lang w:val="ru-RU" w:eastAsia="en-GB"/>
        </w:rPr>
        <w:t>.</w:t>
      </w:r>
    </w:p>
    <w:p w14:paraId="299E2750" w14:textId="77777777" w:rsidR="008A7009" w:rsidRPr="00453B75" w:rsidRDefault="008A700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Согласно указанном документу под информационной сферой понимается совокупность информации, объектов информатизации, информационных систем, сайтов в информационно-телекоммуникационной сети "Интернет" (далее - сеть "Интернет"), сетей связи, информационных технологий, субъектов, деятельность которых связана с формированием и </w:t>
      </w:r>
      <w:r w:rsidRPr="00453B75">
        <w:rPr>
          <w:rFonts w:ascii="Times New Roman" w:eastAsia="Times New Roman" w:hAnsi="Times New Roman" w:cs="Times New Roman"/>
          <w:sz w:val="28"/>
          <w:szCs w:val="28"/>
          <w:lang w:val="ru-RU" w:eastAsia="en-GB"/>
        </w:rPr>
        <w:lastRenderedPageBreak/>
        <w:t>обработкой информации, развитием и использованием названных технологий, обеспечением информационной безопасности, а также совокупность механизмов регулирования соответствующих общественных отношений.</w:t>
      </w:r>
    </w:p>
    <w:p w14:paraId="3356FED5" w14:textId="77777777" w:rsidR="00313613" w:rsidRPr="00453B75" w:rsidRDefault="00313613" w:rsidP="00453B75">
      <w:pPr>
        <w:pStyle w:val="10"/>
        <w:shd w:val="clear" w:color="auto" w:fill="auto"/>
        <w:spacing w:line="360" w:lineRule="auto"/>
        <w:ind w:firstLine="780"/>
        <w:jc w:val="both"/>
        <w:rPr>
          <w:rFonts w:ascii="Times New Roman" w:hAnsi="Times New Roman" w:cs="Times New Roman"/>
          <w:b/>
          <w:color w:val="002060"/>
          <w:sz w:val="28"/>
          <w:szCs w:val="28"/>
          <w:lang w:val="ru-RU"/>
        </w:rPr>
      </w:pPr>
      <w:r w:rsidRPr="00453B75">
        <w:rPr>
          <w:rFonts w:ascii="Times New Roman" w:hAnsi="Times New Roman" w:cs="Times New Roman"/>
          <w:b/>
          <w:color w:val="002060"/>
          <w:sz w:val="28"/>
          <w:szCs w:val="28"/>
          <w:lang w:val="ru-RU"/>
        </w:rPr>
        <w:t>И.Л. Бачило</w:t>
      </w:r>
    </w:p>
    <w:p w14:paraId="2B7AF1E5" w14:textId="77777777" w:rsidR="005765C0" w:rsidRPr="00453B75" w:rsidRDefault="005765C0" w:rsidP="00453B75">
      <w:pPr>
        <w:pStyle w:val="10"/>
        <w:shd w:val="clear" w:color="auto" w:fill="auto"/>
        <w:spacing w:line="360" w:lineRule="auto"/>
        <w:ind w:firstLine="780"/>
        <w:jc w:val="both"/>
        <w:rPr>
          <w:rFonts w:ascii="Times New Roman" w:hAnsi="Times New Roman" w:cs="Times New Roman"/>
          <w:color w:val="002060"/>
          <w:sz w:val="28"/>
          <w:szCs w:val="28"/>
          <w:lang w:val="ru-RU"/>
        </w:rPr>
      </w:pPr>
      <w:r w:rsidRPr="00453B75">
        <w:rPr>
          <w:rFonts w:ascii="Times New Roman" w:hAnsi="Times New Roman" w:cs="Times New Roman"/>
          <w:color w:val="002060"/>
          <w:sz w:val="28"/>
          <w:szCs w:val="28"/>
          <w:lang w:val="ru-RU"/>
        </w:rPr>
        <w:t>И</w:t>
      </w:r>
      <w:commentRangeStart w:id="63"/>
      <w:r w:rsidRPr="00453B75">
        <w:rPr>
          <w:rFonts w:ascii="Times New Roman" w:hAnsi="Times New Roman" w:cs="Times New Roman"/>
          <w:color w:val="002060"/>
          <w:sz w:val="28"/>
          <w:szCs w:val="28"/>
          <w:lang w:val="ru-RU"/>
        </w:rPr>
        <w:t>нтер</w:t>
      </w:r>
      <w:commentRangeEnd w:id="63"/>
      <w:r w:rsidRPr="00453B75">
        <w:rPr>
          <w:rStyle w:val="a7"/>
          <w:rFonts w:ascii="Times New Roman" w:eastAsiaTheme="minorHAnsi" w:hAnsi="Times New Roman" w:cs="Times New Roman"/>
          <w:sz w:val="28"/>
          <w:szCs w:val="28"/>
        </w:rPr>
        <w:commentReference w:id="63"/>
      </w:r>
      <w:r w:rsidRPr="00453B75">
        <w:rPr>
          <w:rFonts w:ascii="Times New Roman" w:hAnsi="Times New Roman" w:cs="Times New Roman"/>
          <w:color w:val="002060"/>
          <w:sz w:val="28"/>
          <w:szCs w:val="28"/>
          <w:lang w:val="ru-RU"/>
        </w:rPr>
        <w:t>есно мнение И.Л. Бачило, которая полагает, что «термин «информационная сфе</w:t>
      </w:r>
      <w:r w:rsidRPr="00453B75">
        <w:rPr>
          <w:rFonts w:ascii="Times New Roman" w:hAnsi="Times New Roman" w:cs="Times New Roman"/>
          <w:color w:val="002060"/>
          <w:sz w:val="28"/>
          <w:szCs w:val="28"/>
          <w:lang w:val="ru-RU"/>
        </w:rPr>
        <w:softHyphen/>
        <w:t>ра», в его философском, системном значении стоит в одном ряду с такими феноменами, как атмосфера, биосфера, экосфера, космос. Како</w:t>
      </w:r>
      <w:r w:rsidRPr="00453B75">
        <w:rPr>
          <w:rFonts w:ascii="Times New Roman" w:hAnsi="Times New Roman" w:cs="Times New Roman"/>
          <w:color w:val="002060"/>
          <w:sz w:val="28"/>
          <w:szCs w:val="28"/>
          <w:lang w:val="ru-RU"/>
        </w:rPr>
        <w:softHyphen/>
        <w:t>го-либо устоявшегося определения инфосферы пока нет. Можно предположить, что инфосфера - это объективно выраженное состояние зна</w:t>
      </w:r>
      <w:r w:rsidRPr="00453B75">
        <w:rPr>
          <w:rFonts w:ascii="Times New Roman" w:hAnsi="Times New Roman" w:cs="Times New Roman"/>
          <w:color w:val="002060"/>
          <w:sz w:val="28"/>
          <w:szCs w:val="28"/>
          <w:lang w:val="ru-RU"/>
        </w:rPr>
        <w:softHyphen/>
        <w:t>ний человечества об окружающем и создавае</w:t>
      </w:r>
      <w:r w:rsidRPr="00453B75">
        <w:rPr>
          <w:rFonts w:ascii="Times New Roman" w:hAnsi="Times New Roman" w:cs="Times New Roman"/>
          <w:color w:val="002060"/>
          <w:sz w:val="28"/>
          <w:szCs w:val="28"/>
          <w:lang w:val="ru-RU"/>
        </w:rPr>
        <w:softHyphen/>
        <w:t>мом им в процессе своей истории мире, позво</w:t>
      </w:r>
      <w:r w:rsidRPr="00453B75">
        <w:rPr>
          <w:rFonts w:ascii="Times New Roman" w:hAnsi="Times New Roman" w:cs="Times New Roman"/>
          <w:color w:val="002060"/>
          <w:sz w:val="28"/>
          <w:szCs w:val="28"/>
          <w:lang w:val="ru-RU"/>
        </w:rPr>
        <w:softHyphen/>
        <w:t>ляющее пользоваться этими знаниями в про</w:t>
      </w:r>
      <w:r w:rsidRPr="00453B75">
        <w:rPr>
          <w:rFonts w:ascii="Times New Roman" w:hAnsi="Times New Roman" w:cs="Times New Roman"/>
          <w:color w:val="002060"/>
          <w:sz w:val="28"/>
          <w:szCs w:val="28"/>
          <w:lang w:val="ru-RU"/>
        </w:rPr>
        <w:softHyphen/>
        <w:t>цессе жизни социума планеты, развития зем</w:t>
      </w:r>
      <w:r w:rsidRPr="00453B75">
        <w:rPr>
          <w:rFonts w:ascii="Times New Roman" w:hAnsi="Times New Roman" w:cs="Times New Roman"/>
          <w:color w:val="002060"/>
          <w:sz w:val="28"/>
          <w:szCs w:val="28"/>
          <w:lang w:val="ru-RU"/>
        </w:rPr>
        <w:softHyphen/>
        <w:t>ной цивилизации, познания космоса»</w:t>
      </w:r>
      <w:r w:rsidR="002D4439">
        <w:fldChar w:fldCharType="begin"/>
      </w:r>
      <w:r w:rsidR="002D4439" w:rsidRPr="009D167E">
        <w:rPr>
          <w:lang w:val="ru-RU"/>
          <w:rPrChange w:id="64" w:author="user" w:date="2026-03-15T07:56:00Z">
            <w:rPr/>
          </w:rPrChange>
        </w:rPr>
        <w:instrText xml:space="preserve"> </w:instrText>
      </w:r>
      <w:r w:rsidR="002D4439">
        <w:instrText>HYPERLINK</w:instrText>
      </w:r>
      <w:r w:rsidR="002D4439" w:rsidRPr="009D167E">
        <w:rPr>
          <w:lang w:val="ru-RU"/>
          <w:rPrChange w:id="65" w:author="user" w:date="2026-03-15T07:56:00Z">
            <w:rPr/>
          </w:rPrChange>
        </w:rPr>
        <w:instrText xml:space="preserve"> \</w:instrText>
      </w:r>
      <w:r w:rsidR="002D4439">
        <w:instrText>l</w:instrText>
      </w:r>
      <w:r w:rsidR="002D4439" w:rsidRPr="009D167E">
        <w:rPr>
          <w:lang w:val="ru-RU"/>
          <w:rPrChange w:id="66" w:author="user" w:date="2026-03-15T07:56:00Z">
            <w:rPr/>
          </w:rPrChange>
        </w:rPr>
        <w:instrText xml:space="preserve"> "</w:instrText>
      </w:r>
      <w:r w:rsidR="002D4439">
        <w:instrText>bookmark</w:instrText>
      </w:r>
      <w:r w:rsidR="002D4439" w:rsidRPr="009D167E">
        <w:rPr>
          <w:lang w:val="ru-RU"/>
          <w:rPrChange w:id="67" w:author="user" w:date="2026-03-15T07:56:00Z">
            <w:rPr/>
          </w:rPrChange>
        </w:rPr>
        <w:instrText>6" \</w:instrText>
      </w:r>
      <w:r w:rsidR="002D4439">
        <w:instrText>o</w:instrText>
      </w:r>
      <w:r w:rsidR="002D4439" w:rsidRPr="009D167E">
        <w:rPr>
          <w:lang w:val="ru-RU"/>
          <w:rPrChange w:id="68" w:author="user" w:date="2026-03-15T07:56:00Z">
            <w:rPr/>
          </w:rPrChange>
        </w:rPr>
        <w:instrText xml:space="preserve"> "</w:instrText>
      </w:r>
      <w:r w:rsidR="002D4439">
        <w:instrText>Current</w:instrText>
      </w:r>
      <w:r w:rsidR="002D4439" w:rsidRPr="009D167E">
        <w:rPr>
          <w:lang w:val="ru-RU"/>
          <w:rPrChange w:id="69" w:author="user" w:date="2026-03-15T07:56:00Z">
            <w:rPr/>
          </w:rPrChange>
        </w:rPr>
        <w:instrText xml:space="preserve"> </w:instrText>
      </w:r>
      <w:r w:rsidR="002D4439">
        <w:instrText>Document</w:instrText>
      </w:r>
      <w:r w:rsidR="002D4439" w:rsidRPr="009D167E">
        <w:rPr>
          <w:lang w:val="ru-RU"/>
          <w:rPrChange w:id="70" w:author="user" w:date="2026-03-15T07:56:00Z">
            <w:rPr/>
          </w:rPrChange>
        </w:rPr>
        <w:instrText>" \</w:instrText>
      </w:r>
      <w:r w:rsidR="002D4439">
        <w:instrText>h</w:instrText>
      </w:r>
      <w:r w:rsidR="002D4439" w:rsidRPr="009D167E">
        <w:rPr>
          <w:lang w:val="ru-RU"/>
          <w:rPrChange w:id="71" w:author="user" w:date="2026-03-15T07:56:00Z">
            <w:rPr/>
          </w:rPrChange>
        </w:rPr>
        <w:instrText xml:space="preserve"> </w:instrText>
      </w:r>
      <w:r w:rsidR="002D4439">
        <w:fldChar w:fldCharType="separate"/>
      </w:r>
      <w:r w:rsidRPr="00453B75">
        <w:rPr>
          <w:rFonts w:ascii="Times New Roman" w:hAnsi="Times New Roman" w:cs="Times New Roman"/>
          <w:color w:val="002060"/>
          <w:sz w:val="28"/>
          <w:szCs w:val="28"/>
          <w:vertAlign w:val="superscript"/>
        </w:rPr>
        <w:footnoteReference w:id="20"/>
      </w:r>
      <w:r w:rsidR="002D4439">
        <w:rPr>
          <w:rFonts w:ascii="Times New Roman" w:hAnsi="Times New Roman" w:cs="Times New Roman"/>
          <w:color w:val="002060"/>
          <w:sz w:val="28"/>
          <w:szCs w:val="28"/>
          <w:vertAlign w:val="superscript"/>
        </w:rPr>
        <w:fldChar w:fldCharType="end"/>
      </w:r>
      <w:r w:rsidRPr="00453B75">
        <w:rPr>
          <w:rFonts w:ascii="Times New Roman" w:hAnsi="Times New Roman" w:cs="Times New Roman"/>
          <w:color w:val="002060"/>
          <w:sz w:val="28"/>
          <w:szCs w:val="28"/>
          <w:lang w:val="ru-RU"/>
        </w:rPr>
        <w:t>.</w:t>
      </w:r>
    </w:p>
    <w:p w14:paraId="269EA0BB" w14:textId="77777777" w:rsidR="005765C0" w:rsidRPr="00453B75" w:rsidRDefault="005765C0" w:rsidP="00453B75">
      <w:pPr>
        <w:pStyle w:val="10"/>
        <w:shd w:val="clear" w:color="auto" w:fill="auto"/>
        <w:spacing w:line="360" w:lineRule="auto"/>
        <w:ind w:firstLine="780"/>
        <w:jc w:val="both"/>
        <w:rPr>
          <w:rFonts w:ascii="Times New Roman" w:hAnsi="Times New Roman" w:cs="Times New Roman"/>
          <w:color w:val="002060"/>
          <w:sz w:val="28"/>
          <w:szCs w:val="28"/>
          <w:lang w:val="ru-RU"/>
        </w:rPr>
      </w:pPr>
      <w:bookmarkStart w:id="74" w:name="bookmark19"/>
      <w:r w:rsidRPr="00453B75">
        <w:rPr>
          <w:rFonts w:ascii="Times New Roman" w:hAnsi="Times New Roman" w:cs="Times New Roman"/>
          <w:color w:val="002060"/>
          <w:sz w:val="28"/>
          <w:szCs w:val="28"/>
          <w:lang w:val="ru-RU"/>
        </w:rPr>
        <w:t>Продолжая свою мысль, И.Л. Бачило высказывает соображение, что область право</w:t>
      </w:r>
      <w:r w:rsidRPr="00453B75">
        <w:rPr>
          <w:rFonts w:ascii="Times New Roman" w:hAnsi="Times New Roman" w:cs="Times New Roman"/>
          <w:color w:val="002060"/>
          <w:sz w:val="28"/>
          <w:szCs w:val="28"/>
          <w:lang w:val="ru-RU"/>
        </w:rPr>
        <w:softHyphen/>
        <w:t>вого или иного регулирования в информации более адекватно определить не как информа</w:t>
      </w:r>
      <w:r w:rsidRPr="00453B75">
        <w:rPr>
          <w:rFonts w:ascii="Times New Roman" w:hAnsi="Times New Roman" w:cs="Times New Roman"/>
          <w:color w:val="002060"/>
          <w:sz w:val="28"/>
          <w:szCs w:val="28"/>
          <w:lang w:val="ru-RU"/>
        </w:rPr>
        <w:softHyphen/>
        <w:t xml:space="preserve">ционная сфера, а как информационная среда. «Информационная среда всегда имеет более жесткие границы в пространстве, времени, ориентацию на определенный вид субъекта, его цели и интересы. Информационная среда может быть определена как ограниченная по ряду признаков часть инфосферы, в которой осуществляется целенаправленная работа с информационным ресурсом. Информационная </w:t>
      </w:r>
      <w:r w:rsidRPr="00453B75">
        <w:rPr>
          <w:rFonts w:ascii="Times New Roman" w:hAnsi="Times New Roman" w:cs="Times New Roman"/>
          <w:color w:val="002060"/>
          <w:sz w:val="28"/>
          <w:szCs w:val="28"/>
          <w:lang w:val="ru-RU"/>
        </w:rPr>
        <w:lastRenderedPageBreak/>
        <w:t>деятельность, как целенаправленная система модульно объединенных операций (манипуля</w:t>
      </w:r>
      <w:r w:rsidRPr="00453B75">
        <w:rPr>
          <w:rFonts w:ascii="Times New Roman" w:hAnsi="Times New Roman" w:cs="Times New Roman"/>
          <w:color w:val="002060"/>
          <w:sz w:val="28"/>
          <w:szCs w:val="28"/>
          <w:lang w:val="ru-RU"/>
        </w:rPr>
        <w:softHyphen/>
        <w:t>ций) с информационным ресурсом во имя дос</w:t>
      </w:r>
      <w:r w:rsidRPr="00453B75">
        <w:rPr>
          <w:rFonts w:ascii="Times New Roman" w:hAnsi="Times New Roman" w:cs="Times New Roman"/>
          <w:color w:val="002060"/>
          <w:sz w:val="28"/>
          <w:szCs w:val="28"/>
          <w:lang w:val="ru-RU"/>
        </w:rPr>
        <w:softHyphen/>
        <w:t>тижения ожидаемого результата, всегда осу</w:t>
      </w:r>
      <w:r w:rsidRPr="00453B75">
        <w:rPr>
          <w:rFonts w:ascii="Times New Roman" w:hAnsi="Times New Roman" w:cs="Times New Roman"/>
          <w:color w:val="002060"/>
          <w:sz w:val="28"/>
          <w:szCs w:val="28"/>
          <w:lang w:val="ru-RU"/>
        </w:rPr>
        <w:softHyphen/>
        <w:t>ществляется в определенной информационной среде»</w:t>
      </w:r>
      <w:r w:rsidR="002D4439">
        <w:fldChar w:fldCharType="begin"/>
      </w:r>
      <w:r w:rsidR="002D4439" w:rsidRPr="009D167E">
        <w:rPr>
          <w:lang w:val="ru-RU"/>
          <w:rPrChange w:id="75" w:author="user" w:date="2026-03-15T07:56:00Z">
            <w:rPr/>
          </w:rPrChange>
        </w:rPr>
        <w:instrText xml:space="preserve"> </w:instrText>
      </w:r>
      <w:r w:rsidR="002D4439">
        <w:instrText>HYPERLINK</w:instrText>
      </w:r>
      <w:r w:rsidR="002D4439" w:rsidRPr="009D167E">
        <w:rPr>
          <w:lang w:val="ru-RU"/>
          <w:rPrChange w:id="76" w:author="user" w:date="2026-03-15T07:56:00Z">
            <w:rPr/>
          </w:rPrChange>
        </w:rPr>
        <w:instrText xml:space="preserve"> \</w:instrText>
      </w:r>
      <w:r w:rsidR="002D4439">
        <w:instrText>l</w:instrText>
      </w:r>
      <w:r w:rsidR="002D4439" w:rsidRPr="009D167E">
        <w:rPr>
          <w:lang w:val="ru-RU"/>
          <w:rPrChange w:id="77" w:author="user" w:date="2026-03-15T07:56:00Z">
            <w:rPr/>
          </w:rPrChange>
        </w:rPr>
        <w:instrText xml:space="preserve"> "</w:instrText>
      </w:r>
      <w:r w:rsidR="002D4439">
        <w:instrText>bookmark</w:instrText>
      </w:r>
      <w:r w:rsidR="002D4439" w:rsidRPr="009D167E">
        <w:rPr>
          <w:lang w:val="ru-RU"/>
          <w:rPrChange w:id="78" w:author="user" w:date="2026-03-15T07:56:00Z">
            <w:rPr/>
          </w:rPrChange>
        </w:rPr>
        <w:instrText>8" \</w:instrText>
      </w:r>
      <w:r w:rsidR="002D4439">
        <w:instrText>o</w:instrText>
      </w:r>
      <w:r w:rsidR="002D4439" w:rsidRPr="009D167E">
        <w:rPr>
          <w:lang w:val="ru-RU"/>
          <w:rPrChange w:id="79" w:author="user" w:date="2026-03-15T07:56:00Z">
            <w:rPr/>
          </w:rPrChange>
        </w:rPr>
        <w:instrText xml:space="preserve"> "</w:instrText>
      </w:r>
      <w:r w:rsidR="002D4439">
        <w:instrText>Current</w:instrText>
      </w:r>
      <w:r w:rsidR="002D4439" w:rsidRPr="009D167E">
        <w:rPr>
          <w:lang w:val="ru-RU"/>
          <w:rPrChange w:id="80" w:author="user" w:date="2026-03-15T07:56:00Z">
            <w:rPr/>
          </w:rPrChange>
        </w:rPr>
        <w:instrText xml:space="preserve"> </w:instrText>
      </w:r>
      <w:r w:rsidR="002D4439">
        <w:instrText>Document</w:instrText>
      </w:r>
      <w:r w:rsidR="002D4439" w:rsidRPr="009D167E">
        <w:rPr>
          <w:lang w:val="ru-RU"/>
          <w:rPrChange w:id="81" w:author="user" w:date="2026-03-15T07:56:00Z">
            <w:rPr/>
          </w:rPrChange>
        </w:rPr>
        <w:instrText>" \</w:instrText>
      </w:r>
      <w:r w:rsidR="002D4439">
        <w:instrText>h</w:instrText>
      </w:r>
      <w:r w:rsidR="002D4439" w:rsidRPr="009D167E">
        <w:rPr>
          <w:lang w:val="ru-RU"/>
          <w:rPrChange w:id="82" w:author="user" w:date="2026-03-15T07:56:00Z">
            <w:rPr/>
          </w:rPrChange>
        </w:rPr>
        <w:instrText xml:space="preserve"> </w:instrText>
      </w:r>
      <w:r w:rsidR="002D4439">
        <w:fldChar w:fldCharType="separate"/>
      </w:r>
      <w:r w:rsidRPr="00453B75">
        <w:rPr>
          <w:rFonts w:ascii="Times New Roman" w:hAnsi="Times New Roman" w:cs="Times New Roman"/>
          <w:color w:val="002060"/>
          <w:sz w:val="28"/>
          <w:szCs w:val="28"/>
          <w:vertAlign w:val="superscript"/>
        </w:rPr>
        <w:footnoteReference w:id="21"/>
      </w:r>
      <w:r w:rsidR="002D4439">
        <w:rPr>
          <w:rFonts w:ascii="Times New Roman" w:hAnsi="Times New Roman" w:cs="Times New Roman"/>
          <w:color w:val="002060"/>
          <w:sz w:val="28"/>
          <w:szCs w:val="28"/>
          <w:vertAlign w:val="superscript"/>
        </w:rPr>
        <w:fldChar w:fldCharType="end"/>
      </w:r>
      <w:r w:rsidRPr="00453B75">
        <w:rPr>
          <w:rFonts w:ascii="Times New Roman" w:hAnsi="Times New Roman" w:cs="Times New Roman"/>
          <w:color w:val="002060"/>
          <w:sz w:val="28"/>
          <w:szCs w:val="28"/>
          <w:lang w:val="ru-RU"/>
        </w:rPr>
        <w:t>. Вместе с тем она утверждает, что «по</w:t>
      </w:r>
      <w:r w:rsidRPr="00453B75">
        <w:rPr>
          <w:rFonts w:ascii="Times New Roman" w:hAnsi="Times New Roman" w:cs="Times New Roman"/>
          <w:color w:val="002060"/>
          <w:sz w:val="28"/>
          <w:szCs w:val="28"/>
          <w:lang w:val="ru-RU"/>
        </w:rPr>
        <w:softHyphen/>
        <w:t>ка не удается провести четкую грань в приме</w:t>
      </w:r>
      <w:r w:rsidRPr="00453B75">
        <w:rPr>
          <w:rFonts w:ascii="Times New Roman" w:hAnsi="Times New Roman" w:cs="Times New Roman"/>
          <w:color w:val="002060"/>
          <w:sz w:val="28"/>
          <w:szCs w:val="28"/>
          <w:lang w:val="ru-RU"/>
        </w:rPr>
        <w:softHyphen/>
        <w:t>нении терминов «сфера» и «среда»»</w:t>
      </w:r>
      <w:r w:rsidR="002D4439">
        <w:fldChar w:fldCharType="begin"/>
      </w:r>
      <w:r w:rsidR="002D4439" w:rsidRPr="009D167E">
        <w:rPr>
          <w:lang w:val="ru-RU"/>
          <w:rPrChange w:id="84" w:author="user" w:date="2026-03-15T07:56:00Z">
            <w:rPr/>
          </w:rPrChange>
        </w:rPr>
        <w:instrText xml:space="preserve"> </w:instrText>
      </w:r>
      <w:r w:rsidR="002D4439">
        <w:instrText>HYPERLINK</w:instrText>
      </w:r>
      <w:r w:rsidR="002D4439" w:rsidRPr="009D167E">
        <w:rPr>
          <w:lang w:val="ru-RU"/>
          <w:rPrChange w:id="85" w:author="user" w:date="2026-03-15T07:56:00Z">
            <w:rPr/>
          </w:rPrChange>
        </w:rPr>
        <w:instrText xml:space="preserve"> \</w:instrText>
      </w:r>
      <w:r w:rsidR="002D4439">
        <w:instrText>l</w:instrText>
      </w:r>
      <w:r w:rsidR="002D4439" w:rsidRPr="009D167E">
        <w:rPr>
          <w:lang w:val="ru-RU"/>
          <w:rPrChange w:id="86" w:author="user" w:date="2026-03-15T07:56:00Z">
            <w:rPr/>
          </w:rPrChange>
        </w:rPr>
        <w:instrText xml:space="preserve"> "</w:instrText>
      </w:r>
      <w:r w:rsidR="002D4439">
        <w:instrText>bookmark</w:instrText>
      </w:r>
      <w:r w:rsidR="002D4439" w:rsidRPr="009D167E">
        <w:rPr>
          <w:lang w:val="ru-RU"/>
          <w:rPrChange w:id="87" w:author="user" w:date="2026-03-15T07:56:00Z">
            <w:rPr/>
          </w:rPrChange>
        </w:rPr>
        <w:instrText>9" \</w:instrText>
      </w:r>
      <w:r w:rsidR="002D4439">
        <w:instrText>o</w:instrText>
      </w:r>
      <w:r w:rsidR="002D4439" w:rsidRPr="009D167E">
        <w:rPr>
          <w:lang w:val="ru-RU"/>
          <w:rPrChange w:id="88" w:author="user" w:date="2026-03-15T07:56:00Z">
            <w:rPr/>
          </w:rPrChange>
        </w:rPr>
        <w:instrText xml:space="preserve"> "</w:instrText>
      </w:r>
      <w:r w:rsidR="002D4439">
        <w:instrText>Current</w:instrText>
      </w:r>
      <w:r w:rsidR="002D4439" w:rsidRPr="009D167E">
        <w:rPr>
          <w:lang w:val="ru-RU"/>
          <w:rPrChange w:id="89" w:author="user" w:date="2026-03-15T07:56:00Z">
            <w:rPr/>
          </w:rPrChange>
        </w:rPr>
        <w:instrText xml:space="preserve"> </w:instrText>
      </w:r>
      <w:r w:rsidR="002D4439">
        <w:instrText>Document</w:instrText>
      </w:r>
      <w:r w:rsidR="002D4439" w:rsidRPr="009D167E">
        <w:rPr>
          <w:lang w:val="ru-RU"/>
          <w:rPrChange w:id="90" w:author="user" w:date="2026-03-15T07:56:00Z">
            <w:rPr/>
          </w:rPrChange>
        </w:rPr>
        <w:instrText>" \</w:instrText>
      </w:r>
      <w:r w:rsidR="002D4439">
        <w:instrText>h</w:instrText>
      </w:r>
      <w:r w:rsidR="002D4439" w:rsidRPr="009D167E">
        <w:rPr>
          <w:lang w:val="ru-RU"/>
          <w:rPrChange w:id="91" w:author="user" w:date="2026-03-15T07:56:00Z">
            <w:rPr/>
          </w:rPrChange>
        </w:rPr>
        <w:instrText xml:space="preserve"> </w:instrText>
      </w:r>
      <w:r w:rsidR="002D4439">
        <w:fldChar w:fldCharType="separate"/>
      </w:r>
      <w:r w:rsidRPr="00453B75">
        <w:rPr>
          <w:rFonts w:ascii="Times New Roman" w:hAnsi="Times New Roman" w:cs="Times New Roman"/>
          <w:color w:val="002060"/>
          <w:sz w:val="28"/>
          <w:szCs w:val="28"/>
          <w:vertAlign w:val="superscript"/>
        </w:rPr>
        <w:footnoteReference w:id="22"/>
      </w:r>
      <w:r w:rsidR="002D4439">
        <w:rPr>
          <w:rFonts w:ascii="Times New Roman" w:hAnsi="Times New Roman" w:cs="Times New Roman"/>
          <w:color w:val="002060"/>
          <w:sz w:val="28"/>
          <w:szCs w:val="28"/>
          <w:vertAlign w:val="superscript"/>
        </w:rPr>
        <w:fldChar w:fldCharType="end"/>
      </w:r>
      <w:r w:rsidRPr="00453B75">
        <w:rPr>
          <w:rFonts w:ascii="Times New Roman" w:hAnsi="Times New Roman" w:cs="Times New Roman"/>
          <w:color w:val="002060"/>
          <w:sz w:val="28"/>
          <w:szCs w:val="28"/>
          <w:lang w:val="ru-RU"/>
        </w:rPr>
        <w:t>.</w:t>
      </w:r>
      <w:bookmarkEnd w:id="74"/>
      <w:r w:rsidRPr="00453B75">
        <w:rPr>
          <w:rStyle w:val="ae"/>
          <w:rFonts w:ascii="Times New Roman" w:hAnsi="Times New Roman" w:cs="Times New Roman"/>
          <w:color w:val="002060"/>
          <w:sz w:val="28"/>
          <w:szCs w:val="28"/>
          <w:lang w:val="ru-RU"/>
        </w:rPr>
        <w:footnoteReference w:id="23"/>
      </w:r>
    </w:p>
    <w:p w14:paraId="54BE4F28" w14:textId="77777777" w:rsidR="00313613" w:rsidRPr="00453B75" w:rsidRDefault="00313613" w:rsidP="00453B75">
      <w:pPr>
        <w:spacing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t>Кузнецов П.У.</w:t>
      </w:r>
    </w:p>
    <w:p w14:paraId="23EFA4B3" w14:textId="77777777" w:rsidR="00313613" w:rsidRPr="00453B75" w:rsidRDefault="00313613" w:rsidP="00453B75">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Понятие "информационная сфера" описывает самые широкие, практически не определяемые, границы информационной человеческой деятельности. Такое наиболее обобщенное понимание не дает возможности "увидеть" более конкретные пространственные области общественных отношений, возникающих по поводу информации и, в частности, в ситуациях применения различных технических средств и информационных технологий.</w:t>
      </w:r>
    </w:p>
    <w:p w14:paraId="3B8E2179" w14:textId="77777777" w:rsidR="00313613" w:rsidRPr="00453B75" w:rsidRDefault="00313613" w:rsidP="00453B75">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В связи с этим И.Л.</w:t>
      </w:r>
      <w:r w:rsidRPr="00453B75">
        <w:rPr>
          <w:rFonts w:ascii="Times New Roman" w:hAnsi="Times New Roman" w:cs="Times New Roman"/>
          <w:sz w:val="28"/>
          <w:szCs w:val="28"/>
        </w:rPr>
        <w:t> </w:t>
      </w:r>
      <w:r w:rsidRPr="00453B75">
        <w:rPr>
          <w:rFonts w:ascii="Times New Roman" w:hAnsi="Times New Roman" w:cs="Times New Roman"/>
          <w:sz w:val="28"/>
          <w:szCs w:val="28"/>
          <w:lang w:val="ru-RU"/>
        </w:rPr>
        <w:t>Бачило правильно определяет значение выбора термина "информационная среда" для обозначения жестких границ конкретной информационной деятельности, и отмечает, что только в пространстве среды можно определить конкретного субъекта такой деятельности, его цель и интересы</w:t>
      </w:r>
      <w:r w:rsidR="002D4439">
        <w:fldChar w:fldCharType="begin"/>
      </w:r>
      <w:r w:rsidR="002D4439" w:rsidRPr="009D167E">
        <w:rPr>
          <w:lang w:val="ru-RU"/>
          <w:rPrChange w:id="93" w:author="user" w:date="2026-03-15T07:56:00Z">
            <w:rPr/>
          </w:rPrChange>
        </w:rPr>
        <w:instrText xml:space="preserve"> </w:instrText>
      </w:r>
      <w:r w:rsidR="002D4439">
        <w:instrText>HYPERLINK</w:instrText>
      </w:r>
      <w:r w:rsidR="002D4439" w:rsidRPr="009D167E">
        <w:rPr>
          <w:lang w:val="ru-RU"/>
          <w:rPrChange w:id="94" w:author="user" w:date="2026-03-15T07:56:00Z">
            <w:rPr/>
          </w:rPrChange>
        </w:rPr>
        <w:instrText xml:space="preserve"> \</w:instrText>
      </w:r>
      <w:r w:rsidR="002D4439">
        <w:instrText>l</w:instrText>
      </w:r>
      <w:r w:rsidR="002D4439" w:rsidRPr="009D167E">
        <w:rPr>
          <w:lang w:val="ru-RU"/>
          <w:rPrChange w:id="95" w:author="user" w:date="2026-03-15T07:56:00Z">
            <w:rPr/>
          </w:rPrChange>
        </w:rPr>
        <w:instrText xml:space="preserve"> "</w:instrText>
      </w:r>
      <w:r w:rsidR="002D4439">
        <w:instrText>sub</w:instrText>
      </w:r>
      <w:r w:rsidR="002D4439" w:rsidRPr="009D167E">
        <w:rPr>
          <w:lang w:val="ru-RU"/>
          <w:rPrChange w:id="96" w:author="user" w:date="2026-03-15T07:56:00Z">
            <w:rPr/>
          </w:rPrChange>
        </w:rPr>
        <w:instrText xml:space="preserve">_10019" </w:instrText>
      </w:r>
      <w:r w:rsidR="002D4439">
        <w:fldChar w:fldCharType="separate"/>
      </w:r>
      <w:r w:rsidRPr="00453B75">
        <w:rPr>
          <w:rStyle w:val="af6"/>
          <w:rFonts w:ascii="Times New Roman" w:hAnsi="Times New Roman" w:cs="Times New Roman"/>
          <w:sz w:val="28"/>
          <w:szCs w:val="28"/>
          <w:lang w:val="ru-RU"/>
        </w:rPr>
        <w:t>*(2)</w:t>
      </w:r>
      <w:r w:rsidR="002D4439">
        <w:rPr>
          <w:rStyle w:val="af6"/>
          <w:rFonts w:ascii="Times New Roman" w:hAnsi="Times New Roman" w:cs="Times New Roman"/>
          <w:sz w:val="28"/>
          <w:szCs w:val="28"/>
          <w:lang w:val="ru-RU"/>
        </w:rPr>
        <w:fldChar w:fldCharType="end"/>
      </w:r>
      <w:r w:rsidRPr="00453B75">
        <w:rPr>
          <w:rFonts w:ascii="Times New Roman" w:hAnsi="Times New Roman" w:cs="Times New Roman"/>
          <w:sz w:val="28"/>
          <w:szCs w:val="28"/>
          <w:lang w:val="ru-RU"/>
        </w:rPr>
        <w:t>.</w:t>
      </w:r>
    </w:p>
    <w:p w14:paraId="56A6EC82" w14:textId="77777777" w:rsidR="00313613" w:rsidRPr="00453B75" w:rsidRDefault="00313613" w:rsidP="00453B75">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Авторы Глоссария по информационному обществу (Институт развития информационного общества) определяют информационную среду как "совокупность технических и программных средств хранения, обработки и </w:t>
      </w:r>
      <w:r w:rsidRPr="00453B75">
        <w:rPr>
          <w:rFonts w:ascii="Times New Roman" w:hAnsi="Times New Roman" w:cs="Times New Roman"/>
          <w:sz w:val="28"/>
          <w:szCs w:val="28"/>
          <w:lang w:val="ru-RU"/>
        </w:rPr>
        <w:lastRenderedPageBreak/>
        <w:t>передачи информации, а также политические, экономические и культурные условия реализации процессов информатизации"</w:t>
      </w:r>
      <w:r w:rsidR="002D4439">
        <w:fldChar w:fldCharType="begin"/>
      </w:r>
      <w:r w:rsidR="002D4439" w:rsidRPr="009D167E">
        <w:rPr>
          <w:lang w:val="ru-RU"/>
          <w:rPrChange w:id="97" w:author="user" w:date="2026-03-15T07:56:00Z">
            <w:rPr/>
          </w:rPrChange>
        </w:rPr>
        <w:instrText xml:space="preserve"> </w:instrText>
      </w:r>
      <w:r w:rsidR="002D4439">
        <w:instrText>HYPERLINK</w:instrText>
      </w:r>
      <w:r w:rsidR="002D4439" w:rsidRPr="009D167E">
        <w:rPr>
          <w:lang w:val="ru-RU"/>
          <w:rPrChange w:id="98" w:author="user" w:date="2026-03-15T07:56:00Z">
            <w:rPr/>
          </w:rPrChange>
        </w:rPr>
        <w:instrText xml:space="preserve"> \</w:instrText>
      </w:r>
      <w:r w:rsidR="002D4439">
        <w:instrText>l</w:instrText>
      </w:r>
      <w:r w:rsidR="002D4439" w:rsidRPr="009D167E">
        <w:rPr>
          <w:lang w:val="ru-RU"/>
          <w:rPrChange w:id="99" w:author="user" w:date="2026-03-15T07:56:00Z">
            <w:rPr/>
          </w:rPrChange>
        </w:rPr>
        <w:instrText xml:space="preserve"> "</w:instrText>
      </w:r>
      <w:r w:rsidR="002D4439">
        <w:instrText>sub</w:instrText>
      </w:r>
      <w:r w:rsidR="002D4439" w:rsidRPr="009D167E">
        <w:rPr>
          <w:lang w:val="ru-RU"/>
          <w:rPrChange w:id="100" w:author="user" w:date="2026-03-15T07:56:00Z">
            <w:rPr/>
          </w:rPrChange>
        </w:rPr>
        <w:instrText xml:space="preserve">_10020" </w:instrText>
      </w:r>
      <w:r w:rsidR="002D4439">
        <w:fldChar w:fldCharType="separate"/>
      </w:r>
      <w:r w:rsidRPr="00453B75">
        <w:rPr>
          <w:rStyle w:val="af6"/>
          <w:rFonts w:ascii="Times New Roman" w:hAnsi="Times New Roman" w:cs="Times New Roman"/>
          <w:sz w:val="28"/>
          <w:szCs w:val="28"/>
          <w:lang w:val="ru-RU"/>
        </w:rPr>
        <w:t>*(3)</w:t>
      </w:r>
      <w:r w:rsidR="002D4439">
        <w:rPr>
          <w:rStyle w:val="af6"/>
          <w:rFonts w:ascii="Times New Roman" w:hAnsi="Times New Roman" w:cs="Times New Roman"/>
          <w:sz w:val="28"/>
          <w:szCs w:val="28"/>
          <w:lang w:val="ru-RU"/>
        </w:rPr>
        <w:fldChar w:fldCharType="end"/>
      </w:r>
      <w:r w:rsidRPr="00453B75">
        <w:rPr>
          <w:rFonts w:ascii="Times New Roman" w:hAnsi="Times New Roman" w:cs="Times New Roman"/>
          <w:sz w:val="28"/>
          <w:szCs w:val="28"/>
          <w:lang w:val="ru-RU"/>
        </w:rPr>
        <w:t>.</w:t>
      </w:r>
    </w:p>
    <w:p w14:paraId="5CCC10FD" w14:textId="77777777" w:rsidR="00313613" w:rsidRPr="00453B75" w:rsidRDefault="00313613" w:rsidP="00453B75">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Это правильно, поскольку информационные интересы конкретных субъектов человеческой деятельности реализуются не в абстрактно существующей пространственно-временной области информационного общества, а в реально существующих условиях существования окружающей технической и технологической обстановки информационного среды.</w:t>
      </w:r>
    </w:p>
    <w:p w14:paraId="1BB4AAFB" w14:textId="77777777" w:rsidR="008A7009" w:rsidRPr="00453B75" w:rsidRDefault="008A7009"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 xml:space="preserve">С.Я.Казанцев  </w:t>
      </w:r>
    </w:p>
    <w:p w14:paraId="7D101654" w14:textId="77777777" w:rsidR="008A7009" w:rsidRPr="00453B75" w:rsidRDefault="008A700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Информационная сфера, или среда, — сфера деятельности, связанная с созданием, распространением, преобразованием и потреблением информации. Как сфера правового регулирования информационная сфера представляет собой совокупность субъектов права, осуществляющих такую деятельность, объектов права, по отношению к которым или в связи с которыми эта деятельность осуществляется, и социальных отношений, регулируемых правом или подлежащих правовому регулированию. Основным объектом правоотношений в информационной сфере является информация (С.7). Под информацией понимается содержание сообщений, сведений и сигналов1, включаемое в включаемые в оборот в понятном для человека виде (С.9)</w:t>
      </w:r>
      <w:r w:rsidRPr="00453B75">
        <w:rPr>
          <w:rStyle w:val="ae"/>
          <w:rFonts w:ascii="Times New Roman" w:eastAsia="Times New Roman" w:hAnsi="Times New Roman" w:cs="Times New Roman"/>
          <w:sz w:val="28"/>
          <w:szCs w:val="28"/>
          <w:lang w:val="ru-RU" w:eastAsia="en-GB"/>
        </w:rPr>
        <w:footnoteReference w:id="24"/>
      </w:r>
      <w:r w:rsidRPr="00453B75">
        <w:rPr>
          <w:rFonts w:ascii="Times New Roman" w:eastAsia="Times New Roman" w:hAnsi="Times New Roman" w:cs="Times New Roman"/>
          <w:sz w:val="28"/>
          <w:szCs w:val="28"/>
          <w:lang w:val="ru-RU" w:eastAsia="en-GB"/>
        </w:rPr>
        <w:t>.</w:t>
      </w:r>
    </w:p>
    <w:p w14:paraId="6D3588BA" w14:textId="77777777" w:rsidR="00591C22" w:rsidRPr="00453B75" w:rsidRDefault="000E13D1" w:rsidP="00453B75">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color w:val="FF0000"/>
          <w:sz w:val="28"/>
          <w:szCs w:val="28"/>
          <w:lang w:val="ru-RU" w:eastAsia="en-GB"/>
        </w:rPr>
        <w:lastRenderedPageBreak/>
        <w:t>***</w:t>
      </w:r>
      <w:r w:rsidRPr="00453B75">
        <w:rPr>
          <w:rFonts w:ascii="Times New Roman" w:eastAsia="Times New Roman" w:hAnsi="Times New Roman" w:cs="Times New Roman"/>
          <w:color w:val="FF0000"/>
          <w:sz w:val="28"/>
          <w:szCs w:val="28"/>
          <w:lang w:val="ru-RU" w:eastAsia="en-GB"/>
        </w:rPr>
        <w:br/>
        <w:t xml:space="preserve">             как непосредственный объект иносреда не рассматривается обычно, чаще всего речь об инопроцессах отдельных.</w:t>
      </w:r>
    </w:p>
    <w:p w14:paraId="39CB3D49" w14:textId="77777777" w:rsidR="000E13D1" w:rsidRPr="00453B75" w:rsidRDefault="000E13D1" w:rsidP="00453B75">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color w:val="FF0000"/>
          <w:sz w:val="28"/>
          <w:szCs w:val="28"/>
          <w:lang w:val="ru-RU" w:eastAsia="en-GB"/>
        </w:rPr>
        <w:t>инопроцессы в иносреде происходят.</w:t>
      </w:r>
      <w:r w:rsidR="003E2F3B" w:rsidRPr="00453B75">
        <w:rPr>
          <w:rFonts w:ascii="Times New Roman" w:eastAsia="Times New Roman" w:hAnsi="Times New Roman" w:cs="Times New Roman"/>
          <w:color w:val="FF0000"/>
          <w:sz w:val="28"/>
          <w:szCs w:val="28"/>
          <w:lang w:val="ru-RU" w:eastAsia="en-GB"/>
        </w:rPr>
        <w:t xml:space="preserve"> инопроцессы </w:t>
      </w:r>
      <w:r w:rsidR="00B048FE" w:rsidRPr="00453B75">
        <w:rPr>
          <w:rFonts w:ascii="Times New Roman" w:eastAsia="Times New Roman" w:hAnsi="Times New Roman" w:cs="Times New Roman"/>
          <w:color w:val="FF0000"/>
          <w:sz w:val="28"/>
          <w:szCs w:val="28"/>
          <w:lang w:val="ru-RU" w:eastAsia="en-GB"/>
        </w:rPr>
        <w:t>связаны</w:t>
      </w:r>
      <w:r w:rsidR="003E2F3B" w:rsidRPr="00453B75">
        <w:rPr>
          <w:rFonts w:ascii="Times New Roman" w:eastAsia="Times New Roman" w:hAnsi="Times New Roman" w:cs="Times New Roman"/>
          <w:color w:val="FF0000"/>
          <w:sz w:val="28"/>
          <w:szCs w:val="28"/>
          <w:lang w:val="ru-RU" w:eastAsia="en-GB"/>
        </w:rPr>
        <w:t xml:space="preserve"> с </w:t>
      </w:r>
      <w:r w:rsidR="00B048FE" w:rsidRPr="00453B75">
        <w:rPr>
          <w:rFonts w:ascii="Times New Roman" w:eastAsia="Times New Roman" w:hAnsi="Times New Roman" w:cs="Times New Roman"/>
          <w:color w:val="FF0000"/>
          <w:sz w:val="28"/>
          <w:szCs w:val="28"/>
          <w:lang w:val="ru-RU" w:eastAsia="en-GB"/>
        </w:rPr>
        <w:t>объектами</w:t>
      </w:r>
      <w:r w:rsidR="003E2F3B" w:rsidRPr="00453B75">
        <w:rPr>
          <w:rFonts w:ascii="Times New Roman" w:eastAsia="Times New Roman" w:hAnsi="Times New Roman" w:cs="Times New Roman"/>
          <w:color w:val="FF0000"/>
          <w:sz w:val="28"/>
          <w:szCs w:val="28"/>
          <w:lang w:val="ru-RU" w:eastAsia="en-GB"/>
        </w:rPr>
        <w:t xml:space="preserve"> в различных формах</w:t>
      </w:r>
      <w:r w:rsidRPr="00453B75">
        <w:rPr>
          <w:rFonts w:ascii="Times New Roman" w:eastAsia="Times New Roman" w:hAnsi="Times New Roman" w:cs="Times New Roman"/>
          <w:color w:val="FF0000"/>
          <w:sz w:val="28"/>
          <w:szCs w:val="28"/>
          <w:lang w:val="ru-RU" w:eastAsia="en-GB"/>
        </w:rPr>
        <w:t>.</w:t>
      </w:r>
      <w:r w:rsidR="003E2F3B" w:rsidRPr="00453B75">
        <w:rPr>
          <w:rFonts w:ascii="Times New Roman" w:eastAsia="Times New Roman" w:hAnsi="Times New Roman" w:cs="Times New Roman"/>
          <w:color w:val="FF0000"/>
          <w:sz w:val="28"/>
          <w:szCs w:val="28"/>
          <w:lang w:val="ru-RU" w:eastAsia="en-GB"/>
        </w:rPr>
        <w:t xml:space="preserve"> чтобы показать связи между инопроцессами в качестве объекта регулирования корректнее рассматривать именно иносреду. </w:t>
      </w:r>
      <w:r w:rsidRPr="00453B75">
        <w:rPr>
          <w:rFonts w:ascii="Times New Roman" w:eastAsia="Times New Roman" w:hAnsi="Times New Roman" w:cs="Times New Roman"/>
          <w:color w:val="FF0000"/>
          <w:sz w:val="28"/>
          <w:szCs w:val="28"/>
          <w:lang w:val="ru-RU" w:eastAsia="en-GB"/>
        </w:rPr>
        <w:t xml:space="preserve"> </w:t>
      </w:r>
    </w:p>
    <w:p w14:paraId="44FADAC8" w14:textId="77777777" w:rsidR="00867EF9" w:rsidRPr="00453B75" w:rsidRDefault="00591C22" w:rsidP="00453B75">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sz w:val="28"/>
          <w:szCs w:val="28"/>
          <w:lang w:val="ru-RU" w:eastAsia="en-GB"/>
        </w:rPr>
        <w:t>***</w:t>
      </w:r>
      <w:r w:rsidRPr="00453B75">
        <w:rPr>
          <w:rFonts w:ascii="Times New Roman" w:eastAsia="Times New Roman" w:hAnsi="Times New Roman" w:cs="Times New Roman"/>
          <w:color w:val="FF0000"/>
          <w:sz w:val="28"/>
          <w:szCs w:val="28"/>
          <w:lang w:val="ru-RU" w:eastAsia="en-GB"/>
        </w:rPr>
        <w:br/>
      </w:r>
      <w:r w:rsidR="00867EF9" w:rsidRPr="00453B75">
        <w:rPr>
          <w:rFonts w:ascii="Times New Roman" w:eastAsia="Times New Roman" w:hAnsi="Times New Roman" w:cs="Times New Roman"/>
          <w:sz w:val="28"/>
          <w:szCs w:val="28"/>
          <w:lang w:val="ru-RU" w:eastAsia="en-GB"/>
        </w:rPr>
        <w:t xml:space="preserve">             </w:t>
      </w:r>
      <w:r w:rsidRPr="00453B75">
        <w:rPr>
          <w:rFonts w:ascii="Times New Roman" w:eastAsia="Times New Roman" w:hAnsi="Times New Roman" w:cs="Times New Roman"/>
          <w:sz w:val="28"/>
          <w:szCs w:val="28"/>
          <w:lang w:val="ru-RU" w:eastAsia="en-GB"/>
        </w:rPr>
        <w:t>Под влиянием цифровых технологий информационная среда, ее структура усложняется. Как представляется современные исследования не в полной мере учитывают происходящие изменения.</w:t>
      </w:r>
      <w:r w:rsidRPr="00453B75">
        <w:rPr>
          <w:rFonts w:ascii="Times New Roman" w:eastAsia="Times New Roman" w:hAnsi="Times New Roman" w:cs="Times New Roman"/>
          <w:color w:val="FF0000"/>
          <w:sz w:val="28"/>
          <w:szCs w:val="28"/>
          <w:lang w:val="ru-RU" w:eastAsia="en-GB"/>
        </w:rPr>
        <w:t xml:space="preserve"> </w:t>
      </w:r>
    </w:p>
    <w:p w14:paraId="66A80C83" w14:textId="77777777" w:rsidR="00F37DE2" w:rsidRPr="00453B75" w:rsidRDefault="00F37DE2" w:rsidP="009537E0">
      <w:pPr>
        <w:pStyle w:val="ac"/>
        <w:numPr>
          <w:ilvl w:val="0"/>
          <w:numId w:val="12"/>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Многоуровневость информационной инфраструктуры, симметричные связи между уровнями правовой среды влияющие на их правовой режим.</w:t>
      </w:r>
    </w:p>
    <w:p w14:paraId="57F4DFF8" w14:textId="77777777" w:rsidR="00F37DE2" w:rsidRPr="00453B75" w:rsidRDefault="00F37DE2" w:rsidP="009537E0">
      <w:pPr>
        <w:pStyle w:val="ac"/>
        <w:numPr>
          <w:ilvl w:val="0"/>
          <w:numId w:val="12"/>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Уровни информационной среды в динамике изменяет характеристики связанных с ними объектов, которые регулируются нормами различных отраслей публичного, частного права.</w:t>
      </w:r>
    </w:p>
    <w:p w14:paraId="684119E3" w14:textId="77777777" w:rsidR="00F37DE2" w:rsidRPr="00453B75" w:rsidRDefault="00F37DE2" w:rsidP="009537E0">
      <w:pPr>
        <w:pStyle w:val="ac"/>
        <w:numPr>
          <w:ilvl w:val="0"/>
          <w:numId w:val="12"/>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 xml:space="preserve">Появление информационных сред с высокой степенью автономности и децентрализации. </w:t>
      </w:r>
    </w:p>
    <w:p w14:paraId="248B0FC7" w14:textId="77777777" w:rsidR="00F37DE2" w:rsidRPr="00453B75" w:rsidRDefault="00F37DE2" w:rsidP="009537E0">
      <w:pPr>
        <w:pStyle w:val="ac"/>
        <w:numPr>
          <w:ilvl w:val="0"/>
          <w:numId w:val="12"/>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 xml:space="preserve">Характер среды приобретает ключевое значение для целей разграничения регулируемой информационной среды от нерегулируемой. </w:t>
      </w:r>
    </w:p>
    <w:p w14:paraId="05E917DE" w14:textId="77777777" w:rsidR="00F37DE2" w:rsidRPr="00453B75" w:rsidRDefault="00F37DE2" w:rsidP="009537E0">
      <w:pPr>
        <w:pStyle w:val="ac"/>
        <w:numPr>
          <w:ilvl w:val="0"/>
          <w:numId w:val="12"/>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lastRenderedPageBreak/>
        <w:t>Формируются особые эффекты комплексного воздействия цифровых технологий на общественные отношения.</w:t>
      </w:r>
    </w:p>
    <w:p w14:paraId="5A455991" w14:textId="77777777" w:rsidR="00F37DE2" w:rsidRPr="00453B75" w:rsidRDefault="00F37DE2" w:rsidP="009537E0">
      <w:pPr>
        <w:pStyle w:val="ac"/>
        <w:numPr>
          <w:ilvl w:val="0"/>
          <w:numId w:val="12"/>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Возможность выделить сегменты информационной среды (цифровой, квантовый и др.).</w:t>
      </w:r>
    </w:p>
    <w:p w14:paraId="3189F92D" w14:textId="77777777" w:rsidR="00F37DE2" w:rsidRPr="00453B75" w:rsidRDefault="00F37DE2" w:rsidP="009537E0">
      <w:pPr>
        <w:pStyle w:val="ac"/>
        <w:numPr>
          <w:ilvl w:val="0"/>
          <w:numId w:val="12"/>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Возможность выделить уровни информационной инфраструктуры (активов, протоколов, приложений и т.д.).</w:t>
      </w:r>
    </w:p>
    <w:p w14:paraId="15290399" w14:textId="77777777" w:rsidR="00A750DA" w:rsidRPr="00453B75" w:rsidRDefault="00F37DE2" w:rsidP="009537E0">
      <w:pPr>
        <w:pStyle w:val="ac"/>
        <w:numPr>
          <w:ilvl w:val="0"/>
          <w:numId w:val="12"/>
        </w:numPr>
        <w:spacing w:beforeAutospacing="1" w:after="0" w:line="360" w:lineRule="auto"/>
        <w:ind w:left="0" w:firstLine="709"/>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 xml:space="preserve">Информация (цифровая квантовая) в составе среды </w:t>
      </w:r>
    </w:p>
    <w:p w14:paraId="617BCCA9" w14:textId="77777777" w:rsidR="00A750DA" w:rsidRPr="00453B75" w:rsidRDefault="00A750DA" w:rsidP="009537E0">
      <w:pPr>
        <w:spacing w:beforeAutospacing="1" w:after="0" w:line="360" w:lineRule="auto"/>
        <w:jc w:val="both"/>
        <w:rPr>
          <w:rFonts w:ascii="Times New Roman" w:hAnsi="Times New Roman" w:cs="Times New Roman"/>
          <w:color w:val="0F1115"/>
          <w:sz w:val="28"/>
          <w:szCs w:val="28"/>
          <w:lang w:val="ru-RU"/>
        </w:rPr>
      </w:pPr>
      <w:r w:rsidRPr="00453B75">
        <w:rPr>
          <w:rFonts w:ascii="Times New Roman" w:hAnsi="Times New Roman" w:cs="Times New Roman"/>
          <w:color w:val="0F1115"/>
          <w:sz w:val="28"/>
          <w:szCs w:val="28"/>
          <w:lang w:val="ru-RU"/>
        </w:rPr>
        <w:t xml:space="preserve">Таким образом, в целях формализации среды (можно говорить связанных между собой уровнях, элементах информационной среды. </w:t>
      </w:r>
    </w:p>
    <w:p w14:paraId="6567658E" w14:textId="77777777" w:rsidR="00A750DA" w:rsidRPr="00453B75" w:rsidRDefault="00A750DA" w:rsidP="009537E0">
      <w:pPr>
        <w:spacing w:beforeAutospacing="1" w:after="0" w:line="360" w:lineRule="auto"/>
        <w:ind w:firstLine="709"/>
        <w:jc w:val="both"/>
        <w:rPr>
          <w:rFonts w:ascii="Times New Roman" w:hAnsi="Times New Roman" w:cs="Times New Roman"/>
          <w:b/>
          <w:color w:val="0F1115"/>
          <w:sz w:val="28"/>
          <w:szCs w:val="28"/>
          <w:lang w:val="ru-RU"/>
        </w:rPr>
      </w:pPr>
      <w:r w:rsidRPr="00453B75">
        <w:rPr>
          <w:rFonts w:ascii="Times New Roman" w:hAnsi="Times New Roman" w:cs="Times New Roman"/>
          <w:b/>
          <w:color w:val="0F1115"/>
          <w:sz w:val="28"/>
          <w:szCs w:val="28"/>
          <w:lang w:val="ru-RU"/>
        </w:rPr>
        <w:t xml:space="preserve">Рассмотрим их подробнее. </w:t>
      </w:r>
    </w:p>
    <w:p w14:paraId="4AAFE395" w14:textId="77777777" w:rsidR="00562E04" w:rsidRPr="00453B75" w:rsidRDefault="00562E0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w:t>
      </w:r>
    </w:p>
    <w:p w14:paraId="58BAB3A7" w14:textId="77777777" w:rsidR="00562E04" w:rsidRPr="00453B75" w:rsidRDefault="00562E0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Необходимо подчеркнуть аспект, что именно концепция </w:t>
      </w:r>
      <w:commentRangeStart w:id="101"/>
      <w:r w:rsidRPr="00453B75">
        <w:rPr>
          <w:rFonts w:ascii="Times New Roman" w:eastAsia="Times New Roman" w:hAnsi="Times New Roman" w:cs="Times New Roman"/>
          <w:sz w:val="28"/>
          <w:szCs w:val="28"/>
          <w:lang w:val="ru-RU" w:eastAsia="en-GB"/>
        </w:rPr>
        <w:t xml:space="preserve">многоуровневой и многосегментной информационной среды обеспечивает, с одной стороны, связь </w:t>
      </w:r>
      <w:commentRangeEnd w:id="101"/>
      <w:r w:rsidRPr="00453B75">
        <w:rPr>
          <w:rStyle w:val="a7"/>
          <w:rFonts w:ascii="Times New Roman" w:hAnsi="Times New Roman" w:cs="Times New Roman"/>
          <w:sz w:val="28"/>
          <w:szCs w:val="28"/>
        </w:rPr>
        <w:commentReference w:id="101"/>
      </w:r>
      <w:r w:rsidRPr="00453B75">
        <w:rPr>
          <w:rFonts w:ascii="Times New Roman" w:eastAsia="Times New Roman" w:hAnsi="Times New Roman" w:cs="Times New Roman"/>
          <w:sz w:val="28"/>
          <w:szCs w:val="28"/>
          <w:lang w:val="ru-RU" w:eastAsia="en-GB"/>
        </w:rPr>
        <w:t>между различными элементами внутри самого информационного права. Она позволяет сформировать его целостную концептуальную основу, одновременно учитывая влияние различных цифровых и квантовых технологий.</w:t>
      </w:r>
    </w:p>
    <w:p w14:paraId="0D8AF66C" w14:textId="77777777" w:rsidR="00562E04" w:rsidRPr="00453B75" w:rsidRDefault="00562E0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 другой стороны, эта же концепция обеспечивает связь с другими отраслями права. Ведь у каждой отрасли есть свой предмет регулирования: например, активы — это гражданское право, а финансовые платформы и сервисы — это финансовое право, и так далее. Именно такая структура информационной среды и позволяет выстраивать эти взаимосвязи, поскольку </w:t>
      </w:r>
      <w:r w:rsidRPr="00453B75">
        <w:rPr>
          <w:rFonts w:ascii="Times New Roman" w:eastAsia="Times New Roman" w:hAnsi="Times New Roman" w:cs="Times New Roman"/>
          <w:sz w:val="28"/>
          <w:szCs w:val="28"/>
          <w:lang w:val="ru-RU" w:eastAsia="en-GB"/>
        </w:rPr>
        <w:lastRenderedPageBreak/>
        <w:t>другим отраслям не нужны наши буквальные формулировки. Им необходим своего рода нормативный каркас — общая понятийная и логическая основа, на которой они могли бы строить свои собственные конструкции и решения.</w:t>
      </w:r>
    </w:p>
    <w:p w14:paraId="271C3E2A" w14:textId="77777777" w:rsidR="000663BE" w:rsidRPr="00453B75" w:rsidRDefault="000663BE"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w:t>
      </w:r>
    </w:p>
    <w:p w14:paraId="01899C31" w14:textId="77777777" w:rsidR="00867EF9" w:rsidRPr="00453B75" w:rsidRDefault="00867EF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Многоуровневая, многоэлементная, многосегментная сфера….</w:t>
      </w:r>
    </w:p>
    <w:p w14:paraId="1739A97E" w14:textId="77777777" w:rsidR="00867EF9" w:rsidRPr="00453B75" w:rsidRDefault="005C4A78"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w:t>
      </w:r>
    </w:p>
    <w:p w14:paraId="1A280844" w14:textId="77777777" w:rsidR="00057D5C" w:rsidRPr="00453B75" w:rsidRDefault="00057D5C" w:rsidP="00453B75">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color w:val="FF0000"/>
          <w:sz w:val="28"/>
          <w:szCs w:val="28"/>
          <w:lang w:val="ru-RU" w:eastAsia="en-GB"/>
        </w:rPr>
        <w:t>…….</w:t>
      </w:r>
    </w:p>
    <w:p w14:paraId="0CD1CE3E" w14:textId="77777777" w:rsidR="00057D5C" w:rsidRPr="00453B75" w:rsidRDefault="00057D5C" w:rsidP="00453B75">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b/>
          <w:bCs/>
          <w:color w:val="FF0000"/>
          <w:sz w:val="28"/>
          <w:szCs w:val="28"/>
          <w:lang w:val="ru-RU" w:eastAsia="en-GB"/>
        </w:rPr>
        <w:t>вывод к</w:t>
      </w:r>
      <w:r w:rsidRPr="00453B75">
        <w:rPr>
          <w:rFonts w:ascii="Times New Roman" w:eastAsia="Times New Roman" w:hAnsi="Times New Roman" w:cs="Times New Roman"/>
          <w:color w:val="FF0000"/>
          <w:sz w:val="28"/>
          <w:szCs w:val="28"/>
          <w:lang w:val="ru-RU" w:eastAsia="en-GB"/>
        </w:rPr>
        <w:t xml:space="preserve"> тенденциям дополнить: </w:t>
      </w:r>
    </w:p>
    <w:p w14:paraId="67E1DED3" w14:textId="77777777" w:rsidR="00057D5C" w:rsidRPr="00453B75" w:rsidRDefault="00057D5C" w:rsidP="00453B75">
      <w:pPr>
        <w:pStyle w:val="a8"/>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color w:val="FF0000"/>
          <w:sz w:val="28"/>
          <w:szCs w:val="28"/>
          <w:lang w:val="ru-RU" w:eastAsia="en-GB"/>
        </w:rPr>
        <w:t xml:space="preserve">усложнение предмета регулирования только подчеркивает значимость системного регулирования. </w:t>
      </w:r>
    </w:p>
    <w:p w14:paraId="5F2E32FC" w14:textId="77777777" w:rsidR="00057D5C" w:rsidRPr="00453B75" w:rsidRDefault="00057D5C" w:rsidP="00453B75">
      <w:pPr>
        <w:pStyle w:val="a8"/>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color w:val="FF0000"/>
          <w:sz w:val="28"/>
          <w:szCs w:val="28"/>
          <w:lang w:val="ru-RU" w:eastAsia="en-GB"/>
        </w:rPr>
        <w:t>на уровне отрасли важно показать систему связей.</w:t>
      </w:r>
    </w:p>
    <w:p w14:paraId="0A66C61E" w14:textId="77777777" w:rsidR="00057D5C" w:rsidRPr="00453B75" w:rsidRDefault="00057D5C" w:rsidP="00453B75">
      <w:pPr>
        <w:pStyle w:val="a8"/>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eastAsia="Times New Roman" w:hAnsi="Times New Roman" w:cs="Times New Roman"/>
          <w:color w:val="FF0000"/>
          <w:sz w:val="28"/>
          <w:szCs w:val="28"/>
          <w:lang w:val="ru-RU" w:eastAsia="en-GB"/>
        </w:rPr>
        <w:t xml:space="preserve">анализ тенденций позволяет также четче (четко) выделить объекты отрасли: информация (как форма и содержание) и информационная среда. </w:t>
      </w:r>
    </w:p>
    <w:p w14:paraId="23CB14D6" w14:textId="77777777" w:rsidR="00057D5C" w:rsidRPr="00453B75" w:rsidRDefault="00057D5C" w:rsidP="00453B75">
      <w:pPr>
        <w:pStyle w:val="a8"/>
        <w:spacing w:line="360" w:lineRule="auto"/>
        <w:jc w:val="both"/>
        <w:rPr>
          <w:rFonts w:ascii="Times New Roman" w:hAnsi="Times New Roman" w:cs="Times New Roman"/>
          <w:color w:val="FF0000"/>
          <w:sz w:val="28"/>
          <w:szCs w:val="28"/>
          <w:lang w:val="ru-RU"/>
        </w:rPr>
      </w:pPr>
    </w:p>
    <w:p w14:paraId="40EB2877" w14:textId="77777777" w:rsidR="00057D5C" w:rsidRPr="00453B75" w:rsidRDefault="00057D5C" w:rsidP="00453B75">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453B75">
        <w:rPr>
          <w:rFonts w:ascii="Times New Roman" w:hAnsi="Times New Roman" w:cs="Times New Roman"/>
          <w:color w:val="FF0000"/>
          <w:sz w:val="28"/>
          <w:szCs w:val="28"/>
          <w:lang w:val="ru-RU"/>
        </w:rPr>
        <w:t>Подробнее о них будет раскрыто в следующих параграфах.</w:t>
      </w:r>
    </w:p>
    <w:p w14:paraId="187C2517" w14:textId="77777777" w:rsidR="00057D5C" w:rsidRPr="00453B75" w:rsidRDefault="00057D5C"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p>
    <w:p w14:paraId="6DA79E3F" w14:textId="77777777" w:rsidR="005C4A78" w:rsidRPr="00453B75" w:rsidRDefault="00867EF9"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sz w:val="28"/>
          <w:szCs w:val="28"/>
          <w:lang w:val="ru-RU" w:eastAsia="en-GB"/>
        </w:rPr>
        <w:t>***</w:t>
      </w:r>
      <w:r w:rsidR="005C4A78" w:rsidRPr="00453B75">
        <w:rPr>
          <w:rFonts w:ascii="Times New Roman" w:eastAsia="Times New Roman" w:hAnsi="Times New Roman" w:cs="Times New Roman"/>
          <w:sz w:val="28"/>
          <w:szCs w:val="28"/>
          <w:lang w:val="ru-RU" w:eastAsia="en-GB"/>
        </w:rPr>
        <w:br/>
      </w:r>
      <w:r w:rsidR="005C4A78" w:rsidRPr="00453B75">
        <w:rPr>
          <w:rFonts w:ascii="Times New Roman" w:eastAsia="Times New Roman" w:hAnsi="Times New Roman" w:cs="Times New Roman"/>
          <w:b/>
          <w:sz w:val="28"/>
          <w:szCs w:val="28"/>
          <w:lang w:val="ru-RU" w:eastAsia="en-GB"/>
        </w:rPr>
        <w:t xml:space="preserve">Предмет </w:t>
      </w:r>
      <w:commentRangeStart w:id="102"/>
      <w:r w:rsidR="005C4A78" w:rsidRPr="00453B75">
        <w:rPr>
          <w:rFonts w:ascii="Times New Roman" w:eastAsia="Times New Roman" w:hAnsi="Times New Roman" w:cs="Times New Roman"/>
          <w:b/>
          <w:sz w:val="28"/>
          <w:szCs w:val="28"/>
          <w:lang w:val="ru-RU" w:eastAsia="en-GB"/>
        </w:rPr>
        <w:t xml:space="preserve">информационного права </w:t>
      </w:r>
      <w:commentRangeEnd w:id="102"/>
      <w:r w:rsidR="005C4A78" w:rsidRPr="00453B75">
        <w:rPr>
          <w:rStyle w:val="a7"/>
          <w:rFonts w:ascii="Times New Roman" w:hAnsi="Times New Roman" w:cs="Times New Roman"/>
          <w:sz w:val="28"/>
          <w:szCs w:val="28"/>
        </w:rPr>
        <w:commentReference w:id="102"/>
      </w:r>
    </w:p>
    <w:p w14:paraId="526ECE3F" w14:textId="77777777" w:rsidR="00F37DE2" w:rsidRPr="00453B75" w:rsidRDefault="00F37DE2"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Специфика объектов информационного (цифрового) законодательства в том, что они в том или ином виде присутствуют в других отраслях права. Это касается как право «оборота» информации, так и права цифровых информационных процессов (учет, обработка информации).</w:t>
      </w:r>
    </w:p>
    <w:p w14:paraId="7FEB2E5C" w14:textId="77777777" w:rsidR="00F37DE2" w:rsidRPr="00453B75" w:rsidRDefault="00F37DE2"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этой связи необходима выработка критериев, которые бы ограничивали круг правоотношений, в которых информация, информационная среда являются предметами регулирования. Такое ограничение достигается определением (выделением) связанных наборов правых институтов в рамках единой отрасли</w:t>
      </w:r>
      <w:r w:rsidRPr="00453B75">
        <w:rPr>
          <w:rFonts w:ascii="Times New Roman" w:eastAsia="Times New Roman" w:hAnsi="Times New Roman" w:cs="Times New Roman"/>
          <w:b/>
          <w:sz w:val="28"/>
          <w:szCs w:val="28"/>
          <w:lang w:val="ru-RU" w:eastAsia="en-GB"/>
        </w:rPr>
        <w:t>.</w:t>
      </w:r>
      <w:r w:rsidRPr="00453B75">
        <w:rPr>
          <w:rFonts w:ascii="Times New Roman" w:eastAsia="Times New Roman" w:hAnsi="Times New Roman" w:cs="Times New Roman"/>
          <w:sz w:val="28"/>
          <w:szCs w:val="28"/>
          <w:lang w:val="ru-RU" w:eastAsia="en-GB"/>
        </w:rPr>
        <w:t xml:space="preserve"> </w:t>
      </w:r>
      <w:r w:rsidR="00AD58AD" w:rsidRPr="00453B75">
        <w:rPr>
          <w:rFonts w:ascii="Times New Roman" w:eastAsia="Times New Roman" w:hAnsi="Times New Roman" w:cs="Times New Roman"/>
          <w:b/>
          <w:sz w:val="28"/>
          <w:szCs w:val="28"/>
          <w:lang w:val="ru-RU" w:eastAsia="en-GB"/>
        </w:rPr>
        <w:t>– то есть определить предмет информационного права</w:t>
      </w:r>
      <w:r w:rsidR="00AD58AD" w:rsidRPr="00453B75">
        <w:rPr>
          <w:rFonts w:ascii="Times New Roman" w:eastAsia="Times New Roman" w:hAnsi="Times New Roman" w:cs="Times New Roman"/>
          <w:sz w:val="28"/>
          <w:szCs w:val="28"/>
          <w:lang w:val="ru-RU" w:eastAsia="en-GB"/>
        </w:rPr>
        <w:t>.</w:t>
      </w:r>
    </w:p>
    <w:p w14:paraId="07A00BD7" w14:textId="77777777" w:rsidR="001041B9" w:rsidRPr="0001593D" w:rsidRDefault="001041B9" w:rsidP="001041B9">
      <w:pPr>
        <w:spacing w:line="360" w:lineRule="auto"/>
        <w:ind w:firstLine="709"/>
        <w:jc w:val="both"/>
        <w:rPr>
          <w:rFonts w:ascii="Times New Roman" w:eastAsia="Times New Roman" w:hAnsi="Times New Roman" w:cs="Times New Roman"/>
          <w:bCs/>
          <w:sz w:val="28"/>
          <w:szCs w:val="28"/>
          <w:lang w:val="ru-RU" w:eastAsia="en-GB"/>
        </w:rPr>
      </w:pPr>
      <w:r w:rsidRPr="0001593D">
        <w:rPr>
          <w:rFonts w:ascii="Times New Roman" w:eastAsia="Times New Roman" w:hAnsi="Times New Roman" w:cs="Times New Roman"/>
          <w:bCs/>
          <w:sz w:val="28"/>
          <w:szCs w:val="28"/>
          <w:lang w:val="ru-RU" w:eastAsia="en-GB"/>
        </w:rPr>
        <w:t>А.А. Тедеев выделяет четыре основных этапа формирования и развития информационного права:</w:t>
      </w:r>
    </w:p>
    <w:p w14:paraId="21F2D946" w14:textId="77777777" w:rsidR="001041B9" w:rsidRPr="0001593D" w:rsidRDefault="001041B9" w:rsidP="001041B9">
      <w:pPr>
        <w:spacing w:line="360" w:lineRule="auto"/>
        <w:ind w:firstLine="709"/>
        <w:jc w:val="both"/>
        <w:rPr>
          <w:rFonts w:ascii="Times New Roman" w:eastAsia="Times New Roman" w:hAnsi="Times New Roman" w:cs="Times New Roman"/>
          <w:bCs/>
          <w:sz w:val="28"/>
          <w:szCs w:val="28"/>
          <w:lang w:val="ru-RU" w:eastAsia="en-GB"/>
        </w:rPr>
      </w:pPr>
      <w:r w:rsidRPr="0001593D">
        <w:rPr>
          <w:rFonts w:ascii="Times New Roman" w:eastAsia="Times New Roman" w:hAnsi="Times New Roman" w:cs="Times New Roman"/>
          <w:bCs/>
          <w:sz w:val="28"/>
          <w:szCs w:val="28"/>
          <w:lang w:val="ru-RU" w:eastAsia="en-GB"/>
        </w:rPr>
        <w:t>1) Правовая кибернетика и правовая информатика — прикладное направление, использующее методы кибернетики и информационных технологий для решения специальных юридических задач (соответствует современному направлению LegalTech).</w:t>
      </w:r>
    </w:p>
    <w:p w14:paraId="7C8625AC" w14:textId="77777777" w:rsidR="001041B9" w:rsidRPr="0001593D" w:rsidRDefault="001041B9" w:rsidP="001041B9">
      <w:pPr>
        <w:spacing w:line="360" w:lineRule="auto"/>
        <w:ind w:firstLine="709"/>
        <w:jc w:val="both"/>
        <w:rPr>
          <w:rFonts w:ascii="Times New Roman" w:eastAsia="Times New Roman" w:hAnsi="Times New Roman" w:cs="Times New Roman"/>
          <w:bCs/>
          <w:sz w:val="28"/>
          <w:szCs w:val="28"/>
          <w:lang w:val="ru-RU" w:eastAsia="en-GB"/>
        </w:rPr>
      </w:pPr>
      <w:r w:rsidRPr="0001593D">
        <w:rPr>
          <w:rFonts w:ascii="Times New Roman" w:eastAsia="Times New Roman" w:hAnsi="Times New Roman" w:cs="Times New Roman"/>
          <w:bCs/>
          <w:sz w:val="28"/>
          <w:szCs w:val="28"/>
          <w:lang w:val="ru-RU" w:eastAsia="en-GB"/>
        </w:rPr>
        <w:t xml:space="preserve">Информационное право, как право оборота информации </w:t>
      </w:r>
      <w:r>
        <w:rPr>
          <w:rFonts w:ascii="Times New Roman" w:eastAsia="Times New Roman" w:hAnsi="Times New Roman" w:cs="Times New Roman"/>
          <w:bCs/>
          <w:sz w:val="28"/>
          <w:szCs w:val="28"/>
          <w:lang w:val="ru-RU" w:eastAsia="en-GB"/>
        </w:rPr>
        <w:t xml:space="preserve">– </w:t>
      </w:r>
      <w:r w:rsidRPr="0001593D">
        <w:rPr>
          <w:rFonts w:ascii="Times New Roman" w:eastAsia="Times New Roman" w:hAnsi="Times New Roman" w:cs="Times New Roman"/>
          <w:bCs/>
          <w:sz w:val="28"/>
          <w:szCs w:val="28"/>
          <w:lang w:val="ru-RU" w:eastAsia="en-GB"/>
        </w:rPr>
        <w:t>формирующаяся комплексная отрасль права, регулирующая отношения, связанные с производством, преобразованием и потреблением информации.</w:t>
      </w:r>
    </w:p>
    <w:p w14:paraId="4160301F" w14:textId="77777777" w:rsidR="001041B9" w:rsidRPr="0001593D" w:rsidRDefault="001041B9" w:rsidP="001041B9">
      <w:pPr>
        <w:spacing w:line="360" w:lineRule="auto"/>
        <w:ind w:firstLine="709"/>
        <w:jc w:val="both"/>
        <w:rPr>
          <w:rFonts w:ascii="Times New Roman" w:eastAsia="Times New Roman" w:hAnsi="Times New Roman" w:cs="Times New Roman"/>
          <w:bCs/>
          <w:sz w:val="28"/>
          <w:szCs w:val="28"/>
          <w:lang w:val="ru-RU" w:eastAsia="en-GB"/>
        </w:rPr>
      </w:pPr>
      <w:r w:rsidRPr="0001593D">
        <w:rPr>
          <w:rFonts w:ascii="Times New Roman" w:eastAsia="Times New Roman" w:hAnsi="Times New Roman" w:cs="Times New Roman"/>
          <w:bCs/>
          <w:sz w:val="28"/>
          <w:szCs w:val="28"/>
          <w:lang w:val="ru-RU" w:eastAsia="en-GB"/>
        </w:rPr>
        <w:t xml:space="preserve">2) Информационное право, как право информационной (цифровой) среды </w:t>
      </w:r>
      <w:r>
        <w:rPr>
          <w:rFonts w:ascii="Times New Roman" w:eastAsia="Times New Roman" w:hAnsi="Times New Roman" w:cs="Times New Roman"/>
          <w:bCs/>
          <w:sz w:val="28"/>
          <w:szCs w:val="28"/>
          <w:lang w:val="ru-RU" w:eastAsia="en-GB"/>
        </w:rPr>
        <w:t>–</w:t>
      </w:r>
      <w:r w:rsidRPr="0001593D">
        <w:rPr>
          <w:rFonts w:ascii="Times New Roman" w:eastAsia="Times New Roman" w:hAnsi="Times New Roman" w:cs="Times New Roman"/>
          <w:bCs/>
          <w:sz w:val="28"/>
          <w:szCs w:val="28"/>
          <w:lang w:val="ru-RU" w:eastAsia="en-GB"/>
        </w:rPr>
        <w:t xml:space="preserve"> самостоятельная комплексная отрасль, в рамках которой постепенно </w:t>
      </w:r>
      <w:r w:rsidRPr="0001593D">
        <w:rPr>
          <w:rFonts w:ascii="Times New Roman" w:eastAsia="Times New Roman" w:hAnsi="Times New Roman" w:cs="Times New Roman"/>
          <w:bCs/>
          <w:sz w:val="28"/>
          <w:szCs w:val="28"/>
          <w:lang w:val="ru-RU" w:eastAsia="en-GB"/>
        </w:rPr>
        <w:lastRenderedPageBreak/>
        <w:t>выделяется специальная часть (компьютерное право, право Интернета), регулирующая отношения в глобальных компьютерных сетях.</w:t>
      </w:r>
    </w:p>
    <w:p w14:paraId="2222D9D3" w14:textId="77777777" w:rsidR="001041B9" w:rsidRPr="0001593D" w:rsidRDefault="001041B9" w:rsidP="001041B9">
      <w:pPr>
        <w:spacing w:line="360" w:lineRule="auto"/>
        <w:ind w:firstLine="709"/>
        <w:jc w:val="both"/>
        <w:rPr>
          <w:rFonts w:ascii="Times New Roman" w:eastAsia="Times New Roman" w:hAnsi="Times New Roman" w:cs="Times New Roman"/>
          <w:bCs/>
          <w:sz w:val="28"/>
          <w:szCs w:val="28"/>
          <w:lang w:val="ru-RU" w:eastAsia="en-GB"/>
        </w:rPr>
      </w:pPr>
      <w:r w:rsidRPr="0001593D">
        <w:rPr>
          <w:rFonts w:ascii="Times New Roman" w:eastAsia="Times New Roman" w:hAnsi="Times New Roman" w:cs="Times New Roman"/>
          <w:bCs/>
          <w:sz w:val="28"/>
          <w:szCs w:val="28"/>
          <w:lang w:val="ru-RU" w:eastAsia="en-GB"/>
        </w:rPr>
        <w:t xml:space="preserve">3) Современное информационное (цифровое) право </w:t>
      </w:r>
      <w:r>
        <w:rPr>
          <w:rFonts w:ascii="Times New Roman" w:eastAsia="Times New Roman" w:hAnsi="Times New Roman" w:cs="Times New Roman"/>
          <w:bCs/>
          <w:sz w:val="28"/>
          <w:szCs w:val="28"/>
          <w:lang w:val="ru-RU" w:eastAsia="en-GB"/>
        </w:rPr>
        <w:t xml:space="preserve">– </w:t>
      </w:r>
      <w:r w:rsidRPr="0001593D">
        <w:rPr>
          <w:rFonts w:ascii="Times New Roman" w:eastAsia="Times New Roman" w:hAnsi="Times New Roman" w:cs="Times New Roman"/>
          <w:bCs/>
          <w:sz w:val="28"/>
          <w:szCs w:val="28"/>
          <w:lang w:val="ru-RU" w:eastAsia="en-GB"/>
        </w:rPr>
        <w:t>формирующаяся самостоятельная основная отрасль публичного права.</w:t>
      </w:r>
    </w:p>
    <w:p w14:paraId="2E0B2ED9" w14:textId="77777777" w:rsidR="001041B9" w:rsidRPr="0001593D" w:rsidRDefault="001041B9" w:rsidP="001041B9">
      <w:pPr>
        <w:spacing w:line="360" w:lineRule="auto"/>
        <w:ind w:firstLine="709"/>
        <w:jc w:val="both"/>
        <w:rPr>
          <w:rFonts w:ascii="Times New Roman" w:eastAsia="Times New Roman" w:hAnsi="Times New Roman" w:cs="Times New Roman"/>
          <w:bCs/>
          <w:sz w:val="28"/>
          <w:szCs w:val="28"/>
          <w:lang w:val="ru-RU" w:eastAsia="en-GB"/>
        </w:rPr>
      </w:pPr>
      <w:r w:rsidRPr="0001593D">
        <w:rPr>
          <w:rFonts w:ascii="Times New Roman" w:eastAsia="Times New Roman" w:hAnsi="Times New Roman" w:cs="Times New Roman"/>
          <w:bCs/>
          <w:sz w:val="28"/>
          <w:szCs w:val="28"/>
          <w:lang w:val="ru-RU" w:eastAsia="en-GB"/>
        </w:rPr>
        <w:t>Вместе с тем, как представляется, предложенную периодизацию можно реструктурировать, сосредоточив внимание на двух ключевых и самостоятельных объектах правового регулирования:</w:t>
      </w:r>
    </w:p>
    <w:p w14:paraId="7E110156" w14:textId="77777777" w:rsidR="001041B9" w:rsidRPr="0001593D" w:rsidRDefault="001041B9" w:rsidP="001041B9">
      <w:pPr>
        <w:spacing w:line="360" w:lineRule="auto"/>
        <w:ind w:firstLine="709"/>
        <w:jc w:val="both"/>
        <w:rPr>
          <w:rFonts w:ascii="Times New Roman" w:eastAsia="Times New Roman" w:hAnsi="Times New Roman" w:cs="Times New Roman"/>
          <w:bCs/>
          <w:sz w:val="28"/>
          <w:szCs w:val="28"/>
          <w:lang w:val="ru-RU" w:eastAsia="en-GB"/>
        </w:rPr>
      </w:pPr>
      <w:r w:rsidRPr="0001593D">
        <w:rPr>
          <w:rFonts w:ascii="Times New Roman" w:eastAsia="Times New Roman" w:hAnsi="Times New Roman" w:cs="Times New Roman"/>
          <w:bCs/>
          <w:sz w:val="28"/>
          <w:szCs w:val="28"/>
          <w:lang w:val="ru-RU" w:eastAsia="en-GB"/>
        </w:rPr>
        <w:t xml:space="preserve">«Право оборота информации» </w:t>
      </w:r>
      <w:r>
        <w:rPr>
          <w:rFonts w:ascii="Times New Roman" w:eastAsia="Times New Roman" w:hAnsi="Times New Roman" w:cs="Times New Roman"/>
          <w:bCs/>
          <w:sz w:val="28"/>
          <w:szCs w:val="28"/>
          <w:lang w:val="ru-RU" w:eastAsia="en-GB"/>
        </w:rPr>
        <w:t>-</w:t>
      </w:r>
      <w:r w:rsidRPr="0001593D">
        <w:rPr>
          <w:rFonts w:ascii="Times New Roman" w:eastAsia="Times New Roman" w:hAnsi="Times New Roman" w:cs="Times New Roman"/>
          <w:bCs/>
          <w:sz w:val="28"/>
          <w:szCs w:val="28"/>
          <w:lang w:val="ru-RU" w:eastAsia="en-GB"/>
        </w:rPr>
        <w:t xml:space="preserve"> где информация (главный критерий </w:t>
      </w:r>
      <w:r>
        <w:rPr>
          <w:rFonts w:ascii="Times New Roman" w:eastAsia="Times New Roman" w:hAnsi="Times New Roman" w:cs="Times New Roman"/>
          <w:bCs/>
          <w:sz w:val="28"/>
          <w:szCs w:val="28"/>
          <w:lang w:val="ru-RU" w:eastAsia="en-GB"/>
        </w:rPr>
        <w:t>–</w:t>
      </w:r>
      <w:r w:rsidRPr="0001593D">
        <w:rPr>
          <w:rFonts w:ascii="Times New Roman" w:eastAsia="Times New Roman" w:hAnsi="Times New Roman" w:cs="Times New Roman"/>
          <w:bCs/>
          <w:sz w:val="28"/>
          <w:szCs w:val="28"/>
          <w:lang w:val="ru-RU" w:eastAsia="en-GB"/>
        </w:rPr>
        <w:t xml:space="preserve"> возможность е</w:t>
      </w:r>
      <w:r>
        <w:rPr>
          <w:rFonts w:ascii="Times New Roman" w:eastAsia="Times New Roman" w:hAnsi="Times New Roman" w:cs="Times New Roman"/>
          <w:bCs/>
          <w:sz w:val="28"/>
          <w:szCs w:val="28"/>
          <w:lang w:val="ru-RU" w:eastAsia="en-GB"/>
        </w:rPr>
        <w:t>е</w:t>
      </w:r>
      <w:r w:rsidRPr="0001593D">
        <w:rPr>
          <w:rFonts w:ascii="Times New Roman" w:eastAsia="Times New Roman" w:hAnsi="Times New Roman" w:cs="Times New Roman"/>
          <w:bCs/>
          <w:sz w:val="28"/>
          <w:szCs w:val="28"/>
          <w:lang w:val="ru-RU" w:eastAsia="en-GB"/>
        </w:rPr>
        <w:t xml:space="preserve"> восприятия человеком, независимо от формы) выступает основным и первичным предметом регулирования. Данный подход охватывает традиционные отношения по созданию, распространению и использованию информационных продуктов.</w:t>
      </w:r>
    </w:p>
    <w:p w14:paraId="6D6D3D85" w14:textId="77777777" w:rsidR="001041B9" w:rsidRDefault="001041B9" w:rsidP="001041B9">
      <w:pPr>
        <w:spacing w:line="360" w:lineRule="auto"/>
        <w:ind w:firstLine="709"/>
        <w:jc w:val="both"/>
        <w:rPr>
          <w:rFonts w:ascii="Times New Roman" w:eastAsia="Times New Roman" w:hAnsi="Times New Roman" w:cs="Times New Roman"/>
          <w:bCs/>
          <w:sz w:val="28"/>
          <w:szCs w:val="28"/>
          <w:lang w:val="ru-RU" w:eastAsia="en-GB"/>
        </w:rPr>
      </w:pPr>
      <w:r w:rsidRPr="0001593D">
        <w:rPr>
          <w:rFonts w:ascii="Times New Roman" w:eastAsia="Times New Roman" w:hAnsi="Times New Roman" w:cs="Times New Roman"/>
          <w:bCs/>
          <w:sz w:val="28"/>
          <w:szCs w:val="28"/>
          <w:lang w:val="ru-RU" w:eastAsia="en-GB"/>
        </w:rPr>
        <w:t xml:space="preserve">«Право информационной среды» — где основным объектом является сама информационная среда (киберпространство), её архитектура, инфраструктура и правила функционирования. В рамках этого блока информация выступает уже составной, но не единственной частью регулируемых отношений. </w:t>
      </w:r>
    </w:p>
    <w:p w14:paraId="12DE0C22" w14:textId="77777777" w:rsidR="001041B9" w:rsidRPr="0001593D" w:rsidRDefault="001041B9" w:rsidP="001041B9">
      <w:pPr>
        <w:spacing w:line="360" w:lineRule="auto"/>
        <w:ind w:firstLine="709"/>
        <w:jc w:val="both"/>
        <w:rPr>
          <w:rFonts w:ascii="Times New Roman" w:eastAsia="Times New Roman" w:hAnsi="Times New Roman" w:cs="Times New Roman"/>
          <w:b/>
          <w:sz w:val="28"/>
          <w:szCs w:val="28"/>
          <w:lang w:val="ru-RU" w:eastAsia="en-GB"/>
        </w:rPr>
      </w:pPr>
      <w:r w:rsidRPr="0001593D">
        <w:rPr>
          <w:rFonts w:ascii="Times New Roman" w:eastAsia="Times New Roman" w:hAnsi="Times New Roman" w:cs="Times New Roman"/>
          <w:b/>
          <w:sz w:val="28"/>
          <w:szCs w:val="28"/>
          <w:lang w:val="ru-RU" w:eastAsia="en-GB"/>
        </w:rPr>
        <w:t xml:space="preserve">Отдельного внимания заслуживает вопрос о соотношении информационного и цифрового права </w:t>
      </w:r>
    </w:p>
    <w:p w14:paraId="1634BE20" w14:textId="77777777" w:rsidR="00562E04" w:rsidRPr="00453B75" w:rsidRDefault="00562E04" w:rsidP="00453B75">
      <w:pPr>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 xml:space="preserve">О соотношении информационного и цифрового права </w:t>
      </w:r>
    </w:p>
    <w:p w14:paraId="434AD43D" w14:textId="2F175158" w:rsidR="001041B9" w:rsidRDefault="001041B9" w:rsidP="001041B9">
      <w:pPr>
        <w:spacing w:line="360" w:lineRule="auto"/>
        <w:ind w:firstLine="709"/>
        <w:jc w:val="both"/>
        <w:rPr>
          <w:rFonts w:ascii="Times New Roman" w:eastAsia="Times New Roman" w:hAnsi="Times New Roman" w:cs="Times New Roman"/>
          <w:sz w:val="28"/>
          <w:szCs w:val="28"/>
          <w:lang w:val="ru-RU" w:eastAsia="en-GB"/>
        </w:rPr>
      </w:pPr>
      <w:r w:rsidRPr="001041B9">
        <w:rPr>
          <w:rFonts w:ascii="Times New Roman" w:eastAsia="Times New Roman" w:hAnsi="Times New Roman" w:cs="Times New Roman"/>
          <w:sz w:val="28"/>
          <w:szCs w:val="28"/>
          <w:lang w:val="ru-RU" w:eastAsia="en-GB"/>
        </w:rPr>
        <w:lastRenderedPageBreak/>
        <w:t>Для наглядного представления соотношения этих правовых сегментов удобно использовать модель диаграммы Эйлера-Венна. В её рамках можно выделить пересекающуюся область (ядро), где формируются правовые режимы, одновременно обусловленные и формой, и содержанием информации.</w:t>
      </w:r>
    </w:p>
    <w:p w14:paraId="2C985FBB" w14:textId="7A669C92" w:rsidR="00805483" w:rsidRDefault="00805483" w:rsidP="001041B9">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пересечение на уровне </w:t>
      </w:r>
      <w:r w:rsidR="00F54A71">
        <w:rPr>
          <w:rFonts w:ascii="Times New Roman" w:eastAsia="Times New Roman" w:hAnsi="Times New Roman" w:cs="Times New Roman"/>
          <w:sz w:val="28"/>
          <w:szCs w:val="28"/>
          <w:lang w:val="ru-RU" w:eastAsia="en-GB"/>
        </w:rPr>
        <w:t>информации</w:t>
      </w:r>
      <w:r>
        <w:rPr>
          <w:rFonts w:ascii="Times New Roman" w:eastAsia="Times New Roman" w:hAnsi="Times New Roman" w:cs="Times New Roman"/>
          <w:sz w:val="28"/>
          <w:szCs w:val="28"/>
          <w:lang w:val="ru-RU" w:eastAsia="en-GB"/>
        </w:rPr>
        <w:t xml:space="preserve"> среды цитатой </w:t>
      </w:r>
      <w:r w:rsidR="00F54A71">
        <w:rPr>
          <w:rFonts w:ascii="Times New Roman" w:eastAsia="Times New Roman" w:hAnsi="Times New Roman" w:cs="Times New Roman"/>
          <w:sz w:val="28"/>
          <w:szCs w:val="28"/>
          <w:lang w:val="ru-RU" w:eastAsia="en-GB"/>
        </w:rPr>
        <w:t>Кузнецова</w:t>
      </w:r>
      <w:r>
        <w:rPr>
          <w:rFonts w:ascii="Times New Roman" w:eastAsia="Times New Roman" w:hAnsi="Times New Roman" w:cs="Times New Roman"/>
          <w:sz w:val="28"/>
          <w:szCs w:val="28"/>
          <w:lang w:val="ru-RU" w:eastAsia="en-GB"/>
        </w:rPr>
        <w:t xml:space="preserve"> </w:t>
      </w:r>
    </w:p>
    <w:p w14:paraId="430CFE4A" w14:textId="60272069" w:rsidR="00805483" w:rsidRPr="001041B9" w:rsidRDefault="00805483" w:rsidP="001041B9">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пересечение на уровне </w:t>
      </w:r>
      <w:r w:rsidR="00F54A71">
        <w:rPr>
          <w:rFonts w:ascii="Times New Roman" w:eastAsia="Times New Roman" w:hAnsi="Times New Roman" w:cs="Times New Roman"/>
          <w:sz w:val="28"/>
          <w:szCs w:val="28"/>
          <w:lang w:val="ru-RU" w:eastAsia="en-GB"/>
        </w:rPr>
        <w:t>информации</w:t>
      </w:r>
      <w:r>
        <w:rPr>
          <w:rFonts w:ascii="Times New Roman" w:eastAsia="Times New Roman" w:hAnsi="Times New Roman" w:cs="Times New Roman"/>
          <w:sz w:val="28"/>
          <w:szCs w:val="28"/>
          <w:lang w:val="ru-RU" w:eastAsia="en-GB"/>
        </w:rPr>
        <w:t xml:space="preserve"> – в </w:t>
      </w:r>
      <w:r w:rsidR="00F54A71">
        <w:rPr>
          <w:rFonts w:ascii="Times New Roman" w:eastAsia="Times New Roman" w:hAnsi="Times New Roman" w:cs="Times New Roman"/>
          <w:sz w:val="28"/>
          <w:szCs w:val="28"/>
          <w:lang w:val="ru-RU" w:eastAsia="en-GB"/>
        </w:rPr>
        <w:t>концепции.</w:t>
      </w:r>
    </w:p>
    <w:p w14:paraId="28BCFABC" w14:textId="77777777" w:rsidR="001041B9" w:rsidRPr="001041B9" w:rsidRDefault="001041B9" w:rsidP="001041B9">
      <w:pPr>
        <w:spacing w:line="360" w:lineRule="auto"/>
        <w:ind w:firstLine="709"/>
        <w:jc w:val="both"/>
        <w:rPr>
          <w:rFonts w:ascii="Times New Roman" w:eastAsia="Times New Roman" w:hAnsi="Times New Roman" w:cs="Times New Roman"/>
          <w:sz w:val="28"/>
          <w:szCs w:val="28"/>
          <w:lang w:val="ru-RU" w:eastAsia="en-GB"/>
        </w:rPr>
      </w:pPr>
      <w:r w:rsidRPr="001041B9">
        <w:rPr>
          <w:rFonts w:ascii="Times New Roman" w:eastAsia="Times New Roman" w:hAnsi="Times New Roman" w:cs="Times New Roman"/>
          <w:sz w:val="28"/>
          <w:szCs w:val="28"/>
          <w:lang w:val="ru-RU" w:eastAsia="en-GB"/>
        </w:rPr>
        <w:t>Помимо этого ядра, существуют и самостоятельные области каждой из отраслей. Одна из них связана преимущественно с процессами в информационной среде, порождаемыми технологическим развитием (включая возникающие цифровые результаты и отношения), а другая — например, со специфическими правовыми режимами, которые определяются исключительно содержанием информации.</w:t>
      </w:r>
    </w:p>
    <w:p w14:paraId="74EBB837" w14:textId="77777777" w:rsidR="001041B9" w:rsidRPr="001041B9" w:rsidRDefault="001041B9" w:rsidP="001041B9">
      <w:pPr>
        <w:spacing w:line="360" w:lineRule="auto"/>
        <w:ind w:firstLine="709"/>
        <w:jc w:val="both"/>
        <w:rPr>
          <w:rFonts w:ascii="Times New Roman" w:eastAsia="Times New Roman" w:hAnsi="Times New Roman" w:cs="Times New Roman"/>
          <w:sz w:val="28"/>
          <w:szCs w:val="28"/>
          <w:lang w:val="ru-RU" w:eastAsia="en-GB"/>
        </w:rPr>
      </w:pPr>
      <w:r w:rsidRPr="001041B9">
        <w:rPr>
          <w:rFonts w:ascii="Times New Roman" w:eastAsia="Times New Roman" w:hAnsi="Times New Roman" w:cs="Times New Roman"/>
          <w:sz w:val="28"/>
          <w:szCs w:val="28"/>
          <w:lang w:val="ru-RU" w:eastAsia="en-GB"/>
        </w:rPr>
        <w:t>Общей основой для обеих областей права на уровне объекта регулирования выступают фундаментальные категории — информация и информационные системы, составляющие предмет как информационного, так и цифрового права.</w:t>
      </w:r>
    </w:p>
    <w:p w14:paraId="1206FF7C" w14:textId="77777777" w:rsidR="001041B9" w:rsidRPr="001041B9" w:rsidRDefault="001041B9" w:rsidP="001041B9">
      <w:pPr>
        <w:spacing w:line="360" w:lineRule="auto"/>
        <w:ind w:firstLine="709"/>
        <w:jc w:val="both"/>
        <w:rPr>
          <w:rFonts w:ascii="Times New Roman" w:eastAsia="Times New Roman" w:hAnsi="Times New Roman" w:cs="Times New Roman"/>
          <w:sz w:val="28"/>
          <w:szCs w:val="28"/>
          <w:lang w:val="ru-RU" w:eastAsia="en-GB"/>
        </w:rPr>
      </w:pPr>
      <w:r w:rsidRPr="001041B9">
        <w:rPr>
          <w:rFonts w:ascii="Times New Roman" w:eastAsia="Times New Roman" w:hAnsi="Times New Roman" w:cs="Times New Roman"/>
          <w:sz w:val="28"/>
          <w:szCs w:val="28"/>
          <w:lang w:val="ru-RU" w:eastAsia="en-GB"/>
        </w:rPr>
        <w:t>Что же формирует это ядро-пересечение? Его основой является сложное строение самой информационной среды, которую можно анализировать по сегментам и уровням.</w:t>
      </w:r>
    </w:p>
    <w:p w14:paraId="3183E1EF" w14:textId="77777777" w:rsidR="001041B9" w:rsidRPr="001041B9" w:rsidRDefault="001041B9" w:rsidP="001041B9">
      <w:pPr>
        <w:spacing w:line="360" w:lineRule="auto"/>
        <w:ind w:firstLine="709"/>
        <w:jc w:val="both"/>
        <w:rPr>
          <w:rFonts w:ascii="Times New Roman" w:eastAsia="Times New Roman" w:hAnsi="Times New Roman" w:cs="Times New Roman"/>
          <w:sz w:val="28"/>
          <w:szCs w:val="28"/>
          <w:lang w:val="ru-RU" w:eastAsia="en-GB"/>
        </w:rPr>
      </w:pPr>
      <w:r w:rsidRPr="001041B9">
        <w:rPr>
          <w:rFonts w:ascii="Times New Roman" w:eastAsia="Times New Roman" w:hAnsi="Times New Roman" w:cs="Times New Roman"/>
          <w:sz w:val="28"/>
          <w:szCs w:val="28"/>
          <w:lang w:val="ru-RU" w:eastAsia="en-GB"/>
        </w:rPr>
        <w:t>Сегменты определяются, в том числе, формой выражения информации и типом её материального носителя.</w:t>
      </w:r>
    </w:p>
    <w:p w14:paraId="1F0B6B44" w14:textId="1632F5CB" w:rsidR="001041B9" w:rsidRPr="00453B75" w:rsidRDefault="001041B9" w:rsidP="00453B75">
      <w:pPr>
        <w:spacing w:line="360" w:lineRule="auto"/>
        <w:ind w:firstLine="709"/>
        <w:jc w:val="both"/>
        <w:rPr>
          <w:rFonts w:ascii="Times New Roman" w:eastAsia="Times New Roman" w:hAnsi="Times New Roman" w:cs="Times New Roman"/>
          <w:sz w:val="28"/>
          <w:szCs w:val="28"/>
          <w:lang w:val="ru-RU" w:eastAsia="en-GB"/>
        </w:rPr>
      </w:pPr>
      <w:r w:rsidRPr="001041B9">
        <w:rPr>
          <w:rFonts w:ascii="Times New Roman" w:eastAsia="Times New Roman" w:hAnsi="Times New Roman" w:cs="Times New Roman"/>
          <w:sz w:val="28"/>
          <w:szCs w:val="28"/>
          <w:lang w:val="ru-RU" w:eastAsia="en-GB"/>
        </w:rPr>
        <w:lastRenderedPageBreak/>
        <w:t>Уровни связаны с характером и природой самой среды (например, технический, программный, коммуникационный, содержательный).</w:t>
      </w:r>
    </w:p>
    <w:p w14:paraId="1ECA438C" w14:textId="3C30A93D" w:rsidR="009537E0" w:rsidRPr="00453B75" w:rsidRDefault="009537E0" w:rsidP="00453B75">
      <w:pPr>
        <w:spacing w:line="360" w:lineRule="auto"/>
        <w:ind w:firstLine="709"/>
        <w:jc w:val="both"/>
        <w:rPr>
          <w:rFonts w:ascii="Times New Roman" w:hAnsi="Times New Roman" w:cs="Times New Roman"/>
          <w:sz w:val="28"/>
          <w:szCs w:val="28"/>
          <w:lang w:val="ru-RU"/>
        </w:rPr>
      </w:pPr>
      <w:r w:rsidRPr="009537E0">
        <w:rPr>
          <w:rFonts w:ascii="Times New Roman" w:hAnsi="Times New Roman" w:cs="Times New Roman"/>
          <w:sz w:val="28"/>
          <w:szCs w:val="28"/>
          <w:lang w:val="ru-RU"/>
        </w:rPr>
        <w:t>Вместе с тем наличие между ними динамичного пересекающегося ядра, объем и содержание которого постоянно эволюционируют под влиянием технологий, объективно обуславливает целесообразность их системного объединения и комплексного регулирования в рамках единого кодифицированного акта.</w:t>
      </w:r>
    </w:p>
    <w:p w14:paraId="7B1F479C" w14:textId="1EC12D34" w:rsidR="009537E0" w:rsidRDefault="009537E0" w:rsidP="009537E0">
      <w:pPr>
        <w:spacing w:line="360" w:lineRule="auto"/>
        <w:ind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eastAsia="en-GB"/>
        </w:rPr>
        <w:t>***</w:t>
      </w:r>
      <w:r>
        <w:rPr>
          <w:rFonts w:ascii="Times New Roman" w:eastAsia="Times New Roman" w:hAnsi="Times New Roman" w:cs="Times New Roman"/>
          <w:sz w:val="28"/>
          <w:szCs w:val="28"/>
          <w:lang w:val="ru-RU" w:eastAsia="en-GB"/>
        </w:rPr>
        <w:br/>
      </w:r>
      <w:r>
        <w:rPr>
          <w:rFonts w:ascii="Times New Roman" w:hAnsi="Times New Roman" w:cs="Times New Roman"/>
          <w:sz w:val="28"/>
          <w:szCs w:val="28"/>
          <w:lang w:val="ru-RU"/>
        </w:rPr>
        <w:t xml:space="preserve">          С</w:t>
      </w:r>
      <w:r w:rsidRPr="009537E0">
        <w:rPr>
          <w:rFonts w:ascii="Times New Roman" w:hAnsi="Times New Roman" w:cs="Times New Roman"/>
          <w:sz w:val="28"/>
          <w:szCs w:val="28"/>
          <w:lang w:val="ru-RU"/>
        </w:rPr>
        <w:t xml:space="preserve">пецифика отечественной правовой доктрины (включая страны СНГ) заключается в том, что </w:t>
      </w:r>
      <w:r>
        <w:rPr>
          <w:rFonts w:ascii="Times New Roman" w:hAnsi="Times New Roman" w:cs="Times New Roman"/>
          <w:sz w:val="28"/>
          <w:szCs w:val="28"/>
          <w:lang w:val="ru-RU"/>
        </w:rPr>
        <w:t>цифровому праву отводится повышенное внимание в контексте исследования вопросов его места в системе прав</w:t>
      </w:r>
      <w:commentRangeStart w:id="103"/>
      <w:r>
        <w:rPr>
          <w:rFonts w:ascii="Times New Roman" w:hAnsi="Times New Roman" w:cs="Times New Roman"/>
          <w:sz w:val="28"/>
          <w:szCs w:val="28"/>
          <w:lang w:val="ru-RU"/>
        </w:rPr>
        <w:t>а</w:t>
      </w:r>
      <w:commentRangeEnd w:id="103"/>
      <w:r>
        <w:rPr>
          <w:rStyle w:val="a7"/>
        </w:rPr>
        <w:commentReference w:id="103"/>
      </w:r>
      <w:r>
        <w:rPr>
          <w:rFonts w:ascii="Times New Roman" w:hAnsi="Times New Roman" w:cs="Times New Roman"/>
          <w:sz w:val="28"/>
          <w:szCs w:val="28"/>
          <w:lang w:val="ru-RU"/>
        </w:rPr>
        <w:t xml:space="preserve">. </w:t>
      </w:r>
    </w:p>
    <w:p w14:paraId="46E49CB8" w14:textId="77777777" w:rsidR="00D03297" w:rsidRPr="00D03297" w:rsidRDefault="00D03297" w:rsidP="00D03297">
      <w:pPr>
        <w:spacing w:line="360" w:lineRule="auto"/>
        <w:ind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В современных научных исследованиях не существует единого подхода к определению места цифрового права в правовой системе. Ученые предлагают широкий спектр концепций, которые можно расположить последовательно от наиболее радикальных до наиболее консервативных:</w:t>
      </w:r>
    </w:p>
    <w:p w14:paraId="4B5D1D67" w14:textId="77777777" w:rsidR="00D03297" w:rsidRPr="00D03297" w:rsidRDefault="00D03297" w:rsidP="00D03297">
      <w:pPr>
        <w:spacing w:line="360" w:lineRule="auto"/>
        <w:ind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Трансформационная (радикальная) концепция: Цифровое право рассматривается как новая форма существования или «прошивка» всей правовой системы, кардинально меняющая классические элементы права (субъект, объект, метод) и юридической деятельности (правотворчество, правоприменение). Оно выступает как «преобразователь» или «смеситель» традиционных отраслей, создающий гибридные правовые режимы и размывающий устоявшиеся дихотомии.</w:t>
      </w:r>
    </w:p>
    <w:p w14:paraId="4E3DDB19" w14:textId="364D9F33" w:rsidR="00D03297" w:rsidRPr="00D03297" w:rsidRDefault="00D03297" w:rsidP="00D03297">
      <w:pPr>
        <w:spacing w:line="360" w:lineRule="auto"/>
        <w:ind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lastRenderedPageBreak/>
        <w:t>Отраслевая концепция: наиболее популярный подход, согласно которому цифровое право является самостоятельной (новой) отраслью права. Его сторонники выделяют специфический предмет регулирования (отношения в цифровой среде, связанные с цифровыми данными и технологиями), особый субъектный состав и комплексный метод, сочетающий императивные и диспозитивные начала. Эта позиция аргументируется качественным своеобразием регулируемых отношений.</w:t>
      </w:r>
    </w:p>
    <w:p w14:paraId="360B3064" w14:textId="77777777" w:rsidR="00D03297" w:rsidRPr="00D03297" w:rsidRDefault="00D03297" w:rsidP="00D03297">
      <w:pPr>
        <w:spacing w:line="360" w:lineRule="auto"/>
        <w:ind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Консервативно-системная концепция: Цифровое право определяется как подотрасль, правовой институт или комплексный межотраслевой институт в рамках существующей системы права. Оно не претендует на отраслевой статус, а представляет собой систематизацию норм различных отраслей (гражданского, административного, уголовного и др.), регулирующих цифровые отношения.</w:t>
      </w:r>
    </w:p>
    <w:p w14:paraId="664C2BCA" w14:textId="77777777" w:rsidR="00D03297" w:rsidRPr="00D03297" w:rsidRDefault="00D03297" w:rsidP="00D03297">
      <w:pPr>
        <w:spacing w:line="360" w:lineRule="auto"/>
        <w:ind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Законодательно-ориентированная концепция: Цифровое право трактуется не как отрасль права, а как комплексная отрасль законодательства (т.е. на уровне нормативных актов), объединенная общей темой цифровизации, но не обладающая необходимым для отрасли права единством метода.</w:t>
      </w:r>
    </w:p>
    <w:p w14:paraId="1338DED2" w14:textId="61E5C5C7" w:rsidR="00D03297" w:rsidRPr="00D03297" w:rsidRDefault="00D03297" w:rsidP="00D03297">
      <w:pPr>
        <w:spacing w:line="360" w:lineRule="auto"/>
        <w:ind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 xml:space="preserve">Скептическая (агностическая) концепция: подчёркивается, что в текущий момент невозможно и преждевременно относить цифровое право к какому-либо классическому структурному элементу системы права ввиду незавершенности процессов цифровизации и несистематизированности </w:t>
      </w:r>
      <w:r w:rsidRPr="00D03297">
        <w:rPr>
          <w:rFonts w:ascii="Times New Roman" w:hAnsi="Times New Roman" w:cs="Times New Roman"/>
          <w:sz w:val="28"/>
          <w:szCs w:val="28"/>
          <w:lang w:val="ru-RU"/>
        </w:rPr>
        <w:lastRenderedPageBreak/>
        <w:t>предметной области. Акцент делается на изучении тенденций цифровизации в рамках традиционных отраслей.</w:t>
      </w:r>
    </w:p>
    <w:p w14:paraId="6CF5F132" w14:textId="07C8CA20" w:rsidR="00D03297" w:rsidRDefault="00D03297" w:rsidP="00D03297">
      <w:pPr>
        <w:spacing w:line="360" w:lineRule="auto"/>
        <w:ind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Таким образом, дискуссия о природе цифрового права отражает глубокий методологический спор о том, является ли цифровизация лишь новым контекстом для применения традиционных правовых норм (что ведет к его пониманию как института или подотрасли) или же она порождает качественно новые общественные отношения, требующие формирования принципиально новой правовой материи (что обосновывает его трактовку как отрасли или даже новой формы права). Эта полемика свидетельствует о динамичном и переходном состоянии как самого цифрового права, так и современной правовой системы в целом, находящейся под активным влиянием технологий.</w:t>
      </w:r>
    </w:p>
    <w:p w14:paraId="7A0B305E" w14:textId="77777777" w:rsidR="009537E0" w:rsidRPr="009537E0" w:rsidRDefault="009537E0" w:rsidP="009537E0">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Потребность такого разграничения связывается с возникновением новых цифровых отношений в цифровой среде, которые ранее не учитывались.</w:t>
      </w:r>
    </w:p>
    <w:p w14:paraId="252C797F" w14:textId="1A4B7A5D" w:rsidR="009537E0" w:rsidRPr="00453B75" w:rsidRDefault="009537E0" w:rsidP="00453B75">
      <w:pPr>
        <w:spacing w:line="360" w:lineRule="auto"/>
        <w:ind w:firstLine="709"/>
        <w:jc w:val="both"/>
        <w:rPr>
          <w:rFonts w:ascii="Times New Roman" w:eastAsia="Times New Roman" w:hAnsi="Times New Roman" w:cs="Times New Roman"/>
          <w:sz w:val="28"/>
          <w:szCs w:val="28"/>
          <w:lang w:val="ru-RU" w:eastAsia="en-GB"/>
        </w:rPr>
      </w:pPr>
    </w:p>
    <w:p w14:paraId="769B75F6" w14:textId="77777777" w:rsidR="00FB2A71" w:rsidRPr="00453B75" w:rsidRDefault="00FB2A71" w:rsidP="00453B75">
      <w:pPr>
        <w:spacing w:line="360" w:lineRule="auto"/>
        <w:ind w:firstLine="709"/>
        <w:jc w:val="both"/>
        <w:rPr>
          <w:rFonts w:ascii="Times New Roman" w:eastAsia="Times New Roman" w:hAnsi="Times New Roman" w:cs="Times New Roman"/>
          <w:sz w:val="28"/>
          <w:szCs w:val="28"/>
          <w:highlight w:val="yellow"/>
          <w:lang w:val="ru-RU" w:eastAsia="en-GB"/>
        </w:rPr>
      </w:pPr>
      <w:r w:rsidRPr="00453B75">
        <w:rPr>
          <w:rFonts w:ascii="Times New Roman" w:eastAsia="Times New Roman" w:hAnsi="Times New Roman" w:cs="Times New Roman"/>
          <w:sz w:val="28"/>
          <w:szCs w:val="28"/>
          <w:highlight w:val="yellow"/>
          <w:lang w:val="ru-RU" w:eastAsia="en-GB"/>
        </w:rPr>
        <w:t xml:space="preserve">Анализ доктринальных исследований </w:t>
      </w:r>
      <w:r w:rsidR="00225F42" w:rsidRPr="00453B75">
        <w:rPr>
          <w:rFonts w:ascii="Times New Roman" w:eastAsia="Times New Roman" w:hAnsi="Times New Roman" w:cs="Times New Roman"/>
          <w:sz w:val="28"/>
          <w:szCs w:val="28"/>
          <w:highlight w:val="yellow"/>
          <w:u w:val="single"/>
          <w:lang w:val="ru-RU" w:eastAsia="en-GB"/>
        </w:rPr>
        <w:t>по информационному праву</w:t>
      </w:r>
    </w:p>
    <w:p w14:paraId="127564B0" w14:textId="77777777" w:rsidR="00077DCB" w:rsidRPr="00453B75" w:rsidRDefault="00290D36" w:rsidP="00453B75">
      <w:pPr>
        <w:spacing w:line="360" w:lineRule="auto"/>
        <w:ind w:firstLine="709"/>
        <w:jc w:val="both"/>
        <w:rPr>
          <w:rFonts w:ascii="Times New Roman" w:eastAsia="Times New Roman" w:hAnsi="Times New Roman" w:cs="Times New Roman"/>
          <w:sz w:val="28"/>
          <w:szCs w:val="28"/>
          <w:highlight w:val="yellow"/>
          <w:lang w:val="ru-RU" w:eastAsia="en-GB"/>
        </w:rPr>
      </w:pPr>
      <w:r w:rsidRPr="00453B75">
        <w:rPr>
          <w:rFonts w:ascii="Times New Roman" w:eastAsia="Times New Roman" w:hAnsi="Times New Roman" w:cs="Times New Roman"/>
          <w:sz w:val="28"/>
          <w:szCs w:val="28"/>
          <w:highlight w:val="yellow"/>
          <w:lang w:val="ru-RU" w:eastAsia="en-GB"/>
        </w:rPr>
        <w:t xml:space="preserve">По мнению О.А. Городова предмет информационного права составляют отношения по поиску, получению, передаче, производству и </w:t>
      </w:r>
      <w:r w:rsidRPr="00453B75">
        <w:rPr>
          <w:rFonts w:ascii="Times New Roman" w:eastAsia="Times New Roman" w:hAnsi="Times New Roman" w:cs="Times New Roman"/>
          <w:sz w:val="28"/>
          <w:szCs w:val="28"/>
          <w:highlight w:val="yellow"/>
          <w:lang w:val="ru-RU" w:eastAsia="en-GB"/>
        </w:rPr>
        <w:lastRenderedPageBreak/>
        <w:t>распространению информации, а также смежные с ними отношения, которым действующим законодательством придано значение информационных</w:t>
      </w:r>
      <w:r w:rsidRPr="00453B75">
        <w:rPr>
          <w:rStyle w:val="ae"/>
          <w:rFonts w:ascii="Times New Roman" w:hAnsi="Times New Roman" w:cs="Times New Roman"/>
          <w:color w:val="000000"/>
          <w:sz w:val="28"/>
          <w:szCs w:val="28"/>
          <w:highlight w:val="yellow"/>
          <w:shd w:val="clear" w:color="auto" w:fill="FFFFFF"/>
          <w:lang w:val="ru-RU"/>
        </w:rPr>
        <w:footnoteReference w:id="25"/>
      </w:r>
      <w:r w:rsidRPr="00453B75">
        <w:rPr>
          <w:rFonts w:ascii="Times New Roman" w:eastAsia="Times New Roman" w:hAnsi="Times New Roman" w:cs="Times New Roman"/>
          <w:sz w:val="28"/>
          <w:szCs w:val="28"/>
          <w:highlight w:val="yellow"/>
          <w:lang w:val="ru-RU" w:eastAsia="en-GB"/>
        </w:rPr>
        <w:t>.</w:t>
      </w:r>
    </w:p>
    <w:p w14:paraId="3CA46970" w14:textId="77777777" w:rsidR="00684016" w:rsidRPr="00453B75" w:rsidRDefault="00684016" w:rsidP="00453B75">
      <w:pPr>
        <w:spacing w:line="360" w:lineRule="auto"/>
        <w:ind w:firstLine="709"/>
        <w:jc w:val="both"/>
        <w:rPr>
          <w:rFonts w:ascii="Times New Roman" w:eastAsia="Times New Roman" w:hAnsi="Times New Roman" w:cs="Times New Roman"/>
          <w:sz w:val="28"/>
          <w:szCs w:val="28"/>
          <w:highlight w:val="yellow"/>
          <w:lang w:val="ru-RU" w:eastAsia="en-GB"/>
        </w:rPr>
      </w:pPr>
      <w:r w:rsidRPr="00453B75">
        <w:rPr>
          <w:rFonts w:ascii="Times New Roman" w:eastAsia="Times New Roman" w:hAnsi="Times New Roman" w:cs="Times New Roman"/>
          <w:sz w:val="28"/>
          <w:szCs w:val="28"/>
          <w:highlight w:val="yellow"/>
          <w:lang w:val="ru-RU" w:eastAsia="en-GB"/>
        </w:rPr>
        <w:t>По мнению О.И. Рассолова ядром</w:t>
      </w:r>
      <w:r w:rsidRPr="00453B75">
        <w:rPr>
          <w:rFonts w:ascii="Times New Roman" w:eastAsia="Times New Roman" w:hAnsi="Times New Roman" w:cs="Times New Roman"/>
          <w:sz w:val="28"/>
          <w:szCs w:val="28"/>
          <w:highlight w:val="yellow"/>
          <w:lang w:val="ru-RU" w:eastAsia="en-GB"/>
        </w:rPr>
        <w:tab/>
        <w:t>предметной</w:t>
      </w:r>
      <w:r w:rsidRPr="00453B75">
        <w:rPr>
          <w:rFonts w:ascii="Times New Roman" w:eastAsia="Times New Roman" w:hAnsi="Times New Roman" w:cs="Times New Roman"/>
          <w:sz w:val="28"/>
          <w:szCs w:val="28"/>
          <w:highlight w:val="yellow"/>
          <w:lang w:val="ru-RU" w:eastAsia="en-GB"/>
        </w:rPr>
        <w:tab/>
        <w:t>области информационного</w:t>
      </w:r>
      <w:r w:rsidR="00077DCB" w:rsidRPr="00453B75">
        <w:rPr>
          <w:rFonts w:ascii="Times New Roman" w:eastAsia="Times New Roman" w:hAnsi="Times New Roman" w:cs="Times New Roman"/>
          <w:sz w:val="28"/>
          <w:szCs w:val="28"/>
          <w:highlight w:val="yellow"/>
          <w:lang w:val="ru-RU" w:eastAsia="en-GB"/>
        </w:rPr>
        <w:t xml:space="preserve"> </w:t>
      </w:r>
      <w:r w:rsidRPr="00453B75">
        <w:rPr>
          <w:rFonts w:ascii="Times New Roman" w:eastAsia="Times New Roman" w:hAnsi="Times New Roman" w:cs="Times New Roman"/>
          <w:sz w:val="28"/>
          <w:szCs w:val="28"/>
          <w:highlight w:val="yellow"/>
          <w:lang w:val="ru-RU" w:eastAsia="en-GB"/>
        </w:rPr>
        <w:t>права выступают</w:t>
      </w:r>
      <w:r w:rsidRPr="00453B75">
        <w:rPr>
          <w:rFonts w:ascii="Times New Roman" w:eastAsia="Times New Roman" w:hAnsi="Times New Roman" w:cs="Times New Roman"/>
          <w:sz w:val="28"/>
          <w:szCs w:val="28"/>
          <w:highlight w:val="yellow"/>
          <w:lang w:val="ru-RU" w:eastAsia="en-GB"/>
        </w:rPr>
        <w:tab/>
        <w:t>общественные</w:t>
      </w:r>
      <w:r w:rsidRPr="00453B75">
        <w:rPr>
          <w:rFonts w:ascii="Times New Roman" w:eastAsia="Times New Roman" w:hAnsi="Times New Roman" w:cs="Times New Roman"/>
          <w:sz w:val="28"/>
          <w:szCs w:val="28"/>
          <w:highlight w:val="yellow"/>
          <w:lang w:val="ru-RU" w:eastAsia="en-GB"/>
        </w:rPr>
        <w:tab/>
      </w:r>
      <w:r w:rsidR="00302FCD" w:rsidRPr="00453B75">
        <w:rPr>
          <w:rFonts w:ascii="Times New Roman" w:eastAsia="Times New Roman" w:hAnsi="Times New Roman" w:cs="Times New Roman"/>
          <w:sz w:val="28"/>
          <w:szCs w:val="28"/>
          <w:highlight w:val="yellow"/>
          <w:lang w:val="ru-RU" w:eastAsia="en-GB"/>
        </w:rPr>
        <w:t xml:space="preserve">отношения, </w:t>
      </w:r>
      <w:r w:rsidR="00302FCD" w:rsidRPr="00453B75">
        <w:rPr>
          <w:rFonts w:ascii="Times New Roman" w:eastAsia="Times New Roman" w:hAnsi="Times New Roman" w:cs="Times New Roman"/>
          <w:sz w:val="28"/>
          <w:szCs w:val="28"/>
          <w:highlight w:val="yellow"/>
          <w:lang w:val="ru-RU" w:eastAsia="en-GB"/>
        </w:rPr>
        <w:tab/>
      </w:r>
      <w:r w:rsidRPr="00453B75">
        <w:rPr>
          <w:rFonts w:ascii="Times New Roman" w:eastAsia="Times New Roman" w:hAnsi="Times New Roman" w:cs="Times New Roman"/>
          <w:sz w:val="28"/>
          <w:szCs w:val="28"/>
          <w:highlight w:val="yellow"/>
          <w:lang w:val="ru-RU" w:eastAsia="en-GB"/>
        </w:rPr>
        <w:t>возникающие</w:t>
      </w:r>
      <w:r w:rsidRPr="00453B75">
        <w:rPr>
          <w:rFonts w:ascii="Times New Roman" w:eastAsia="Times New Roman" w:hAnsi="Times New Roman" w:cs="Times New Roman"/>
          <w:sz w:val="28"/>
          <w:szCs w:val="28"/>
          <w:highlight w:val="yellow"/>
          <w:lang w:val="ru-RU" w:eastAsia="en-GB"/>
        </w:rPr>
        <w:tab/>
        <w:t>по</w:t>
      </w:r>
      <w:r w:rsidRPr="00453B75">
        <w:rPr>
          <w:rFonts w:ascii="Times New Roman" w:eastAsia="Times New Roman" w:hAnsi="Times New Roman" w:cs="Times New Roman"/>
          <w:sz w:val="28"/>
          <w:szCs w:val="28"/>
          <w:highlight w:val="yellow"/>
          <w:lang w:val="ru-RU" w:eastAsia="en-GB"/>
        </w:rPr>
        <w:tab/>
        <w:t xml:space="preserve">поводу поиска, </w:t>
      </w:r>
      <w:r w:rsidR="00302FCD" w:rsidRPr="00453B75">
        <w:rPr>
          <w:rFonts w:ascii="Times New Roman" w:eastAsia="Times New Roman" w:hAnsi="Times New Roman" w:cs="Times New Roman"/>
          <w:sz w:val="28"/>
          <w:szCs w:val="28"/>
          <w:highlight w:val="yellow"/>
          <w:lang w:val="ru-RU" w:eastAsia="en-GB"/>
        </w:rPr>
        <w:t xml:space="preserve">получения, </w:t>
      </w:r>
      <w:r w:rsidR="00302FCD" w:rsidRPr="00453B75">
        <w:rPr>
          <w:rFonts w:ascii="Times New Roman" w:eastAsia="Times New Roman" w:hAnsi="Times New Roman" w:cs="Times New Roman"/>
          <w:sz w:val="28"/>
          <w:szCs w:val="28"/>
          <w:highlight w:val="yellow"/>
          <w:lang w:val="ru-RU" w:eastAsia="en-GB"/>
        </w:rPr>
        <w:tab/>
        <w:t xml:space="preserve">передачи, </w:t>
      </w:r>
      <w:r w:rsidR="00302FCD" w:rsidRPr="00453B75">
        <w:rPr>
          <w:rFonts w:ascii="Times New Roman" w:eastAsia="Times New Roman" w:hAnsi="Times New Roman" w:cs="Times New Roman"/>
          <w:sz w:val="28"/>
          <w:szCs w:val="28"/>
          <w:highlight w:val="yellow"/>
          <w:lang w:val="ru-RU" w:eastAsia="en-GB"/>
        </w:rPr>
        <w:tab/>
      </w:r>
      <w:r w:rsidRPr="00453B75">
        <w:rPr>
          <w:rFonts w:ascii="Times New Roman" w:eastAsia="Times New Roman" w:hAnsi="Times New Roman" w:cs="Times New Roman"/>
          <w:sz w:val="28"/>
          <w:szCs w:val="28"/>
          <w:highlight w:val="yellow"/>
          <w:lang w:val="ru-RU" w:eastAsia="en-GB"/>
        </w:rPr>
        <w:t>производства</w:t>
      </w:r>
      <w:r w:rsidRPr="00453B75">
        <w:rPr>
          <w:rFonts w:ascii="Times New Roman" w:eastAsia="Times New Roman" w:hAnsi="Times New Roman" w:cs="Times New Roman"/>
          <w:sz w:val="28"/>
          <w:szCs w:val="28"/>
          <w:highlight w:val="yellow"/>
          <w:lang w:val="ru-RU" w:eastAsia="en-GB"/>
        </w:rPr>
        <w:tab/>
        <w:t>и</w:t>
      </w:r>
      <w:r w:rsidRPr="00453B75">
        <w:rPr>
          <w:rFonts w:ascii="Times New Roman" w:eastAsia="Times New Roman" w:hAnsi="Times New Roman" w:cs="Times New Roman"/>
          <w:sz w:val="28"/>
          <w:szCs w:val="28"/>
          <w:highlight w:val="yellow"/>
          <w:lang w:val="ru-RU" w:eastAsia="en-GB"/>
        </w:rPr>
        <w:tab/>
        <w:t>распространения информации. К ней</w:t>
      </w:r>
      <w:r w:rsidRPr="00453B75">
        <w:rPr>
          <w:rFonts w:ascii="Times New Roman" w:eastAsia="Times New Roman" w:hAnsi="Times New Roman" w:cs="Times New Roman"/>
          <w:sz w:val="28"/>
          <w:szCs w:val="28"/>
          <w:highlight w:val="yellow"/>
          <w:lang w:val="ru-RU" w:eastAsia="en-GB"/>
        </w:rPr>
        <w:tab/>
        <w:t>тесно</w:t>
      </w:r>
      <w:r w:rsidRPr="00453B75">
        <w:rPr>
          <w:rFonts w:ascii="Times New Roman" w:eastAsia="Times New Roman" w:hAnsi="Times New Roman" w:cs="Times New Roman"/>
          <w:sz w:val="28"/>
          <w:szCs w:val="28"/>
          <w:highlight w:val="yellow"/>
          <w:lang w:val="ru-RU" w:eastAsia="en-GB"/>
        </w:rPr>
        <w:tab/>
        <w:t>примыкают</w:t>
      </w:r>
      <w:r w:rsidRPr="00453B75">
        <w:rPr>
          <w:rFonts w:ascii="Times New Roman" w:eastAsia="Times New Roman" w:hAnsi="Times New Roman" w:cs="Times New Roman"/>
          <w:sz w:val="28"/>
          <w:szCs w:val="28"/>
          <w:highlight w:val="yellow"/>
          <w:lang w:val="ru-RU" w:eastAsia="en-GB"/>
        </w:rPr>
        <w:tab/>
        <w:t>иные</w:t>
      </w:r>
      <w:r w:rsidRPr="00453B75">
        <w:rPr>
          <w:rFonts w:ascii="Times New Roman" w:eastAsia="Times New Roman" w:hAnsi="Times New Roman" w:cs="Times New Roman"/>
          <w:sz w:val="28"/>
          <w:szCs w:val="28"/>
          <w:highlight w:val="yellow"/>
          <w:lang w:val="ru-RU" w:eastAsia="en-GB"/>
        </w:rPr>
        <w:tab/>
        <w:t>группы отношений, возникающих</w:t>
      </w:r>
      <w:r w:rsidRPr="00453B75">
        <w:rPr>
          <w:rFonts w:ascii="Times New Roman" w:eastAsia="Times New Roman" w:hAnsi="Times New Roman" w:cs="Times New Roman"/>
          <w:sz w:val="28"/>
          <w:szCs w:val="28"/>
          <w:highlight w:val="yellow"/>
          <w:lang w:val="ru-RU" w:eastAsia="en-GB"/>
        </w:rPr>
        <w:tab/>
        <w:t>по</w:t>
      </w:r>
      <w:r w:rsidRPr="00453B75">
        <w:rPr>
          <w:rFonts w:ascii="Times New Roman" w:eastAsia="Times New Roman" w:hAnsi="Times New Roman" w:cs="Times New Roman"/>
          <w:sz w:val="28"/>
          <w:szCs w:val="28"/>
          <w:highlight w:val="yellow"/>
          <w:lang w:val="ru-RU" w:eastAsia="en-GB"/>
        </w:rPr>
        <w:tab/>
        <w:t>поводу</w:t>
      </w:r>
      <w:r w:rsidR="00077DCB" w:rsidRPr="00453B75">
        <w:rPr>
          <w:rFonts w:ascii="Times New Roman" w:eastAsia="Times New Roman" w:hAnsi="Times New Roman" w:cs="Times New Roman"/>
          <w:sz w:val="28"/>
          <w:szCs w:val="28"/>
          <w:highlight w:val="yellow"/>
          <w:lang w:val="ru-RU" w:eastAsia="en-GB"/>
        </w:rPr>
        <w:t xml:space="preserve"> </w:t>
      </w:r>
      <w:r w:rsidRPr="00453B75">
        <w:rPr>
          <w:rFonts w:ascii="Times New Roman" w:eastAsia="Times New Roman" w:hAnsi="Times New Roman" w:cs="Times New Roman"/>
          <w:sz w:val="28"/>
          <w:szCs w:val="28"/>
          <w:highlight w:val="yellow"/>
          <w:lang w:val="ru-RU" w:eastAsia="en-GB"/>
        </w:rPr>
        <w:t>информации: отношения, связанные с созданием, преобразованием и потреблением информации; отношения, возникающие при создании и использовании информационных технологий,</w:t>
      </w:r>
      <w:r w:rsidR="00077DCB" w:rsidRPr="00453B75">
        <w:rPr>
          <w:rFonts w:ascii="Times New Roman" w:eastAsia="Times New Roman" w:hAnsi="Times New Roman" w:cs="Times New Roman"/>
          <w:sz w:val="28"/>
          <w:szCs w:val="28"/>
          <w:highlight w:val="yellow"/>
          <w:lang w:val="ru-RU" w:eastAsia="en-GB"/>
        </w:rPr>
        <w:t xml:space="preserve"> </w:t>
      </w:r>
      <w:r w:rsidRPr="00453B75">
        <w:rPr>
          <w:rFonts w:ascii="Times New Roman" w:eastAsia="Times New Roman" w:hAnsi="Times New Roman" w:cs="Times New Roman"/>
          <w:sz w:val="28"/>
          <w:szCs w:val="28"/>
          <w:highlight w:val="yellow"/>
          <w:lang w:val="ru-RU" w:eastAsia="en-GB"/>
        </w:rPr>
        <w:t>информационном обмене, а также отношения, складывающиеся</w:t>
      </w:r>
      <w:r w:rsidR="00077DCB" w:rsidRPr="00453B75">
        <w:rPr>
          <w:rFonts w:ascii="Times New Roman" w:eastAsia="Times New Roman" w:hAnsi="Times New Roman" w:cs="Times New Roman"/>
          <w:sz w:val="28"/>
          <w:szCs w:val="28"/>
          <w:highlight w:val="yellow"/>
          <w:lang w:val="ru-RU" w:eastAsia="en-GB"/>
        </w:rPr>
        <w:t xml:space="preserve"> </w:t>
      </w:r>
      <w:r w:rsidRPr="00453B75">
        <w:rPr>
          <w:rFonts w:ascii="Times New Roman" w:eastAsia="Times New Roman" w:hAnsi="Times New Roman" w:cs="Times New Roman"/>
          <w:sz w:val="28"/>
          <w:szCs w:val="28"/>
          <w:highlight w:val="yellow"/>
          <w:lang w:val="ru-RU" w:eastAsia="en-GB"/>
        </w:rPr>
        <w:t>по поводу управления информационными процессами, информатизацией и обеспечением информационной безопасности</w:t>
      </w:r>
      <w:r w:rsidRPr="00453B75">
        <w:rPr>
          <w:rStyle w:val="ae"/>
          <w:rFonts w:ascii="Times New Roman" w:hAnsi="Times New Roman" w:cs="Times New Roman"/>
          <w:color w:val="000000"/>
          <w:sz w:val="28"/>
          <w:szCs w:val="28"/>
          <w:highlight w:val="yellow"/>
          <w:shd w:val="clear" w:color="auto" w:fill="FFFFFF"/>
          <w:lang w:val="ru-RU"/>
        </w:rPr>
        <w:footnoteReference w:id="26"/>
      </w:r>
      <w:r w:rsidRPr="00453B75">
        <w:rPr>
          <w:rFonts w:ascii="Times New Roman" w:hAnsi="Times New Roman" w:cs="Times New Roman"/>
          <w:color w:val="000000"/>
          <w:sz w:val="28"/>
          <w:szCs w:val="28"/>
          <w:highlight w:val="yellow"/>
          <w:shd w:val="clear" w:color="auto" w:fill="FFFFFF"/>
          <w:lang w:val="ru-RU"/>
        </w:rPr>
        <w:t>.</w:t>
      </w:r>
    </w:p>
    <w:p w14:paraId="0A6DBBB1" w14:textId="77777777" w:rsidR="00D10F43" w:rsidRPr="00453B75" w:rsidRDefault="00684016" w:rsidP="00453B75">
      <w:pPr>
        <w:spacing w:line="360" w:lineRule="auto"/>
        <w:ind w:firstLine="709"/>
        <w:jc w:val="both"/>
        <w:rPr>
          <w:rFonts w:ascii="Times New Roman" w:eastAsia="Times New Roman" w:hAnsi="Times New Roman" w:cs="Times New Roman"/>
          <w:sz w:val="28"/>
          <w:szCs w:val="28"/>
          <w:highlight w:val="yellow"/>
          <w:lang w:val="ru-RU" w:eastAsia="en-GB"/>
        </w:rPr>
      </w:pPr>
      <w:r w:rsidRPr="00453B75">
        <w:rPr>
          <w:rFonts w:ascii="Times New Roman" w:eastAsia="Times New Roman" w:hAnsi="Times New Roman" w:cs="Times New Roman"/>
          <w:sz w:val="28"/>
          <w:szCs w:val="28"/>
          <w:highlight w:val="yellow"/>
          <w:lang w:val="ru-RU" w:eastAsia="en-GB"/>
        </w:rPr>
        <w:t xml:space="preserve">В то же время автор отмечает, что </w:t>
      </w:r>
      <w:r w:rsidRPr="00453B75">
        <w:rPr>
          <w:rFonts w:ascii="Times New Roman" w:eastAsia="Times New Roman" w:hAnsi="Times New Roman" w:cs="Times New Roman"/>
          <w:sz w:val="28"/>
          <w:szCs w:val="28"/>
          <w:highlight w:val="yellow"/>
          <w:lang w:val="ru-RU" w:eastAsia="en-GB"/>
        </w:rPr>
        <w:tab/>
        <w:t>однородность</w:t>
      </w:r>
      <w:r w:rsidRPr="00453B75">
        <w:rPr>
          <w:rFonts w:ascii="Times New Roman" w:eastAsia="Times New Roman" w:hAnsi="Times New Roman" w:cs="Times New Roman"/>
          <w:sz w:val="28"/>
          <w:szCs w:val="28"/>
          <w:highlight w:val="yellow"/>
          <w:lang w:val="ru-RU" w:eastAsia="en-GB"/>
        </w:rPr>
        <w:tab/>
        <w:t>групп</w:t>
      </w:r>
      <w:r w:rsidRPr="00453B75">
        <w:rPr>
          <w:rFonts w:ascii="Times New Roman" w:eastAsia="Times New Roman" w:hAnsi="Times New Roman" w:cs="Times New Roman"/>
          <w:sz w:val="28"/>
          <w:szCs w:val="28"/>
          <w:highlight w:val="yellow"/>
          <w:lang w:val="ru-RU" w:eastAsia="en-GB"/>
        </w:rPr>
        <w:tab/>
        <w:t>общественных отношений,</w:t>
      </w:r>
      <w:r w:rsidRPr="00453B75">
        <w:rPr>
          <w:rFonts w:ascii="Times New Roman" w:eastAsia="Times New Roman" w:hAnsi="Times New Roman" w:cs="Times New Roman"/>
          <w:sz w:val="28"/>
          <w:szCs w:val="28"/>
          <w:highlight w:val="yellow"/>
          <w:lang w:val="ru-RU" w:eastAsia="en-GB"/>
        </w:rPr>
        <w:tab/>
        <w:t>образующих</w:t>
      </w:r>
      <w:r w:rsidRPr="00453B75">
        <w:rPr>
          <w:rFonts w:ascii="Times New Roman" w:eastAsia="Times New Roman" w:hAnsi="Times New Roman" w:cs="Times New Roman"/>
          <w:sz w:val="28"/>
          <w:szCs w:val="28"/>
          <w:highlight w:val="yellow"/>
          <w:lang w:val="ru-RU" w:eastAsia="en-GB"/>
        </w:rPr>
        <w:tab/>
        <w:t>предметную</w:t>
      </w:r>
      <w:r w:rsidRPr="00453B75">
        <w:rPr>
          <w:rFonts w:ascii="Times New Roman" w:eastAsia="Times New Roman" w:hAnsi="Times New Roman" w:cs="Times New Roman"/>
          <w:sz w:val="28"/>
          <w:szCs w:val="28"/>
          <w:highlight w:val="yellow"/>
          <w:lang w:val="ru-RU" w:eastAsia="en-GB"/>
        </w:rPr>
        <w:tab/>
        <w:t>область</w:t>
      </w:r>
      <w:r w:rsidRPr="00453B75">
        <w:rPr>
          <w:rFonts w:ascii="Times New Roman" w:eastAsia="Times New Roman" w:hAnsi="Times New Roman" w:cs="Times New Roman"/>
          <w:sz w:val="28"/>
          <w:szCs w:val="28"/>
          <w:highlight w:val="yellow"/>
          <w:lang w:val="ru-RU" w:eastAsia="en-GB"/>
        </w:rPr>
        <w:tab/>
        <w:t>информационного</w:t>
      </w:r>
      <w:r w:rsidRPr="00453B75">
        <w:rPr>
          <w:rFonts w:ascii="Times New Roman" w:eastAsia="Times New Roman" w:hAnsi="Times New Roman" w:cs="Times New Roman"/>
          <w:sz w:val="28"/>
          <w:szCs w:val="28"/>
          <w:highlight w:val="yellow"/>
          <w:lang w:val="ru-RU" w:eastAsia="en-GB"/>
        </w:rPr>
        <w:tab/>
        <w:t>права, весьма</w:t>
      </w:r>
      <w:r w:rsidRPr="00453B75">
        <w:rPr>
          <w:rFonts w:ascii="Times New Roman" w:eastAsia="Times New Roman" w:hAnsi="Times New Roman" w:cs="Times New Roman"/>
          <w:sz w:val="28"/>
          <w:szCs w:val="28"/>
          <w:highlight w:val="yellow"/>
          <w:lang w:val="ru-RU" w:eastAsia="en-GB"/>
        </w:rPr>
        <w:tab/>
        <w:t>относительна.</w:t>
      </w:r>
      <w:r w:rsidRPr="00453B75">
        <w:rPr>
          <w:rFonts w:ascii="Times New Roman" w:eastAsia="Times New Roman" w:hAnsi="Times New Roman" w:cs="Times New Roman"/>
          <w:sz w:val="28"/>
          <w:szCs w:val="28"/>
          <w:highlight w:val="yellow"/>
          <w:lang w:val="ru-RU" w:eastAsia="en-GB"/>
        </w:rPr>
        <w:tab/>
        <w:t xml:space="preserve"> Их</w:t>
      </w:r>
      <w:r w:rsidRPr="00453B75">
        <w:rPr>
          <w:rFonts w:ascii="Times New Roman" w:eastAsia="Times New Roman" w:hAnsi="Times New Roman" w:cs="Times New Roman"/>
          <w:sz w:val="28"/>
          <w:szCs w:val="28"/>
          <w:highlight w:val="yellow"/>
          <w:lang w:val="ru-RU" w:eastAsia="en-GB"/>
        </w:rPr>
        <w:tab/>
        <w:t>объединяет</w:t>
      </w:r>
      <w:r w:rsidRPr="00453B75">
        <w:rPr>
          <w:rFonts w:ascii="Times New Roman" w:eastAsia="Times New Roman" w:hAnsi="Times New Roman" w:cs="Times New Roman"/>
          <w:sz w:val="28"/>
          <w:szCs w:val="28"/>
          <w:highlight w:val="yellow"/>
          <w:lang w:val="ru-RU" w:eastAsia="en-GB"/>
        </w:rPr>
        <w:tab/>
        <w:t>лишь</w:t>
      </w:r>
      <w:r w:rsidRPr="00453B75">
        <w:rPr>
          <w:rFonts w:ascii="Times New Roman" w:eastAsia="Times New Roman" w:hAnsi="Times New Roman" w:cs="Times New Roman"/>
          <w:sz w:val="28"/>
          <w:szCs w:val="28"/>
          <w:highlight w:val="yellow"/>
          <w:lang w:val="ru-RU" w:eastAsia="en-GB"/>
        </w:rPr>
        <w:tab/>
        <w:t>то,</w:t>
      </w:r>
      <w:r w:rsidRPr="00453B75">
        <w:rPr>
          <w:rFonts w:ascii="Times New Roman" w:eastAsia="Times New Roman" w:hAnsi="Times New Roman" w:cs="Times New Roman"/>
          <w:sz w:val="28"/>
          <w:szCs w:val="28"/>
          <w:highlight w:val="yellow"/>
          <w:lang w:val="ru-RU" w:eastAsia="en-GB"/>
        </w:rPr>
        <w:tab/>
        <w:t>что</w:t>
      </w:r>
      <w:r w:rsidRPr="00453B75">
        <w:rPr>
          <w:rFonts w:ascii="Times New Roman" w:eastAsia="Times New Roman" w:hAnsi="Times New Roman" w:cs="Times New Roman"/>
          <w:sz w:val="28"/>
          <w:szCs w:val="28"/>
          <w:highlight w:val="yellow"/>
          <w:lang w:val="ru-RU" w:eastAsia="en-GB"/>
        </w:rPr>
        <w:tab/>
        <w:t>в качестве</w:t>
      </w:r>
      <w:r w:rsidR="00077DCB" w:rsidRPr="00453B75">
        <w:rPr>
          <w:rFonts w:ascii="Times New Roman" w:eastAsia="Times New Roman" w:hAnsi="Times New Roman" w:cs="Times New Roman"/>
          <w:sz w:val="28"/>
          <w:szCs w:val="28"/>
          <w:highlight w:val="yellow"/>
          <w:lang w:val="ru-RU" w:eastAsia="en-GB"/>
        </w:rPr>
        <w:t xml:space="preserve"> </w:t>
      </w:r>
      <w:r w:rsidRPr="00453B75">
        <w:rPr>
          <w:rFonts w:ascii="Times New Roman" w:eastAsia="Times New Roman" w:hAnsi="Times New Roman" w:cs="Times New Roman"/>
          <w:sz w:val="28"/>
          <w:szCs w:val="28"/>
          <w:highlight w:val="yellow"/>
          <w:lang w:val="ru-RU" w:eastAsia="en-GB"/>
        </w:rPr>
        <w:t>объекта</w:t>
      </w:r>
      <w:r w:rsidRPr="00453B75">
        <w:rPr>
          <w:rFonts w:ascii="Times New Roman" w:eastAsia="Times New Roman" w:hAnsi="Times New Roman" w:cs="Times New Roman"/>
          <w:sz w:val="28"/>
          <w:szCs w:val="28"/>
          <w:highlight w:val="yellow"/>
          <w:lang w:val="ru-RU" w:eastAsia="en-GB"/>
        </w:rPr>
        <w:tab/>
      </w:r>
      <w:r w:rsidR="00077DCB" w:rsidRPr="00453B75">
        <w:rPr>
          <w:rFonts w:ascii="Times New Roman" w:eastAsia="Times New Roman" w:hAnsi="Times New Roman" w:cs="Times New Roman"/>
          <w:sz w:val="28"/>
          <w:szCs w:val="28"/>
          <w:highlight w:val="yellow"/>
          <w:lang w:val="ru-RU" w:eastAsia="en-GB"/>
        </w:rPr>
        <w:t xml:space="preserve"> </w:t>
      </w:r>
      <w:r w:rsidRPr="00453B75">
        <w:rPr>
          <w:rFonts w:ascii="Times New Roman" w:eastAsia="Times New Roman" w:hAnsi="Times New Roman" w:cs="Times New Roman"/>
          <w:sz w:val="28"/>
          <w:szCs w:val="28"/>
          <w:highlight w:val="yellow"/>
          <w:lang w:val="ru-RU" w:eastAsia="en-GB"/>
        </w:rPr>
        <w:t>данных</w:t>
      </w:r>
      <w:r w:rsidRPr="00453B75">
        <w:rPr>
          <w:rFonts w:ascii="Times New Roman" w:eastAsia="Times New Roman" w:hAnsi="Times New Roman" w:cs="Times New Roman"/>
          <w:sz w:val="28"/>
          <w:szCs w:val="28"/>
          <w:highlight w:val="yellow"/>
          <w:lang w:val="ru-RU" w:eastAsia="en-GB"/>
        </w:rPr>
        <w:tab/>
        <w:t>отношений</w:t>
      </w:r>
      <w:r w:rsidRPr="00453B75">
        <w:rPr>
          <w:rFonts w:ascii="Times New Roman" w:eastAsia="Times New Roman" w:hAnsi="Times New Roman" w:cs="Times New Roman"/>
          <w:sz w:val="28"/>
          <w:szCs w:val="28"/>
          <w:highlight w:val="yellow"/>
          <w:lang w:val="ru-RU" w:eastAsia="en-GB"/>
        </w:rPr>
        <w:tab/>
        <w:t>выступает</w:t>
      </w:r>
      <w:r w:rsidRPr="00453B75">
        <w:rPr>
          <w:rFonts w:ascii="Times New Roman" w:eastAsia="Times New Roman" w:hAnsi="Times New Roman" w:cs="Times New Roman"/>
          <w:sz w:val="28"/>
          <w:szCs w:val="28"/>
          <w:highlight w:val="yellow"/>
          <w:lang w:val="ru-RU" w:eastAsia="en-GB"/>
        </w:rPr>
        <w:tab/>
        <w:t>информация</w:t>
      </w:r>
      <w:r w:rsidRPr="00453B75">
        <w:rPr>
          <w:rFonts w:ascii="Times New Roman" w:eastAsia="Times New Roman" w:hAnsi="Times New Roman" w:cs="Times New Roman"/>
          <w:sz w:val="28"/>
          <w:szCs w:val="28"/>
          <w:highlight w:val="yellow"/>
          <w:lang w:val="ru-RU" w:eastAsia="en-GB"/>
        </w:rPr>
        <w:tab/>
        <w:t>и</w:t>
      </w:r>
      <w:r w:rsidRPr="00453B75">
        <w:rPr>
          <w:rFonts w:ascii="Times New Roman" w:eastAsia="Times New Roman" w:hAnsi="Times New Roman" w:cs="Times New Roman"/>
          <w:sz w:val="28"/>
          <w:szCs w:val="28"/>
          <w:highlight w:val="yellow"/>
          <w:lang w:val="ru-RU" w:eastAsia="en-GB"/>
        </w:rPr>
        <w:tab/>
        <w:t>(или)</w:t>
      </w:r>
      <w:r w:rsidR="00077DCB" w:rsidRPr="00453B75">
        <w:rPr>
          <w:rFonts w:ascii="Times New Roman" w:eastAsia="Times New Roman" w:hAnsi="Times New Roman" w:cs="Times New Roman"/>
          <w:sz w:val="28"/>
          <w:szCs w:val="28"/>
          <w:highlight w:val="yellow"/>
          <w:lang w:val="ru-RU" w:eastAsia="en-GB"/>
        </w:rPr>
        <w:t xml:space="preserve"> </w:t>
      </w:r>
      <w:r w:rsidRPr="00453B75">
        <w:rPr>
          <w:rFonts w:ascii="Times New Roman" w:eastAsia="Times New Roman" w:hAnsi="Times New Roman" w:cs="Times New Roman"/>
          <w:sz w:val="28"/>
          <w:szCs w:val="28"/>
          <w:highlight w:val="yellow"/>
          <w:lang w:val="ru-RU" w:eastAsia="en-GB"/>
        </w:rPr>
        <w:t>производные</w:t>
      </w:r>
      <w:r w:rsidRPr="00453B75">
        <w:rPr>
          <w:rFonts w:ascii="Times New Roman" w:eastAsia="Times New Roman" w:hAnsi="Times New Roman" w:cs="Times New Roman"/>
          <w:sz w:val="28"/>
          <w:szCs w:val="28"/>
          <w:highlight w:val="yellow"/>
          <w:lang w:val="ru-RU" w:eastAsia="en-GB"/>
        </w:rPr>
        <w:tab/>
        <w:t>от нее</w:t>
      </w:r>
      <w:r w:rsidRPr="00453B75">
        <w:rPr>
          <w:rFonts w:ascii="Times New Roman" w:eastAsia="Times New Roman" w:hAnsi="Times New Roman" w:cs="Times New Roman"/>
          <w:sz w:val="28"/>
          <w:szCs w:val="28"/>
          <w:highlight w:val="yellow"/>
          <w:lang w:val="ru-RU" w:eastAsia="en-GB"/>
        </w:rPr>
        <w:tab/>
        <w:t>продукты,</w:t>
      </w:r>
      <w:r w:rsidRPr="00453B75">
        <w:rPr>
          <w:rFonts w:ascii="Times New Roman" w:eastAsia="Times New Roman" w:hAnsi="Times New Roman" w:cs="Times New Roman"/>
          <w:sz w:val="28"/>
          <w:szCs w:val="28"/>
          <w:highlight w:val="yellow"/>
          <w:lang w:val="ru-RU" w:eastAsia="en-GB"/>
        </w:rPr>
        <w:tab/>
        <w:t>например</w:t>
      </w:r>
      <w:r w:rsidRPr="00453B75">
        <w:rPr>
          <w:rFonts w:ascii="Times New Roman" w:eastAsia="Times New Roman" w:hAnsi="Times New Roman" w:cs="Times New Roman"/>
          <w:sz w:val="28"/>
          <w:szCs w:val="28"/>
          <w:highlight w:val="yellow"/>
          <w:lang w:val="ru-RU" w:eastAsia="en-GB"/>
        </w:rPr>
        <w:tab/>
        <w:t>информационные</w:t>
      </w:r>
      <w:r w:rsidRPr="00453B75">
        <w:rPr>
          <w:rFonts w:ascii="Times New Roman" w:eastAsia="Times New Roman" w:hAnsi="Times New Roman" w:cs="Times New Roman"/>
          <w:sz w:val="28"/>
          <w:szCs w:val="28"/>
          <w:highlight w:val="yellow"/>
          <w:lang w:val="ru-RU" w:eastAsia="en-GB"/>
        </w:rPr>
        <w:tab/>
        <w:t>ресурсы</w:t>
      </w:r>
      <w:r w:rsidRPr="00453B75">
        <w:rPr>
          <w:rStyle w:val="ae"/>
          <w:rFonts w:ascii="Times New Roman" w:eastAsia="Times New Roman" w:hAnsi="Times New Roman" w:cs="Times New Roman"/>
          <w:sz w:val="28"/>
          <w:szCs w:val="28"/>
          <w:highlight w:val="yellow"/>
          <w:lang w:val="ru-RU" w:eastAsia="en-GB"/>
        </w:rPr>
        <w:footnoteReference w:id="27"/>
      </w:r>
      <w:r w:rsidRPr="00453B75">
        <w:rPr>
          <w:rFonts w:ascii="Times New Roman" w:eastAsia="Times New Roman" w:hAnsi="Times New Roman" w:cs="Times New Roman"/>
          <w:sz w:val="28"/>
          <w:szCs w:val="28"/>
          <w:highlight w:val="yellow"/>
          <w:lang w:val="ru-RU" w:eastAsia="en-GB"/>
        </w:rPr>
        <w:t>.</w:t>
      </w:r>
    </w:p>
    <w:p w14:paraId="2EC62C26" w14:textId="77777777" w:rsidR="00C60EE7" w:rsidRPr="00453B75" w:rsidRDefault="00C60EE7" w:rsidP="00453B75">
      <w:pPr>
        <w:spacing w:line="360" w:lineRule="auto"/>
        <w:ind w:firstLine="709"/>
        <w:jc w:val="both"/>
        <w:rPr>
          <w:rFonts w:ascii="Times New Roman" w:hAnsi="Times New Roman" w:cs="Times New Roman"/>
          <w:sz w:val="28"/>
          <w:szCs w:val="28"/>
          <w:highlight w:val="yellow"/>
          <w:lang w:val="ru-RU"/>
        </w:rPr>
      </w:pPr>
      <w:r w:rsidRPr="00453B75">
        <w:rPr>
          <w:rFonts w:ascii="Times New Roman" w:eastAsia="Times New Roman" w:hAnsi="Times New Roman" w:cs="Times New Roman"/>
          <w:sz w:val="28"/>
          <w:szCs w:val="28"/>
          <w:highlight w:val="yellow"/>
          <w:lang w:val="ru-RU" w:eastAsia="en-GB"/>
        </w:rPr>
        <w:lastRenderedPageBreak/>
        <w:t>А.А. Чеботарева определяет предмет и</w:t>
      </w:r>
      <w:r w:rsidRPr="00453B75">
        <w:rPr>
          <w:rFonts w:ascii="Times New Roman" w:hAnsi="Times New Roman" w:cs="Times New Roman"/>
          <w:i/>
          <w:iCs/>
          <w:sz w:val="28"/>
          <w:szCs w:val="28"/>
          <w:highlight w:val="yellow"/>
          <w:lang w:val="ru-RU"/>
        </w:rPr>
        <w:t>нформационное право</w:t>
      </w:r>
      <w:r w:rsidRPr="00453B75">
        <w:rPr>
          <w:rFonts w:ascii="Times New Roman" w:hAnsi="Times New Roman" w:cs="Times New Roman"/>
          <w:sz w:val="28"/>
          <w:szCs w:val="28"/>
          <w:highlight w:val="yellow"/>
          <w:lang w:val="ru-RU"/>
        </w:rPr>
        <w:t xml:space="preserve"> как общественные отношения, возникающие в процессе поиска, получения, передачи, производства и распространения информации, а также связанные с ними отношения</w:t>
      </w:r>
      <w:r w:rsidRPr="00453B75">
        <w:rPr>
          <w:rStyle w:val="ae"/>
          <w:rFonts w:ascii="Times New Roman" w:hAnsi="Times New Roman" w:cs="Times New Roman"/>
          <w:sz w:val="28"/>
          <w:szCs w:val="28"/>
          <w:highlight w:val="yellow"/>
          <w:vertAlign w:val="baseline"/>
          <w:lang w:val="ru-RU"/>
        </w:rPr>
        <w:t xml:space="preserve"> </w:t>
      </w:r>
      <w:r w:rsidRPr="00453B75">
        <w:rPr>
          <w:rStyle w:val="ae"/>
          <w:rFonts w:ascii="Times New Roman" w:hAnsi="Times New Roman" w:cs="Times New Roman"/>
          <w:sz w:val="28"/>
          <w:szCs w:val="28"/>
          <w:highlight w:val="yellow"/>
          <w:lang w:val="ru-RU"/>
        </w:rPr>
        <w:footnoteReference w:id="28"/>
      </w:r>
      <w:r w:rsidRPr="00453B75">
        <w:rPr>
          <w:rFonts w:ascii="Times New Roman" w:hAnsi="Times New Roman" w:cs="Times New Roman"/>
          <w:sz w:val="28"/>
          <w:szCs w:val="28"/>
          <w:highlight w:val="yellow"/>
          <w:lang w:val="ru-RU"/>
        </w:rPr>
        <w:t>.</w:t>
      </w:r>
    </w:p>
    <w:p w14:paraId="03988626" w14:textId="77777777" w:rsidR="002530AE" w:rsidRPr="00453B75" w:rsidRDefault="002530AE" w:rsidP="00453B75">
      <w:pPr>
        <w:spacing w:line="360" w:lineRule="auto"/>
        <w:ind w:firstLine="709"/>
        <w:jc w:val="both"/>
        <w:rPr>
          <w:rFonts w:ascii="Times New Roman" w:eastAsia="Times New Roman" w:hAnsi="Times New Roman" w:cs="Times New Roman"/>
          <w:sz w:val="28"/>
          <w:szCs w:val="28"/>
          <w:highlight w:val="yellow"/>
          <w:lang w:val="ru-RU" w:eastAsia="en-GB"/>
        </w:rPr>
      </w:pPr>
      <w:r w:rsidRPr="00453B75">
        <w:rPr>
          <w:rFonts w:ascii="Times New Roman" w:hAnsi="Times New Roman" w:cs="Times New Roman"/>
          <w:sz w:val="28"/>
          <w:szCs w:val="28"/>
          <w:highlight w:val="yellow"/>
          <w:lang w:val="ru-RU"/>
        </w:rPr>
        <w:t>***</w:t>
      </w:r>
      <w:r w:rsidRPr="00453B75">
        <w:rPr>
          <w:rFonts w:ascii="Times New Roman" w:hAnsi="Times New Roman" w:cs="Times New Roman"/>
          <w:sz w:val="28"/>
          <w:szCs w:val="28"/>
          <w:highlight w:val="yellow"/>
          <w:lang w:val="ru-RU"/>
        </w:rPr>
        <w:br/>
      </w:r>
      <w:r w:rsidRPr="00453B75">
        <w:rPr>
          <w:rFonts w:ascii="Times New Roman" w:eastAsia="Times New Roman" w:hAnsi="Times New Roman" w:cs="Times New Roman"/>
          <w:sz w:val="28"/>
          <w:szCs w:val="28"/>
          <w:highlight w:val="yellow"/>
          <w:lang w:val="ru-RU" w:eastAsia="en-GB"/>
        </w:rPr>
        <w:t xml:space="preserve">             Анализ доктринальных исследований </w:t>
      </w:r>
      <w:r w:rsidRPr="00453B75">
        <w:rPr>
          <w:rFonts w:ascii="Times New Roman" w:eastAsia="Times New Roman" w:hAnsi="Times New Roman" w:cs="Times New Roman"/>
          <w:sz w:val="28"/>
          <w:szCs w:val="28"/>
          <w:highlight w:val="yellow"/>
          <w:u w:val="single"/>
          <w:lang w:val="ru-RU" w:eastAsia="en-GB"/>
        </w:rPr>
        <w:t>по цифровому праву</w:t>
      </w:r>
    </w:p>
    <w:p w14:paraId="0D5F1934" w14:textId="77777777" w:rsidR="00B16239" w:rsidRPr="00453B75" w:rsidRDefault="00B16239" w:rsidP="009537E0">
      <w:pPr>
        <w:pStyle w:val="ds-markdown-paragraph"/>
        <w:shd w:val="clear" w:color="auto" w:fill="FFFFFF"/>
        <w:spacing w:before="206" w:beforeAutospacing="0" w:after="206" w:afterAutospacing="0" w:line="360" w:lineRule="auto"/>
        <w:jc w:val="both"/>
        <w:rPr>
          <w:b/>
          <w:sz w:val="28"/>
          <w:szCs w:val="28"/>
          <w:highlight w:val="yellow"/>
          <w:lang w:val="ru-RU"/>
        </w:rPr>
      </w:pPr>
      <w:commentRangeStart w:id="104"/>
      <w:r w:rsidRPr="00453B75">
        <w:rPr>
          <w:b/>
          <w:sz w:val="28"/>
          <w:szCs w:val="28"/>
          <w:highlight w:val="yellow"/>
          <w:lang w:val="ru-RU"/>
        </w:rPr>
        <w:t xml:space="preserve">Цифровое право </w:t>
      </w:r>
      <w:commentRangeEnd w:id="104"/>
      <w:r w:rsidRPr="00453B75">
        <w:rPr>
          <w:rStyle w:val="a7"/>
          <w:rFonts w:eastAsiaTheme="minorHAnsi"/>
          <w:sz w:val="28"/>
          <w:szCs w:val="28"/>
          <w:highlight w:val="yellow"/>
          <w:lang w:eastAsia="en-US"/>
        </w:rPr>
        <w:commentReference w:id="104"/>
      </w:r>
    </w:p>
    <w:tbl>
      <w:tblPr>
        <w:tblStyle w:val="af1"/>
        <w:tblW w:w="0" w:type="auto"/>
        <w:tblLook w:val="04A0" w:firstRow="1" w:lastRow="0" w:firstColumn="1" w:lastColumn="0" w:noHBand="0" w:noVBand="1"/>
      </w:tblPr>
      <w:tblGrid>
        <w:gridCol w:w="2405"/>
        <w:gridCol w:w="4678"/>
        <w:gridCol w:w="1933"/>
      </w:tblGrid>
      <w:tr w:rsidR="00B16239" w:rsidRPr="00453B75" w14:paraId="24577AA2" w14:textId="77777777" w:rsidTr="001F5E2A">
        <w:tc>
          <w:tcPr>
            <w:tcW w:w="2405" w:type="dxa"/>
          </w:tcPr>
          <w:p w14:paraId="1456989D"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 xml:space="preserve">Место в правовой системе </w:t>
            </w:r>
          </w:p>
        </w:tc>
        <w:tc>
          <w:tcPr>
            <w:tcW w:w="4678" w:type="dxa"/>
          </w:tcPr>
          <w:p w14:paraId="592985C4"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Аргумент (правовая позиция)</w:t>
            </w:r>
          </w:p>
        </w:tc>
        <w:tc>
          <w:tcPr>
            <w:tcW w:w="1933" w:type="dxa"/>
          </w:tcPr>
          <w:p w14:paraId="28FD9C07"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 xml:space="preserve">Авторы </w:t>
            </w:r>
          </w:p>
        </w:tc>
      </w:tr>
      <w:tr w:rsidR="00B16239" w:rsidRPr="00453B75" w14:paraId="7FCD8EBB" w14:textId="77777777" w:rsidTr="001F5E2A">
        <w:tc>
          <w:tcPr>
            <w:tcW w:w="2405" w:type="dxa"/>
          </w:tcPr>
          <w:p w14:paraId="4B085445" w14:textId="77777777" w:rsidR="00B16239" w:rsidRPr="00453B75" w:rsidRDefault="00B16239" w:rsidP="00453B75">
            <w:pPr>
              <w:pStyle w:val="ds-markdown-paragraph"/>
              <w:shd w:val="clear" w:color="auto" w:fill="FFFFFF"/>
              <w:spacing w:before="185" w:beforeAutospacing="0" w:after="0"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Новая форма существования правовой системы</w:t>
            </w:r>
            <w:r w:rsidRPr="00453B75">
              <w:rPr>
                <w:rStyle w:val="ae"/>
                <w:rFonts w:eastAsiaTheme="minorHAnsi"/>
                <w:sz w:val="28"/>
                <w:szCs w:val="28"/>
                <w:highlight w:val="yellow"/>
                <w:lang w:val="ru-RU" w:eastAsia="en-US"/>
              </w:rPr>
              <w:footnoteReference w:id="29"/>
            </w:r>
            <w:r w:rsidRPr="00453B75">
              <w:rPr>
                <w:rFonts w:eastAsiaTheme="minorHAnsi"/>
                <w:sz w:val="28"/>
                <w:szCs w:val="28"/>
                <w:highlight w:val="yellow"/>
                <w:lang w:val="ru-RU" w:eastAsia="en-US"/>
              </w:rPr>
              <w:t xml:space="preserve"> </w:t>
            </w:r>
          </w:p>
        </w:tc>
        <w:tc>
          <w:tcPr>
            <w:tcW w:w="4678" w:type="dxa"/>
          </w:tcPr>
          <w:p w14:paraId="1995B67B" w14:textId="77777777" w:rsidR="00B16239" w:rsidRPr="00453B75" w:rsidRDefault="00B16239" w:rsidP="00453B75">
            <w:pPr>
              <w:pStyle w:val="ds-markdown-paragraph"/>
              <w:tabs>
                <w:tab w:val="left" w:pos="1539"/>
              </w:tabs>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 xml:space="preserve">цифровое право — это новая форма существования правовой системы, получаемая в процессе глубокого проникновения информационно-коммуникационных технологий в общественную жизнь, имеющая цифровую природу и характеризующаяся изменениями по сравнению с классическим правом </w:t>
            </w:r>
            <w:r w:rsidRPr="00453B75">
              <w:rPr>
                <w:rFonts w:eastAsiaTheme="minorHAnsi"/>
                <w:sz w:val="28"/>
                <w:szCs w:val="28"/>
                <w:highlight w:val="yellow"/>
                <w:lang w:val="ru-RU" w:eastAsia="en-US"/>
              </w:rPr>
              <w:lastRenderedPageBreak/>
              <w:t>всех структурных элементов (субъект, взаимодействие субъектов, объект, права человека), а также работы юриста и всей юридической системы, включая законотворчество, правоприменение и т.д.</w:t>
            </w:r>
          </w:p>
        </w:tc>
        <w:tc>
          <w:tcPr>
            <w:tcW w:w="1933" w:type="dxa"/>
          </w:tcPr>
          <w:p w14:paraId="1F86573D"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lastRenderedPageBreak/>
              <w:t>О.Л. Солдаткина (2019)</w:t>
            </w:r>
          </w:p>
        </w:tc>
      </w:tr>
      <w:tr w:rsidR="00B16239" w:rsidRPr="00453B75" w14:paraId="6DA11C06" w14:textId="77777777" w:rsidTr="001F5E2A">
        <w:tc>
          <w:tcPr>
            <w:tcW w:w="2405" w:type="dxa"/>
          </w:tcPr>
          <w:p w14:paraId="0BE99865" w14:textId="77777777" w:rsidR="00B16239" w:rsidRPr="00453B75" w:rsidRDefault="00B16239" w:rsidP="00453B75">
            <w:pPr>
              <w:pStyle w:val="ds-markdown-paragraph"/>
              <w:shd w:val="clear" w:color="auto" w:fill="FFFFFF"/>
              <w:spacing w:before="185" w:beforeAutospacing="0" w:after="0" w:afterAutospacing="0" w:line="360" w:lineRule="auto"/>
              <w:jc w:val="both"/>
              <w:rPr>
                <w:sz w:val="28"/>
                <w:szCs w:val="28"/>
                <w:highlight w:val="yellow"/>
                <w:lang w:val="ru-RU"/>
              </w:rPr>
            </w:pPr>
            <w:r w:rsidRPr="00453B75">
              <w:rPr>
                <w:rFonts w:eastAsiaTheme="minorHAnsi"/>
                <w:sz w:val="28"/>
                <w:szCs w:val="28"/>
                <w:highlight w:val="yellow"/>
                <w:lang w:val="ru-RU" w:eastAsia="en-US"/>
              </w:rPr>
              <w:t>Как отрасль права</w:t>
            </w:r>
            <w:r w:rsidRPr="00453B75">
              <w:rPr>
                <w:sz w:val="28"/>
                <w:szCs w:val="28"/>
                <w:highlight w:val="yellow"/>
                <w:lang w:val="ru-RU"/>
              </w:rPr>
              <w:t xml:space="preserve"> </w:t>
            </w:r>
            <w:r w:rsidRPr="00453B75">
              <w:rPr>
                <w:rStyle w:val="ae"/>
                <w:sz w:val="28"/>
                <w:szCs w:val="28"/>
                <w:highlight w:val="yellow"/>
                <w:lang w:val="ru-RU"/>
              </w:rPr>
              <w:footnoteReference w:id="30"/>
            </w:r>
          </w:p>
        </w:tc>
        <w:tc>
          <w:tcPr>
            <w:tcW w:w="4678" w:type="dxa"/>
          </w:tcPr>
          <w:p w14:paraId="1B8802EE"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 xml:space="preserve">Зайцев О. В. приходит к выводу о возможности и целесообразности отраслевого обособления цифрового права </w:t>
            </w:r>
            <w:r w:rsidRPr="00453B75">
              <w:rPr>
                <w:rFonts w:eastAsiaTheme="minorHAnsi"/>
                <w:b/>
                <w:sz w:val="28"/>
                <w:szCs w:val="28"/>
                <w:highlight w:val="yellow"/>
                <w:lang w:val="ru-RU" w:eastAsia="en-US"/>
              </w:rPr>
              <w:t>ввиду специфики составляющих его предмет отношений</w:t>
            </w:r>
            <w:r w:rsidRPr="00453B75">
              <w:rPr>
                <w:rFonts w:eastAsiaTheme="minorHAnsi"/>
                <w:sz w:val="28"/>
                <w:szCs w:val="28"/>
                <w:highlight w:val="yellow"/>
                <w:lang w:val="ru-RU" w:eastAsia="en-US"/>
              </w:rPr>
              <w:t xml:space="preserve">, характеризующихся особым </w:t>
            </w:r>
            <w:r w:rsidRPr="00453B75">
              <w:rPr>
                <w:rFonts w:eastAsiaTheme="minorHAnsi"/>
                <w:b/>
                <w:sz w:val="28"/>
                <w:szCs w:val="28"/>
                <w:highlight w:val="yellow"/>
                <w:lang w:val="ru-RU" w:eastAsia="en-US"/>
              </w:rPr>
              <w:t>субъектным составом, сферой их практической реализации, принципами построения этих отношений</w:t>
            </w:r>
            <w:r w:rsidRPr="00453B75">
              <w:rPr>
                <w:rFonts w:eastAsiaTheme="minorHAnsi"/>
                <w:sz w:val="28"/>
                <w:szCs w:val="28"/>
                <w:highlight w:val="yellow"/>
                <w:lang w:val="ru-RU" w:eastAsia="en-US"/>
              </w:rPr>
              <w:t xml:space="preserve">, что, в свою очередь, предопределяет </w:t>
            </w:r>
            <w:r w:rsidRPr="00453B75">
              <w:rPr>
                <w:rFonts w:eastAsiaTheme="minorHAnsi"/>
                <w:b/>
                <w:sz w:val="28"/>
                <w:szCs w:val="28"/>
                <w:highlight w:val="yellow"/>
                <w:lang w:val="ru-RU" w:eastAsia="en-US"/>
              </w:rPr>
              <w:t>особенности метода их регулирования</w:t>
            </w:r>
            <w:r w:rsidRPr="00453B75">
              <w:rPr>
                <w:rFonts w:eastAsiaTheme="minorHAnsi"/>
                <w:sz w:val="28"/>
                <w:szCs w:val="28"/>
                <w:highlight w:val="yellow"/>
                <w:lang w:val="ru-RU" w:eastAsia="en-US"/>
              </w:rPr>
              <w:t xml:space="preserve">, характеризующегося сочетанием </w:t>
            </w:r>
            <w:r w:rsidRPr="00453B75">
              <w:rPr>
                <w:rFonts w:eastAsiaTheme="minorHAnsi"/>
                <w:sz w:val="28"/>
                <w:szCs w:val="28"/>
                <w:highlight w:val="yellow"/>
                <w:lang w:val="ru-RU" w:eastAsia="en-US"/>
              </w:rPr>
              <w:lastRenderedPageBreak/>
              <w:t>императивного и диспозитивного подходов, законодательной регламентации при сохранении значительной роли саморегулирования</w:t>
            </w:r>
            <w:r w:rsidRPr="00453B75">
              <w:rPr>
                <w:rStyle w:val="ae"/>
                <w:sz w:val="28"/>
                <w:szCs w:val="28"/>
                <w:highlight w:val="yellow"/>
                <w:lang w:val="ru-RU"/>
              </w:rPr>
              <w:footnoteReference w:id="31"/>
            </w:r>
          </w:p>
          <w:p w14:paraId="4BE52CB1"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r w:rsidRPr="00453B75">
              <w:rPr>
                <w:rFonts w:eastAsiaTheme="minorHAnsi"/>
                <w:sz w:val="28"/>
                <w:szCs w:val="28"/>
                <w:highlight w:val="yellow"/>
                <w:lang w:val="ru-RU" w:eastAsia="en-US"/>
              </w:rPr>
              <w:t xml:space="preserve">Потенциал, заложенный в цифровых технологиях, способен не только </w:t>
            </w:r>
            <w:r w:rsidRPr="00453B75">
              <w:rPr>
                <w:rFonts w:eastAsiaTheme="minorHAnsi"/>
                <w:b/>
                <w:sz w:val="28"/>
                <w:szCs w:val="28"/>
                <w:highlight w:val="yellow"/>
                <w:lang w:val="ru-RU" w:eastAsia="en-US"/>
              </w:rPr>
              <w:t>существенно трансформиро</w:t>
            </w:r>
            <w:r w:rsidRPr="00453B75">
              <w:rPr>
                <w:rFonts w:eastAsiaTheme="minorHAnsi"/>
                <w:b/>
                <w:sz w:val="28"/>
                <w:szCs w:val="28"/>
                <w:highlight w:val="yellow"/>
                <w:lang w:val="ru-RU" w:eastAsia="en-US"/>
              </w:rPr>
              <w:softHyphen/>
              <w:t>вать имеющиеся, но и создать принципиально новые отношения</w:t>
            </w:r>
            <w:r w:rsidRPr="00453B75">
              <w:rPr>
                <w:rFonts w:eastAsiaTheme="minorHAnsi"/>
                <w:sz w:val="28"/>
                <w:szCs w:val="28"/>
                <w:highlight w:val="yellow"/>
                <w:lang w:val="ru-RU" w:eastAsia="en-US"/>
              </w:rPr>
              <w:t>, что не позволяет согласиться с утверждением о том, что их применение обуслов</w:t>
            </w:r>
            <w:r w:rsidRPr="00453B75">
              <w:rPr>
                <w:rFonts w:eastAsiaTheme="minorHAnsi"/>
                <w:sz w:val="28"/>
                <w:szCs w:val="28"/>
                <w:highlight w:val="yellow"/>
                <w:lang w:val="ru-RU" w:eastAsia="en-US"/>
              </w:rPr>
              <w:softHyphen/>
              <w:t>ливает лишь новую форму их существования. (с.124)</w:t>
            </w:r>
          </w:p>
        </w:tc>
        <w:tc>
          <w:tcPr>
            <w:tcW w:w="1933" w:type="dxa"/>
          </w:tcPr>
          <w:p w14:paraId="31F0600A"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r w:rsidRPr="00453B75">
              <w:rPr>
                <w:rFonts w:eastAsiaTheme="minorHAnsi"/>
                <w:sz w:val="28"/>
                <w:szCs w:val="28"/>
                <w:highlight w:val="yellow"/>
                <w:lang w:val="ru-RU" w:eastAsia="en-US"/>
              </w:rPr>
              <w:lastRenderedPageBreak/>
              <w:t>Зайцев О. В. (2024 г.)</w:t>
            </w:r>
          </w:p>
        </w:tc>
      </w:tr>
      <w:tr w:rsidR="00B16239" w:rsidRPr="00B94544" w14:paraId="040FB35D" w14:textId="77777777" w:rsidTr="001F5E2A">
        <w:tc>
          <w:tcPr>
            <w:tcW w:w="2405" w:type="dxa"/>
          </w:tcPr>
          <w:p w14:paraId="58BCFB74" w14:textId="77777777" w:rsidR="00B16239" w:rsidRPr="00453B75" w:rsidRDefault="00B16239" w:rsidP="00453B75">
            <w:pPr>
              <w:pStyle w:val="ds-markdown-paragraph"/>
              <w:shd w:val="clear" w:color="auto" w:fill="FFFFFF"/>
              <w:spacing w:before="185" w:beforeAutospacing="0" w:after="0"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lastRenderedPageBreak/>
              <w:t>Как отрасль права (аналогично выше)</w:t>
            </w:r>
          </w:p>
        </w:tc>
        <w:tc>
          <w:tcPr>
            <w:tcW w:w="4678" w:type="dxa"/>
          </w:tcPr>
          <w:p w14:paraId="650772EC"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отрасли права, объеди</w:t>
            </w:r>
            <w:r w:rsidRPr="00453B75">
              <w:rPr>
                <w:rFonts w:eastAsiaTheme="minorHAnsi"/>
                <w:sz w:val="28"/>
                <w:szCs w:val="28"/>
                <w:highlight w:val="yellow"/>
                <w:lang w:val="ru-RU" w:eastAsia="en-US"/>
              </w:rPr>
              <w:softHyphen/>
              <w:t>няющей правовые нормы, регулирующие отно</w:t>
            </w:r>
            <w:r w:rsidRPr="00453B75">
              <w:rPr>
                <w:rFonts w:eastAsiaTheme="minorHAnsi"/>
                <w:sz w:val="28"/>
                <w:szCs w:val="28"/>
                <w:highlight w:val="yellow"/>
                <w:lang w:val="ru-RU" w:eastAsia="en-US"/>
              </w:rPr>
              <w:softHyphen/>
              <w:t xml:space="preserve">шения, возникающие в связи с приобретением, осуществлением и отчуждением цифровых прав, а также с применением цифровых </w:t>
            </w:r>
            <w:r w:rsidRPr="00453B75">
              <w:rPr>
                <w:rFonts w:eastAsiaTheme="minorHAnsi"/>
                <w:sz w:val="28"/>
                <w:szCs w:val="28"/>
                <w:highlight w:val="yellow"/>
                <w:lang w:val="ru-RU" w:eastAsia="en-US"/>
              </w:rPr>
              <w:lastRenderedPageBreak/>
              <w:t>техно</w:t>
            </w:r>
            <w:r w:rsidRPr="00453B75">
              <w:rPr>
                <w:rFonts w:eastAsiaTheme="minorHAnsi"/>
                <w:sz w:val="28"/>
                <w:szCs w:val="28"/>
                <w:highlight w:val="yellow"/>
                <w:lang w:val="ru-RU" w:eastAsia="en-US"/>
              </w:rPr>
              <w:softHyphen/>
              <w:t>логий физическими и юридическими лицами</w:t>
            </w:r>
            <w:r w:rsidRPr="00453B75">
              <w:rPr>
                <w:color w:val="000000"/>
                <w:sz w:val="28"/>
                <w:szCs w:val="28"/>
                <w:highlight w:val="yellow"/>
                <w:vertAlign w:val="superscript"/>
                <w:lang w:val="ru-RU" w:eastAsia="ru-RU" w:bidi="ru-RU"/>
              </w:rPr>
              <w:footnoteReference w:id="32"/>
            </w:r>
            <w:r w:rsidRPr="00453B75">
              <w:rPr>
                <w:color w:val="000000"/>
                <w:sz w:val="28"/>
                <w:szCs w:val="28"/>
                <w:highlight w:val="yellow"/>
                <w:lang w:val="ru-RU" w:eastAsia="ru-RU" w:bidi="ru-RU"/>
              </w:rPr>
              <w:t>.</w:t>
            </w:r>
          </w:p>
        </w:tc>
        <w:tc>
          <w:tcPr>
            <w:tcW w:w="1933" w:type="dxa"/>
          </w:tcPr>
          <w:p w14:paraId="69D0A325"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iCs/>
                <w:color w:val="000000"/>
                <w:sz w:val="28"/>
                <w:szCs w:val="28"/>
                <w:highlight w:val="yellow"/>
                <w:lang w:val="ru-RU" w:eastAsia="ru-RU" w:bidi="ru-RU"/>
              </w:rPr>
              <w:lastRenderedPageBreak/>
              <w:t>Белых В. С.</w:t>
            </w:r>
            <w:r w:rsidRPr="00453B75">
              <w:rPr>
                <w:color w:val="000000"/>
                <w:sz w:val="28"/>
                <w:szCs w:val="28"/>
                <w:highlight w:val="yellow"/>
                <w:lang w:val="ru-RU" w:eastAsia="ru-RU" w:bidi="ru-RU"/>
              </w:rPr>
              <w:t xml:space="preserve">, </w:t>
            </w:r>
            <w:r w:rsidRPr="00453B75">
              <w:rPr>
                <w:iCs/>
                <w:color w:val="000000"/>
                <w:sz w:val="28"/>
                <w:szCs w:val="28"/>
                <w:highlight w:val="yellow"/>
                <w:lang w:val="ru-RU" w:eastAsia="ru-RU" w:bidi="ru-RU"/>
              </w:rPr>
              <w:t>Болобонова М. О. (2020 г)</w:t>
            </w:r>
          </w:p>
        </w:tc>
      </w:tr>
      <w:tr w:rsidR="00B16239" w:rsidRPr="00453B75" w14:paraId="1F76FB22" w14:textId="77777777" w:rsidTr="001F5E2A">
        <w:tc>
          <w:tcPr>
            <w:tcW w:w="2405" w:type="dxa"/>
          </w:tcPr>
          <w:p w14:paraId="69609FFE" w14:textId="77777777" w:rsidR="00B16239" w:rsidRPr="00453B75" w:rsidRDefault="00B16239" w:rsidP="00453B75">
            <w:pPr>
              <w:pStyle w:val="ds-markdown-paragraph"/>
              <w:shd w:val="clear" w:color="auto" w:fill="FFFFFF"/>
              <w:spacing w:before="185" w:beforeAutospacing="0" w:after="0"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Как отрасль права (аналогично выше)</w:t>
            </w:r>
          </w:p>
        </w:tc>
        <w:tc>
          <w:tcPr>
            <w:tcW w:w="4678" w:type="dxa"/>
          </w:tcPr>
          <w:p w14:paraId="3AE6CFBB"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самостоятельную отрасль цифрового права, которая стремительно развивается. Она представляет собой совокупность правовых норм, регулирующих общественные</w:t>
            </w:r>
            <w:r w:rsidRPr="00453B75">
              <w:rPr>
                <w:rFonts w:eastAsiaTheme="minorHAnsi"/>
                <w:b/>
                <w:sz w:val="28"/>
                <w:szCs w:val="28"/>
                <w:highlight w:val="yellow"/>
                <w:lang w:val="ru-RU" w:eastAsia="en-US"/>
              </w:rPr>
              <w:t xml:space="preserve"> отношения, возникающие в связи с использованием информации в цифровой форме и цифровых технологий</w:t>
            </w:r>
            <w:r w:rsidRPr="00453B75">
              <w:rPr>
                <w:rStyle w:val="ae"/>
                <w:rFonts w:eastAsiaTheme="minorHAnsi"/>
                <w:sz w:val="28"/>
                <w:szCs w:val="28"/>
                <w:highlight w:val="yellow"/>
                <w:lang w:val="ru-RU" w:eastAsia="en-US"/>
              </w:rPr>
              <w:footnoteReference w:id="33"/>
            </w:r>
          </w:p>
        </w:tc>
        <w:tc>
          <w:tcPr>
            <w:tcW w:w="1933" w:type="dxa"/>
          </w:tcPr>
          <w:p w14:paraId="43BC0775"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В.А. Вайпан (2025, 2024)</w:t>
            </w:r>
          </w:p>
        </w:tc>
      </w:tr>
      <w:tr w:rsidR="00B16239" w:rsidRPr="00453B75" w14:paraId="08126656" w14:textId="77777777" w:rsidTr="001F5E2A">
        <w:tc>
          <w:tcPr>
            <w:tcW w:w="2405" w:type="dxa"/>
          </w:tcPr>
          <w:p w14:paraId="328D02D9" w14:textId="77777777" w:rsidR="00B16239" w:rsidRPr="00453B75" w:rsidRDefault="00B16239" w:rsidP="00453B75">
            <w:pPr>
              <w:pStyle w:val="ds-markdown-paragraph"/>
              <w:shd w:val="clear" w:color="auto" w:fill="FFFFFF"/>
              <w:spacing w:before="185" w:beforeAutospacing="0" w:after="0"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 xml:space="preserve">Отрасль права </w:t>
            </w:r>
          </w:p>
          <w:p w14:paraId="66B2FAD9" w14:textId="77777777" w:rsidR="00B16239" w:rsidRPr="00453B75" w:rsidRDefault="00B16239" w:rsidP="00453B75">
            <w:pPr>
              <w:pStyle w:val="ds-markdown-paragraph"/>
              <w:shd w:val="clear" w:color="auto" w:fill="FFFFFF"/>
              <w:spacing w:before="185" w:beforeAutospacing="0" w:after="0"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(аналогично выше)</w:t>
            </w:r>
          </w:p>
        </w:tc>
        <w:tc>
          <w:tcPr>
            <w:tcW w:w="4678" w:type="dxa"/>
          </w:tcPr>
          <w:p w14:paraId="7B4E43A0"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color w:val="000000"/>
                <w:sz w:val="28"/>
                <w:szCs w:val="28"/>
                <w:highlight w:val="yellow"/>
                <w:lang w:val="ru-RU" w:eastAsia="ru-RU" w:bidi="ru-RU"/>
              </w:rPr>
              <w:t>Цифровое право - это самостоятельная отрасль права (эле</w:t>
            </w:r>
            <w:r w:rsidRPr="00453B75">
              <w:rPr>
                <w:color w:val="000000"/>
                <w:sz w:val="28"/>
                <w:szCs w:val="28"/>
                <w:highlight w:val="yellow"/>
                <w:lang w:val="ru-RU" w:eastAsia="ru-RU" w:bidi="ru-RU"/>
              </w:rPr>
              <w:softHyphen/>
              <w:t>мент системы права), которая представляет собой совокупность норм права, регулирующих однород</w:t>
            </w:r>
            <w:r w:rsidRPr="00453B75">
              <w:rPr>
                <w:color w:val="000000"/>
                <w:sz w:val="28"/>
                <w:szCs w:val="28"/>
                <w:highlight w:val="yellow"/>
                <w:lang w:val="ru-RU" w:eastAsia="ru-RU" w:bidi="ru-RU"/>
              </w:rPr>
              <w:softHyphen/>
              <w:t xml:space="preserve">ную группу общественных </w:t>
            </w:r>
            <w:r w:rsidRPr="00453B75">
              <w:rPr>
                <w:color w:val="000000"/>
                <w:sz w:val="28"/>
                <w:szCs w:val="28"/>
                <w:highlight w:val="yellow"/>
                <w:lang w:val="ru-RU" w:eastAsia="ru-RU" w:bidi="ru-RU"/>
              </w:rPr>
              <w:lastRenderedPageBreak/>
              <w:t>отношений, возникаю</w:t>
            </w:r>
            <w:r w:rsidRPr="00453B75">
              <w:rPr>
                <w:color w:val="000000"/>
                <w:sz w:val="28"/>
                <w:szCs w:val="28"/>
                <w:highlight w:val="yellow"/>
                <w:lang w:val="ru-RU" w:eastAsia="ru-RU" w:bidi="ru-RU"/>
              </w:rPr>
              <w:softHyphen/>
              <w:t>щих в сети Интернет (цифровые правоотношения) как наиболее специфическую и особую черту этой отрасли права. Данную отрасль права можно оха</w:t>
            </w:r>
            <w:r w:rsidRPr="00453B75">
              <w:rPr>
                <w:color w:val="000000"/>
                <w:sz w:val="28"/>
                <w:szCs w:val="28"/>
                <w:highlight w:val="yellow"/>
                <w:lang w:val="ru-RU" w:eastAsia="ru-RU" w:bidi="ru-RU"/>
              </w:rPr>
              <w:softHyphen/>
              <w:t xml:space="preserve">рактеризовать </w:t>
            </w:r>
            <w:r w:rsidRPr="00453B75">
              <w:rPr>
                <w:b/>
                <w:color w:val="000000"/>
                <w:sz w:val="28"/>
                <w:szCs w:val="28"/>
                <w:highlight w:val="yellow"/>
                <w:lang w:val="ru-RU" w:eastAsia="ru-RU" w:bidi="ru-RU"/>
              </w:rPr>
              <w:t xml:space="preserve">по ее </w:t>
            </w:r>
            <w:r w:rsidRPr="00453B75">
              <w:rPr>
                <w:b/>
                <w:i/>
                <w:iCs/>
                <w:color w:val="000000"/>
                <w:sz w:val="28"/>
                <w:szCs w:val="28"/>
                <w:highlight w:val="yellow"/>
                <w:lang w:val="ru-RU" w:eastAsia="ru-RU" w:bidi="ru-RU"/>
              </w:rPr>
              <w:t>предмету</w:t>
            </w:r>
            <w:r w:rsidRPr="00453B75">
              <w:rPr>
                <w:b/>
                <w:color w:val="000000"/>
                <w:sz w:val="28"/>
                <w:szCs w:val="28"/>
                <w:highlight w:val="yellow"/>
                <w:lang w:val="ru-RU" w:eastAsia="ru-RU" w:bidi="ru-RU"/>
              </w:rPr>
              <w:t xml:space="preserve"> - во многом это цифровая среда и цифровые объекты, с появле</w:t>
            </w:r>
            <w:r w:rsidRPr="00453B75">
              <w:rPr>
                <w:b/>
                <w:color w:val="000000"/>
                <w:sz w:val="28"/>
                <w:szCs w:val="28"/>
                <w:highlight w:val="yellow"/>
                <w:lang w:val="ru-RU" w:eastAsia="ru-RU" w:bidi="ru-RU"/>
              </w:rPr>
              <w:softHyphen/>
              <w:t>нием которых складываются правоотношения</w:t>
            </w:r>
            <w:r w:rsidRPr="00453B75">
              <w:rPr>
                <w:color w:val="000000"/>
                <w:sz w:val="28"/>
                <w:szCs w:val="28"/>
                <w:highlight w:val="yellow"/>
                <w:lang w:val="ru-RU" w:eastAsia="ru-RU" w:bidi="ru-RU"/>
              </w:rPr>
              <w:t>.</w:t>
            </w:r>
          </w:p>
        </w:tc>
        <w:tc>
          <w:tcPr>
            <w:tcW w:w="1933" w:type="dxa"/>
          </w:tcPr>
          <w:p w14:paraId="04854771"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lastRenderedPageBreak/>
              <w:t>М. Г. Терехов (2021)</w:t>
            </w:r>
          </w:p>
        </w:tc>
      </w:tr>
      <w:tr w:rsidR="00B16239" w:rsidRPr="00453B75" w14:paraId="5827419B" w14:textId="77777777" w:rsidTr="001F5E2A">
        <w:tc>
          <w:tcPr>
            <w:tcW w:w="2405" w:type="dxa"/>
          </w:tcPr>
          <w:p w14:paraId="714367F7" w14:textId="77777777" w:rsidR="00B16239" w:rsidRPr="00453B75" w:rsidRDefault="00B16239" w:rsidP="009537E0">
            <w:pPr>
              <w:pStyle w:val="ds-markdown-paragraph"/>
              <w:shd w:val="clear" w:color="auto" w:fill="FFFFFF"/>
              <w:spacing w:before="185" w:beforeAutospacing="0" w:after="185" w:afterAutospacing="0" w:line="360" w:lineRule="auto"/>
              <w:jc w:val="both"/>
              <w:rPr>
                <w:sz w:val="28"/>
                <w:szCs w:val="28"/>
                <w:highlight w:val="yellow"/>
                <w:lang w:val="ru-RU"/>
              </w:rPr>
            </w:pPr>
            <w:r w:rsidRPr="00453B75">
              <w:rPr>
                <w:rFonts w:eastAsiaTheme="minorHAnsi"/>
                <w:sz w:val="28"/>
                <w:szCs w:val="28"/>
                <w:highlight w:val="yellow"/>
                <w:lang w:val="ru-RU" w:eastAsia="en-US"/>
              </w:rPr>
              <w:t>Как подотрасль права</w:t>
            </w:r>
            <w:r w:rsidRPr="00453B75">
              <w:rPr>
                <w:sz w:val="28"/>
                <w:szCs w:val="28"/>
                <w:highlight w:val="yellow"/>
                <w:lang w:val="ru-RU"/>
              </w:rPr>
              <w:t xml:space="preserve"> </w:t>
            </w:r>
            <w:r w:rsidRPr="00453B75">
              <w:rPr>
                <w:rStyle w:val="ae"/>
                <w:sz w:val="28"/>
                <w:szCs w:val="28"/>
                <w:highlight w:val="yellow"/>
                <w:lang w:val="ru-RU"/>
              </w:rPr>
              <w:footnoteReference w:id="34"/>
            </w:r>
          </w:p>
        </w:tc>
        <w:tc>
          <w:tcPr>
            <w:tcW w:w="4678" w:type="dxa"/>
          </w:tcPr>
          <w:p w14:paraId="41F85B9A"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p>
        </w:tc>
        <w:tc>
          <w:tcPr>
            <w:tcW w:w="1933" w:type="dxa"/>
          </w:tcPr>
          <w:p w14:paraId="6FDEF9EF"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p>
        </w:tc>
      </w:tr>
      <w:tr w:rsidR="00B16239" w:rsidRPr="00453B75" w14:paraId="4AE56862" w14:textId="77777777" w:rsidTr="001F5E2A">
        <w:tc>
          <w:tcPr>
            <w:tcW w:w="2405" w:type="dxa"/>
          </w:tcPr>
          <w:p w14:paraId="750CB3D8" w14:textId="77777777" w:rsidR="00B16239" w:rsidRPr="00453B75" w:rsidRDefault="00B16239" w:rsidP="009537E0">
            <w:pPr>
              <w:pStyle w:val="ds-markdown-paragraph"/>
              <w:shd w:val="clear" w:color="auto" w:fill="FFFFFF"/>
              <w:spacing w:before="185"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 xml:space="preserve">Как правовой институт </w:t>
            </w:r>
          </w:p>
        </w:tc>
        <w:tc>
          <w:tcPr>
            <w:tcW w:w="4678" w:type="dxa"/>
          </w:tcPr>
          <w:p w14:paraId="035C4BD3"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r w:rsidRPr="00453B75">
              <w:rPr>
                <w:sz w:val="28"/>
                <w:szCs w:val="28"/>
                <w:highlight w:val="yellow"/>
                <w:lang w:val="ru-RU" w:eastAsia="ru-RU" w:bidi="ru-RU"/>
              </w:rPr>
              <w:t>правового института, представляю</w:t>
            </w:r>
            <w:r w:rsidRPr="00453B75">
              <w:rPr>
                <w:sz w:val="28"/>
                <w:szCs w:val="28"/>
                <w:highlight w:val="yellow"/>
                <w:lang w:val="ru-RU" w:eastAsia="ru-RU" w:bidi="ru-RU"/>
              </w:rPr>
              <w:softHyphen/>
              <w:t>щего собой систему «общеобязатель</w:t>
            </w:r>
            <w:r w:rsidRPr="00453B75">
              <w:rPr>
                <w:sz w:val="28"/>
                <w:szCs w:val="28"/>
                <w:highlight w:val="yellow"/>
                <w:lang w:val="ru-RU" w:eastAsia="ru-RU" w:bidi="ru-RU"/>
              </w:rPr>
              <w:softHyphen/>
              <w:t>ных, формально-определенных, га</w:t>
            </w:r>
            <w:r w:rsidRPr="00453B75">
              <w:rPr>
                <w:sz w:val="28"/>
                <w:szCs w:val="28"/>
                <w:highlight w:val="yellow"/>
                <w:lang w:val="ru-RU" w:eastAsia="ru-RU" w:bidi="ru-RU"/>
              </w:rPr>
              <w:softHyphen/>
              <w:t>рантированных государством пра</w:t>
            </w:r>
            <w:r w:rsidRPr="00453B75">
              <w:rPr>
                <w:sz w:val="28"/>
                <w:szCs w:val="28"/>
                <w:highlight w:val="yellow"/>
                <w:lang w:val="ru-RU" w:eastAsia="ru-RU" w:bidi="ru-RU"/>
              </w:rPr>
              <w:softHyphen/>
              <w:t>вил поведения, которая склады</w:t>
            </w:r>
            <w:r w:rsidRPr="00453B75">
              <w:rPr>
                <w:sz w:val="28"/>
                <w:szCs w:val="28"/>
                <w:highlight w:val="yellow"/>
                <w:lang w:val="ru-RU" w:eastAsia="ru-RU" w:bidi="ru-RU"/>
              </w:rPr>
              <w:softHyphen/>
              <w:t xml:space="preserve">вается в области применения или с помощью </w:t>
            </w:r>
            <w:r w:rsidRPr="00453B75">
              <w:rPr>
                <w:sz w:val="28"/>
                <w:szCs w:val="28"/>
                <w:highlight w:val="yellow"/>
                <w:lang w:val="ru-RU" w:eastAsia="ru-RU" w:bidi="ru-RU"/>
              </w:rPr>
              <w:lastRenderedPageBreak/>
              <w:t>применения цифровых технологий и регулирует отноше</w:t>
            </w:r>
            <w:r w:rsidRPr="00453B75">
              <w:rPr>
                <w:sz w:val="28"/>
                <w:szCs w:val="28"/>
                <w:highlight w:val="yellow"/>
                <w:lang w:val="ru-RU" w:eastAsia="ru-RU" w:bidi="ru-RU"/>
              </w:rPr>
              <w:softHyphen/>
              <w:t>ния, возникающие в связи с исполь</w:t>
            </w:r>
            <w:r w:rsidRPr="00453B75">
              <w:rPr>
                <w:sz w:val="28"/>
                <w:szCs w:val="28"/>
                <w:highlight w:val="yellow"/>
                <w:lang w:val="ru-RU" w:eastAsia="ru-RU" w:bidi="ru-RU"/>
              </w:rPr>
              <w:softHyphen/>
              <w:t>зованием цифровых данных и при</w:t>
            </w:r>
            <w:r w:rsidRPr="00453B75">
              <w:rPr>
                <w:sz w:val="28"/>
                <w:szCs w:val="28"/>
                <w:highlight w:val="yellow"/>
                <w:lang w:val="ru-RU" w:eastAsia="ru-RU" w:bidi="ru-RU"/>
              </w:rPr>
              <w:softHyphen/>
              <w:t>менением цифровых технологий»</w:t>
            </w:r>
            <w:r w:rsidRPr="00453B75">
              <w:rPr>
                <w:sz w:val="28"/>
                <w:szCs w:val="28"/>
                <w:highlight w:val="yellow"/>
                <w:vertAlign w:val="superscript"/>
                <w:lang w:val="ru-RU" w:eastAsia="ru-RU" w:bidi="ru-RU"/>
              </w:rPr>
              <w:footnoteReference w:id="35"/>
            </w:r>
            <w:r w:rsidRPr="00453B75">
              <w:rPr>
                <w:sz w:val="28"/>
                <w:szCs w:val="28"/>
                <w:highlight w:val="yellow"/>
                <w:lang w:val="ru-RU" w:eastAsia="ru-RU" w:bidi="ru-RU"/>
              </w:rPr>
              <w:t>.</w:t>
            </w:r>
          </w:p>
        </w:tc>
        <w:tc>
          <w:tcPr>
            <w:tcW w:w="1933" w:type="dxa"/>
          </w:tcPr>
          <w:p w14:paraId="06D595ED"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r w:rsidRPr="00453B75">
              <w:rPr>
                <w:i/>
                <w:iCs/>
                <w:sz w:val="28"/>
                <w:szCs w:val="28"/>
                <w:highlight w:val="yellow"/>
                <w:lang w:val="ru-RU" w:eastAsia="ru-RU" w:bidi="ru-RU"/>
              </w:rPr>
              <w:lastRenderedPageBreak/>
              <w:t>В</w:t>
            </w:r>
            <w:r w:rsidRPr="00453B75">
              <w:rPr>
                <w:sz w:val="28"/>
                <w:szCs w:val="28"/>
                <w:highlight w:val="yellow"/>
                <w:lang w:val="ru-RU" w:eastAsia="ru-RU" w:bidi="ru-RU"/>
              </w:rPr>
              <w:t xml:space="preserve">. </w:t>
            </w:r>
            <w:r w:rsidRPr="00453B75">
              <w:rPr>
                <w:i/>
                <w:iCs/>
                <w:sz w:val="28"/>
                <w:szCs w:val="28"/>
                <w:highlight w:val="yellow"/>
                <w:lang w:val="ru-RU" w:eastAsia="ru-RU" w:bidi="ru-RU"/>
              </w:rPr>
              <w:t>В</w:t>
            </w:r>
            <w:r w:rsidRPr="00453B75">
              <w:rPr>
                <w:sz w:val="28"/>
                <w:szCs w:val="28"/>
                <w:highlight w:val="yellow"/>
                <w:lang w:val="ru-RU" w:eastAsia="ru-RU" w:bidi="ru-RU"/>
              </w:rPr>
              <w:t xml:space="preserve">. </w:t>
            </w:r>
            <w:r w:rsidRPr="00453B75">
              <w:rPr>
                <w:i/>
                <w:iCs/>
                <w:sz w:val="28"/>
                <w:szCs w:val="28"/>
                <w:highlight w:val="yellow"/>
                <w:lang w:val="ru-RU" w:eastAsia="ru-RU" w:bidi="ru-RU"/>
              </w:rPr>
              <w:t>Блажеева, М. А. Егоровой.</w:t>
            </w:r>
            <w:r w:rsidRPr="00453B75">
              <w:rPr>
                <w:sz w:val="28"/>
                <w:szCs w:val="28"/>
                <w:highlight w:val="yellow"/>
                <w:lang w:val="ru-RU" w:eastAsia="ru-RU" w:bidi="ru-RU"/>
              </w:rPr>
              <w:t xml:space="preserve"> М., (2020)</w:t>
            </w:r>
          </w:p>
        </w:tc>
      </w:tr>
      <w:tr w:rsidR="00B16239" w:rsidRPr="00B94544" w14:paraId="26A64692" w14:textId="77777777" w:rsidTr="001F5E2A">
        <w:tc>
          <w:tcPr>
            <w:tcW w:w="2405" w:type="dxa"/>
          </w:tcPr>
          <w:p w14:paraId="5DE255C9" w14:textId="77777777" w:rsidR="00B16239" w:rsidRPr="00453B75" w:rsidRDefault="00B16239" w:rsidP="009537E0">
            <w:pPr>
              <w:pStyle w:val="ds-markdown-paragraph"/>
              <w:shd w:val="clear" w:color="auto" w:fill="FFFFFF"/>
              <w:spacing w:before="0"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Как комплекс</w:t>
            </w:r>
            <w:r w:rsidRPr="00453B75">
              <w:rPr>
                <w:rFonts w:eastAsiaTheme="minorHAnsi"/>
                <w:sz w:val="28"/>
                <w:szCs w:val="28"/>
                <w:highlight w:val="yellow"/>
                <w:lang w:val="ru-RU" w:eastAsia="en-US"/>
              </w:rPr>
              <w:softHyphen/>
              <w:t>ный институт российского права</w:t>
            </w:r>
            <w:r w:rsidRPr="00453B75">
              <w:rPr>
                <w:rStyle w:val="ae"/>
                <w:rFonts w:eastAsiaTheme="minorHAnsi"/>
                <w:sz w:val="28"/>
                <w:szCs w:val="28"/>
                <w:highlight w:val="yellow"/>
                <w:lang w:val="ru-RU" w:eastAsia="en-US"/>
              </w:rPr>
              <w:footnoteReference w:id="36"/>
            </w:r>
          </w:p>
        </w:tc>
        <w:tc>
          <w:tcPr>
            <w:tcW w:w="4678" w:type="dxa"/>
          </w:tcPr>
          <w:p w14:paraId="4F01E639"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p>
        </w:tc>
        <w:tc>
          <w:tcPr>
            <w:tcW w:w="1933" w:type="dxa"/>
          </w:tcPr>
          <w:p w14:paraId="16E9E942"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p>
        </w:tc>
      </w:tr>
      <w:tr w:rsidR="00B16239" w:rsidRPr="00453B75" w14:paraId="37AFE84B" w14:textId="77777777" w:rsidTr="001F5E2A">
        <w:tc>
          <w:tcPr>
            <w:tcW w:w="2405" w:type="dxa"/>
          </w:tcPr>
          <w:p w14:paraId="53EE0E5A" w14:textId="77777777" w:rsidR="00B16239" w:rsidRPr="00453B75" w:rsidRDefault="00B16239" w:rsidP="009537E0">
            <w:pPr>
              <w:pStyle w:val="ds-markdown-paragraph"/>
              <w:shd w:val="clear" w:color="auto" w:fill="FFFFFF"/>
              <w:spacing w:before="0"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Как комплекс</w:t>
            </w:r>
            <w:r w:rsidRPr="00453B75">
              <w:rPr>
                <w:rFonts w:eastAsiaTheme="minorHAnsi"/>
                <w:sz w:val="28"/>
                <w:szCs w:val="28"/>
                <w:highlight w:val="yellow"/>
                <w:lang w:val="ru-RU" w:eastAsia="en-US"/>
              </w:rPr>
              <w:softHyphen/>
              <w:t>ный межотраслевой институт российского права</w:t>
            </w:r>
          </w:p>
        </w:tc>
        <w:tc>
          <w:tcPr>
            <w:tcW w:w="4678" w:type="dxa"/>
          </w:tcPr>
          <w:p w14:paraId="6EA97F30" w14:textId="77777777" w:rsidR="00B16239" w:rsidRPr="00453B75" w:rsidRDefault="00B16239" w:rsidP="00453B75">
            <w:pPr>
              <w:pStyle w:val="ds-markdown-paragraph"/>
              <w:spacing w:before="185" w:after="185" w:line="360" w:lineRule="auto"/>
              <w:jc w:val="both"/>
              <w:rPr>
                <w:sz w:val="28"/>
                <w:szCs w:val="28"/>
                <w:highlight w:val="yellow"/>
                <w:lang w:val="ru-RU"/>
              </w:rPr>
            </w:pPr>
            <w:r w:rsidRPr="00453B75">
              <w:rPr>
                <w:rFonts w:eastAsiaTheme="minorHAnsi"/>
                <w:sz w:val="28"/>
                <w:szCs w:val="28"/>
                <w:highlight w:val="yellow"/>
                <w:lang w:val="ru-RU" w:eastAsia="en-US"/>
              </w:rPr>
              <w:t xml:space="preserve">Например, В.Э. Волков, автор учебного пособия «Цифровое право. Общая часть» (2022 г.), дает определение цифровому праву в широком смысле, понимая под ним новое направление правового регулирования, правовой механизм, обеспечивающий развитие цифрового общества. [1] </w:t>
            </w:r>
            <w:r w:rsidRPr="00453B75">
              <w:rPr>
                <w:rFonts w:eastAsiaTheme="minorHAnsi"/>
                <w:sz w:val="28"/>
                <w:szCs w:val="28"/>
                <w:highlight w:val="yellow"/>
                <w:u w:val="single"/>
                <w:lang w:val="ru-RU" w:eastAsia="en-US"/>
              </w:rPr>
              <w:t>В узком смысле</w:t>
            </w:r>
            <w:r w:rsidRPr="00453B75">
              <w:rPr>
                <w:rFonts w:eastAsiaTheme="minorHAnsi"/>
                <w:sz w:val="28"/>
                <w:szCs w:val="28"/>
                <w:highlight w:val="yellow"/>
                <w:lang w:val="ru-RU" w:eastAsia="en-US"/>
              </w:rPr>
              <w:t xml:space="preserve">, по мнению В.Э. Волкова, цифровое право - это комплексный </w:t>
            </w:r>
            <w:r w:rsidRPr="00453B75">
              <w:rPr>
                <w:rFonts w:eastAsiaTheme="minorHAnsi"/>
                <w:sz w:val="28"/>
                <w:szCs w:val="28"/>
                <w:highlight w:val="yellow"/>
                <w:lang w:val="ru-RU" w:eastAsia="en-US"/>
              </w:rPr>
              <w:lastRenderedPageBreak/>
              <w:t xml:space="preserve">межотраслевой правовой институт, </w:t>
            </w:r>
            <w:r w:rsidRPr="00453B75">
              <w:rPr>
                <w:rFonts w:eastAsiaTheme="minorHAnsi"/>
                <w:b/>
                <w:sz w:val="28"/>
                <w:szCs w:val="28"/>
                <w:highlight w:val="yellow"/>
                <w:lang w:val="ru-RU" w:eastAsia="en-US"/>
              </w:rPr>
              <w:t>объединяющий нормы основных отраслей права, регулирующие отношения, связанные с поиском, получением, передачей, производством и распространением цифровых данных, а также с применением цифровых информационных технологий</w:t>
            </w:r>
            <w:r w:rsidRPr="00453B75">
              <w:rPr>
                <w:rFonts w:eastAsiaTheme="minorHAnsi"/>
                <w:sz w:val="28"/>
                <w:szCs w:val="28"/>
                <w:highlight w:val="yellow"/>
                <w:lang w:val="ru-RU" w:eastAsia="en-US"/>
              </w:rPr>
              <w:t>. [2]</w:t>
            </w:r>
          </w:p>
        </w:tc>
        <w:tc>
          <w:tcPr>
            <w:tcW w:w="1933" w:type="dxa"/>
          </w:tcPr>
          <w:p w14:paraId="7781553C"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r w:rsidRPr="00453B75">
              <w:rPr>
                <w:rFonts w:eastAsiaTheme="minorHAnsi"/>
                <w:sz w:val="28"/>
                <w:szCs w:val="28"/>
                <w:highlight w:val="yellow"/>
                <w:lang w:val="ru-RU" w:eastAsia="en-US"/>
              </w:rPr>
              <w:lastRenderedPageBreak/>
              <w:t>В.Э. Волков (2022)</w:t>
            </w:r>
          </w:p>
        </w:tc>
      </w:tr>
      <w:tr w:rsidR="00B16239" w:rsidRPr="00B94544" w14:paraId="151F89A3" w14:textId="77777777" w:rsidTr="001F5E2A">
        <w:tc>
          <w:tcPr>
            <w:tcW w:w="2405" w:type="dxa"/>
          </w:tcPr>
          <w:p w14:paraId="726F44B5" w14:textId="77777777" w:rsidR="00B16239" w:rsidRPr="00453B75" w:rsidRDefault="00B16239" w:rsidP="009537E0">
            <w:pPr>
              <w:pStyle w:val="ds-markdown-paragraph"/>
              <w:shd w:val="clear" w:color="auto" w:fill="FFFFFF"/>
              <w:spacing w:before="0" w:beforeAutospacing="0" w:after="185" w:afterAutospacing="0"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 xml:space="preserve">Преобразователь системы права </w:t>
            </w:r>
          </w:p>
        </w:tc>
        <w:tc>
          <w:tcPr>
            <w:tcW w:w="4678" w:type="dxa"/>
          </w:tcPr>
          <w:p w14:paraId="31ABCE30" w14:textId="77777777" w:rsidR="00B16239" w:rsidRPr="00453B75" w:rsidRDefault="00B16239" w:rsidP="00453B75">
            <w:pPr>
              <w:pStyle w:val="ds-markdown-paragraph"/>
              <w:spacing w:before="185" w:after="185"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нормы, юридико-технические конструкции, средства информационного правового воздействия и иные элементы виртуальных коммуникаций, получившие признание государства</w:t>
            </w:r>
          </w:p>
          <w:p w14:paraId="2711D9C9" w14:textId="77777777" w:rsidR="00B16239" w:rsidRPr="00453B75" w:rsidRDefault="00B16239" w:rsidP="00453B75">
            <w:pPr>
              <w:pStyle w:val="ds-markdown-paragraph"/>
              <w:spacing w:before="185" w:after="185"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 xml:space="preserve">цифровое право перемешивает нормы и институты различной отраслевой природы, изменяя структуру права в классических правоотношениях. В цифровом праве классическое право сведено к минимуму, фактически к признакам </w:t>
            </w:r>
            <w:r w:rsidRPr="00453B75">
              <w:rPr>
                <w:rFonts w:eastAsiaTheme="minorHAnsi"/>
                <w:sz w:val="28"/>
                <w:szCs w:val="28"/>
                <w:highlight w:val="yellow"/>
                <w:lang w:val="ru-RU" w:eastAsia="en-US"/>
              </w:rPr>
              <w:lastRenderedPageBreak/>
              <w:t>признания и эффективности (этичности). Все иные признаки права — определенности, нормативности, общеобязательности — выступают в значительно преобразованном виде</w:t>
            </w:r>
            <w:r w:rsidRPr="00453B75">
              <w:rPr>
                <w:rStyle w:val="ae"/>
                <w:rFonts w:eastAsiaTheme="minorHAnsi"/>
                <w:sz w:val="28"/>
                <w:szCs w:val="28"/>
                <w:highlight w:val="yellow"/>
                <w:lang w:val="ru-RU" w:eastAsia="en-US"/>
              </w:rPr>
              <w:footnoteReference w:id="37"/>
            </w:r>
            <w:r w:rsidRPr="00453B75">
              <w:rPr>
                <w:rFonts w:eastAsiaTheme="minorHAnsi"/>
                <w:sz w:val="28"/>
                <w:szCs w:val="28"/>
                <w:highlight w:val="yellow"/>
                <w:lang w:val="ru-RU" w:eastAsia="en-US"/>
              </w:rPr>
              <w:t>.</w:t>
            </w:r>
          </w:p>
          <w:p w14:paraId="72DCBF65" w14:textId="77777777" w:rsidR="00B16239" w:rsidRPr="00453B75" w:rsidRDefault="00B16239" w:rsidP="00453B75">
            <w:pPr>
              <w:pStyle w:val="ds-markdown-paragraph"/>
              <w:spacing w:before="185" w:after="185" w:line="360" w:lineRule="auto"/>
              <w:jc w:val="both"/>
              <w:rPr>
                <w:rFonts w:eastAsiaTheme="minorHAnsi"/>
                <w:sz w:val="28"/>
                <w:szCs w:val="28"/>
                <w:highlight w:val="yellow"/>
                <w:lang w:val="ru-RU" w:eastAsia="en-US"/>
              </w:rPr>
            </w:pPr>
            <w:r w:rsidRPr="00453B75">
              <w:rPr>
                <w:rFonts w:eastAsiaTheme="minorHAnsi"/>
                <w:sz w:val="28"/>
                <w:szCs w:val="28"/>
                <w:highlight w:val="yellow"/>
                <w:lang w:val="ru-RU" w:eastAsia="en-US"/>
              </w:rPr>
              <w:t>Цифровой мир неуклонно расшатывает привычную дихотомию методов правового регулирования, с новой силой заставляет изобретать комплексные режимы воздействия, которым часто нет названия в понятийном аппарате правоведения. В итоге — освобождение от ограничений, которые устарели и сковывают творчество человека, сопровождая традиционное правовое регулирование</w:t>
            </w:r>
            <w:r w:rsidRPr="00453B75">
              <w:rPr>
                <w:rStyle w:val="ae"/>
                <w:rFonts w:eastAsiaTheme="minorHAnsi"/>
                <w:sz w:val="28"/>
                <w:szCs w:val="28"/>
                <w:highlight w:val="yellow"/>
                <w:lang w:val="ru-RU" w:eastAsia="en-US"/>
              </w:rPr>
              <w:footnoteReference w:id="38"/>
            </w:r>
            <w:r w:rsidRPr="00453B75">
              <w:rPr>
                <w:rFonts w:eastAsiaTheme="minorHAnsi"/>
                <w:sz w:val="28"/>
                <w:szCs w:val="28"/>
                <w:highlight w:val="yellow"/>
                <w:lang w:val="ru-RU" w:eastAsia="en-US"/>
              </w:rPr>
              <w:t>.</w:t>
            </w:r>
          </w:p>
          <w:p w14:paraId="19A77B8E" w14:textId="77777777" w:rsidR="00B16239" w:rsidRPr="00453B75" w:rsidRDefault="00B16239" w:rsidP="00453B75">
            <w:pPr>
              <w:pStyle w:val="ds-markdown-paragraph"/>
              <w:spacing w:before="185" w:after="185" w:line="360" w:lineRule="auto"/>
              <w:jc w:val="both"/>
              <w:rPr>
                <w:rFonts w:eastAsiaTheme="minorHAnsi"/>
                <w:sz w:val="28"/>
                <w:szCs w:val="28"/>
                <w:highlight w:val="yellow"/>
                <w:lang w:val="ru-RU" w:eastAsia="en-US"/>
              </w:rPr>
            </w:pPr>
          </w:p>
        </w:tc>
        <w:tc>
          <w:tcPr>
            <w:tcW w:w="1933" w:type="dxa"/>
          </w:tcPr>
          <w:p w14:paraId="493BC5C9" w14:textId="77777777" w:rsidR="00B16239" w:rsidRPr="00453B75" w:rsidRDefault="00B16239" w:rsidP="00453B75">
            <w:pPr>
              <w:pStyle w:val="ds-markdown-paragraph"/>
              <w:spacing w:before="185" w:beforeAutospacing="0" w:after="185" w:afterAutospacing="0" w:line="360" w:lineRule="auto"/>
              <w:jc w:val="both"/>
              <w:rPr>
                <w:rFonts w:eastAsiaTheme="minorHAnsi"/>
                <w:sz w:val="28"/>
                <w:szCs w:val="28"/>
                <w:highlight w:val="yellow"/>
                <w:lang w:val="ru-RU" w:eastAsia="en-US"/>
              </w:rPr>
            </w:pPr>
          </w:p>
        </w:tc>
      </w:tr>
      <w:tr w:rsidR="00B16239" w:rsidRPr="00453B75" w14:paraId="452E98F1" w14:textId="77777777" w:rsidTr="001F5E2A">
        <w:tc>
          <w:tcPr>
            <w:tcW w:w="2405" w:type="dxa"/>
          </w:tcPr>
          <w:p w14:paraId="75EFEEFB"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r w:rsidRPr="00453B75">
              <w:rPr>
                <w:rFonts w:eastAsiaTheme="minorHAnsi"/>
                <w:sz w:val="28"/>
                <w:szCs w:val="28"/>
                <w:highlight w:val="yellow"/>
                <w:lang w:val="ru-RU" w:eastAsia="en-US"/>
              </w:rPr>
              <w:lastRenderedPageBreak/>
              <w:t>Комплексная отрасль законодательства</w:t>
            </w:r>
          </w:p>
        </w:tc>
        <w:tc>
          <w:tcPr>
            <w:tcW w:w="4678" w:type="dxa"/>
          </w:tcPr>
          <w:p w14:paraId="10AFF8F0" w14:textId="77777777" w:rsidR="00B16239" w:rsidRPr="00453B75" w:rsidRDefault="00B16239" w:rsidP="00453B75">
            <w:pPr>
              <w:pStyle w:val="10"/>
              <w:shd w:val="clear" w:color="auto" w:fill="auto"/>
              <w:spacing w:line="360" w:lineRule="auto"/>
              <w:ind w:firstLine="486"/>
              <w:jc w:val="both"/>
              <w:rPr>
                <w:rFonts w:ascii="Times New Roman" w:hAnsi="Times New Roman" w:cs="Times New Roman"/>
                <w:sz w:val="28"/>
                <w:szCs w:val="28"/>
                <w:highlight w:val="yellow"/>
              </w:rPr>
            </w:pPr>
            <w:r w:rsidRPr="00453B75">
              <w:rPr>
                <w:rFonts w:ascii="Times New Roman" w:hAnsi="Times New Roman" w:cs="Times New Roman"/>
                <w:color w:val="000000"/>
                <w:sz w:val="28"/>
                <w:szCs w:val="28"/>
                <w:highlight w:val="yellow"/>
                <w:lang w:val="ru-RU" w:eastAsia="ru-RU" w:bidi="ru-RU"/>
              </w:rPr>
              <w:t xml:space="preserve">Именно поэтому, на наш взгляд, </w:t>
            </w:r>
            <w:r w:rsidRPr="00453B75">
              <w:rPr>
                <w:rFonts w:ascii="Times New Roman" w:hAnsi="Times New Roman" w:cs="Times New Roman"/>
                <w:i/>
                <w:iCs/>
                <w:color w:val="000000"/>
                <w:sz w:val="28"/>
                <w:szCs w:val="28"/>
                <w:highlight w:val="yellow"/>
                <w:lang w:val="ru-RU" w:eastAsia="ru-RU" w:bidi="ru-RU"/>
              </w:rPr>
              <w:t>цифровое право является не комплексной отрас</w:t>
            </w:r>
            <w:r w:rsidRPr="00453B75">
              <w:rPr>
                <w:rFonts w:ascii="Times New Roman" w:hAnsi="Times New Roman" w:cs="Times New Roman"/>
                <w:i/>
                <w:iCs/>
                <w:color w:val="000000"/>
                <w:sz w:val="28"/>
                <w:szCs w:val="28"/>
                <w:highlight w:val="yellow"/>
                <w:lang w:val="ru-RU" w:eastAsia="ru-RU" w:bidi="ru-RU"/>
              </w:rPr>
              <w:softHyphen/>
              <w:t>лью права, а комплексной отраслью законода</w:t>
            </w:r>
            <w:r w:rsidRPr="00453B75">
              <w:rPr>
                <w:rFonts w:ascii="Times New Roman" w:hAnsi="Times New Roman" w:cs="Times New Roman"/>
                <w:i/>
                <w:iCs/>
                <w:color w:val="000000"/>
                <w:sz w:val="28"/>
                <w:szCs w:val="28"/>
                <w:highlight w:val="yellow"/>
                <w:lang w:val="ru-RU" w:eastAsia="ru-RU" w:bidi="ru-RU"/>
              </w:rPr>
              <w:softHyphen/>
              <w:t>тельства</w:t>
            </w:r>
            <w:r w:rsidRPr="00453B75">
              <w:rPr>
                <w:rFonts w:ascii="Times New Roman" w:hAnsi="Times New Roman" w:cs="Times New Roman"/>
                <w:color w:val="000000"/>
                <w:sz w:val="28"/>
                <w:szCs w:val="28"/>
                <w:highlight w:val="yellow"/>
                <w:lang w:val="ru-RU" w:eastAsia="ru-RU" w:bidi="ru-RU"/>
              </w:rPr>
              <w:t>. Нормы законодательства о цифрови- зации объединяются в особую юридическую общность не по главным, а по вторичным юри</w:t>
            </w:r>
            <w:r w:rsidRPr="00453B75">
              <w:rPr>
                <w:rFonts w:ascii="Times New Roman" w:hAnsi="Times New Roman" w:cs="Times New Roman"/>
                <w:color w:val="000000"/>
                <w:sz w:val="28"/>
                <w:szCs w:val="28"/>
                <w:highlight w:val="yellow"/>
                <w:lang w:val="ru-RU" w:eastAsia="ru-RU" w:bidi="ru-RU"/>
              </w:rPr>
              <w:softHyphen/>
              <w:t>дическим особенностям. Как справедливо отме</w:t>
            </w:r>
            <w:r w:rsidRPr="00453B75">
              <w:rPr>
                <w:rFonts w:ascii="Times New Roman" w:hAnsi="Times New Roman" w:cs="Times New Roman"/>
                <w:color w:val="000000"/>
                <w:sz w:val="28"/>
                <w:szCs w:val="28"/>
                <w:highlight w:val="yellow"/>
                <w:lang w:val="ru-RU" w:eastAsia="ru-RU" w:bidi="ru-RU"/>
              </w:rPr>
              <w:softHyphen/>
              <w:t>чает С.А. Иванова, юридические особенности заключаются в особых принципах, общих поло</w:t>
            </w:r>
            <w:r w:rsidRPr="00453B75">
              <w:rPr>
                <w:rFonts w:ascii="Times New Roman" w:hAnsi="Times New Roman" w:cs="Times New Roman"/>
                <w:color w:val="000000"/>
                <w:sz w:val="28"/>
                <w:szCs w:val="28"/>
                <w:highlight w:val="yellow"/>
                <w:lang w:val="ru-RU" w:eastAsia="ru-RU" w:bidi="ru-RU"/>
              </w:rPr>
              <w:softHyphen/>
              <w:t>жениях, специфических приемах регулирования, особых правовых категориях, понятиях и инсти</w:t>
            </w:r>
            <w:r w:rsidRPr="00453B75">
              <w:rPr>
                <w:rFonts w:ascii="Times New Roman" w:hAnsi="Times New Roman" w:cs="Times New Roman"/>
                <w:color w:val="000000"/>
                <w:sz w:val="28"/>
                <w:szCs w:val="28"/>
                <w:highlight w:val="yellow"/>
                <w:lang w:val="ru-RU" w:eastAsia="ru-RU" w:bidi="ru-RU"/>
              </w:rPr>
              <w:softHyphen/>
              <w:t>тутах. [30] (С.281)</w:t>
            </w:r>
            <w:r w:rsidRPr="00453B75">
              <w:rPr>
                <w:rStyle w:val="ae"/>
                <w:rFonts w:ascii="Times New Roman" w:hAnsi="Times New Roman" w:cs="Times New Roman"/>
                <w:color w:val="000000"/>
                <w:sz w:val="28"/>
                <w:szCs w:val="28"/>
                <w:highlight w:val="yellow"/>
                <w:lang w:val="ru-RU" w:eastAsia="ru-RU" w:bidi="ru-RU"/>
              </w:rPr>
              <w:footnoteReference w:id="39"/>
            </w:r>
          </w:p>
        </w:tc>
        <w:tc>
          <w:tcPr>
            <w:tcW w:w="1933" w:type="dxa"/>
          </w:tcPr>
          <w:p w14:paraId="49EDDC70"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r w:rsidRPr="00453B75">
              <w:rPr>
                <w:sz w:val="28"/>
                <w:szCs w:val="28"/>
                <w:highlight w:val="yellow"/>
                <w:lang w:val="ru-RU"/>
              </w:rPr>
              <w:t>Грудцина Л.Ю. (2023 г.)</w:t>
            </w:r>
          </w:p>
        </w:tc>
      </w:tr>
      <w:tr w:rsidR="00B16239" w:rsidRPr="00453B75" w14:paraId="2C63EC34" w14:textId="77777777" w:rsidTr="001F5E2A">
        <w:tc>
          <w:tcPr>
            <w:tcW w:w="2405" w:type="dxa"/>
          </w:tcPr>
          <w:p w14:paraId="27AE30BE"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r w:rsidRPr="00453B75">
              <w:rPr>
                <w:sz w:val="28"/>
                <w:szCs w:val="28"/>
                <w:highlight w:val="yellow"/>
                <w:lang w:val="ru-RU"/>
              </w:rPr>
              <w:t xml:space="preserve">О невозможности свести цифровое право к какому-либо </w:t>
            </w:r>
            <w:r w:rsidRPr="00453B75">
              <w:rPr>
                <w:sz w:val="28"/>
                <w:szCs w:val="28"/>
                <w:highlight w:val="yellow"/>
                <w:lang w:val="ru-RU"/>
              </w:rPr>
              <w:lastRenderedPageBreak/>
              <w:t xml:space="preserve">структурному образованию  </w:t>
            </w:r>
          </w:p>
        </w:tc>
        <w:tc>
          <w:tcPr>
            <w:tcW w:w="4678" w:type="dxa"/>
          </w:tcPr>
          <w:p w14:paraId="60909EAC" w14:textId="77777777" w:rsidR="00B16239" w:rsidRPr="00453B75" w:rsidRDefault="00B16239" w:rsidP="00453B75">
            <w:pPr>
              <w:spacing w:line="360" w:lineRule="auto"/>
              <w:jc w:val="both"/>
              <w:rPr>
                <w:rFonts w:ascii="Times New Roman" w:hAnsi="Times New Roman" w:cs="Times New Roman"/>
                <w:sz w:val="28"/>
                <w:szCs w:val="28"/>
                <w:highlight w:val="yellow"/>
                <w:lang w:val="ru-RU"/>
              </w:rPr>
            </w:pPr>
            <w:r w:rsidRPr="00453B75">
              <w:rPr>
                <w:rFonts w:ascii="Times New Roman" w:hAnsi="Times New Roman" w:cs="Times New Roman"/>
                <w:sz w:val="28"/>
                <w:szCs w:val="28"/>
                <w:highlight w:val="yellow"/>
                <w:lang w:val="ru-RU"/>
              </w:rPr>
              <w:lastRenderedPageBreak/>
              <w:t xml:space="preserve">цифровое право как явление правового порядка не может быть сведено к какому-либо классическому структурному образованию права, будь то отрасль, институт или комплексный правовой </w:t>
            </w:r>
            <w:r w:rsidRPr="00453B75">
              <w:rPr>
                <w:rFonts w:ascii="Times New Roman" w:hAnsi="Times New Roman" w:cs="Times New Roman"/>
                <w:sz w:val="28"/>
                <w:szCs w:val="28"/>
                <w:highlight w:val="yellow"/>
                <w:lang w:val="ru-RU"/>
              </w:rPr>
              <w:lastRenderedPageBreak/>
              <w:t>институт, поскольку предметная область соответствующей сферы все еще находится в несистематизированном виде. Так, в рамках российской правовой системы в большей степени можно рассуждать о тенденции цифровизации в отдельных отраслях и институтах права</w:t>
            </w:r>
            <w:r w:rsidRPr="00453B75">
              <w:rPr>
                <w:rStyle w:val="ae"/>
                <w:rFonts w:ascii="Times New Roman" w:hAnsi="Times New Roman" w:cs="Times New Roman"/>
                <w:sz w:val="28"/>
                <w:szCs w:val="28"/>
                <w:highlight w:val="yellow"/>
                <w:lang w:val="ru-RU"/>
              </w:rPr>
              <w:footnoteReference w:id="40"/>
            </w:r>
            <w:r w:rsidRPr="00453B75">
              <w:rPr>
                <w:rFonts w:ascii="Times New Roman" w:hAnsi="Times New Roman" w:cs="Times New Roman"/>
                <w:sz w:val="28"/>
                <w:szCs w:val="28"/>
                <w:highlight w:val="yellow"/>
                <w:lang w:val="ru-RU"/>
              </w:rPr>
              <w:t xml:space="preserve">. </w:t>
            </w:r>
          </w:p>
        </w:tc>
        <w:tc>
          <w:tcPr>
            <w:tcW w:w="1933" w:type="dxa"/>
          </w:tcPr>
          <w:p w14:paraId="2724086C" w14:textId="77777777" w:rsidR="00B16239" w:rsidRPr="00453B75" w:rsidRDefault="00B16239" w:rsidP="00453B75">
            <w:pPr>
              <w:pStyle w:val="ds-markdown-paragraph"/>
              <w:spacing w:before="185" w:beforeAutospacing="0" w:after="185" w:afterAutospacing="0" w:line="360" w:lineRule="auto"/>
              <w:jc w:val="both"/>
              <w:rPr>
                <w:sz w:val="28"/>
                <w:szCs w:val="28"/>
                <w:highlight w:val="yellow"/>
                <w:lang w:val="ru-RU"/>
              </w:rPr>
            </w:pPr>
            <w:r w:rsidRPr="00453B75">
              <w:rPr>
                <w:sz w:val="28"/>
                <w:szCs w:val="28"/>
                <w:highlight w:val="yellow"/>
                <w:lang w:val="ru-RU"/>
              </w:rPr>
              <w:lastRenderedPageBreak/>
              <w:t>Т.П. Подшивалов и др. (2022 г.)</w:t>
            </w:r>
          </w:p>
        </w:tc>
      </w:tr>
    </w:tbl>
    <w:p w14:paraId="10695FFC" w14:textId="77777777" w:rsidR="00B16239" w:rsidRPr="00453B75" w:rsidRDefault="00B16239" w:rsidP="00453B75">
      <w:pPr>
        <w:shd w:val="clear" w:color="auto" w:fill="FFFFFF"/>
        <w:spacing w:line="360" w:lineRule="auto"/>
        <w:ind w:firstLine="709"/>
        <w:jc w:val="both"/>
        <w:rPr>
          <w:rFonts w:ascii="Times New Roman" w:hAnsi="Times New Roman" w:cs="Times New Roman"/>
          <w:sz w:val="28"/>
          <w:szCs w:val="28"/>
          <w:highlight w:val="yellow"/>
          <w:lang w:val="ru-RU"/>
        </w:rPr>
      </w:pPr>
    </w:p>
    <w:p w14:paraId="3593F8E6" w14:textId="77777777" w:rsidR="00B16239" w:rsidRPr="00453B75" w:rsidRDefault="00B16239" w:rsidP="00453B75">
      <w:pPr>
        <w:spacing w:line="360" w:lineRule="auto"/>
        <w:ind w:firstLine="709"/>
        <w:jc w:val="both"/>
        <w:rPr>
          <w:rFonts w:ascii="Times New Roman" w:hAnsi="Times New Roman" w:cs="Times New Roman"/>
          <w:sz w:val="28"/>
          <w:szCs w:val="28"/>
          <w:highlight w:val="yellow"/>
          <w:lang w:val="ru-RU"/>
        </w:rPr>
      </w:pPr>
      <w:r w:rsidRPr="00453B75">
        <w:rPr>
          <w:rFonts w:ascii="Times New Roman" w:hAnsi="Times New Roman" w:cs="Times New Roman"/>
          <w:sz w:val="28"/>
          <w:szCs w:val="28"/>
          <w:highlight w:val="yellow"/>
          <w:lang w:val="ru-RU"/>
        </w:rPr>
        <w:t>***</w:t>
      </w:r>
    </w:p>
    <w:p w14:paraId="08C06BCC" w14:textId="77777777" w:rsidR="003E6352" w:rsidRPr="00453B75" w:rsidRDefault="003E6352" w:rsidP="00453B75">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highlight w:val="yellow"/>
          <w:lang w:val="ru-RU"/>
        </w:rPr>
        <w:t>П.У. Кузнецов пишет о том, что современные представления о генезисе информационного права и его движении в сторону цифрового права носят дискуссионный характер. Здесь мы имеем дело с новой (цифровой) формой правовой информации. Именно она определяет новые сущности права. Цифровая форма права может быть представлена как современная (цифровая) форма существования материальных и нематериальных объектов права, как альтернативная возможность реализации права. Но форма объекта права не может быть новым объектом, она всегда останется лишь формой</w:t>
      </w:r>
      <w:r w:rsidRPr="00453B75">
        <w:rPr>
          <w:rStyle w:val="ae"/>
          <w:rFonts w:ascii="Times New Roman" w:hAnsi="Times New Roman" w:cs="Times New Roman"/>
          <w:sz w:val="28"/>
          <w:szCs w:val="28"/>
          <w:highlight w:val="yellow"/>
          <w:lang w:val="ru-RU"/>
        </w:rPr>
        <w:footnoteReference w:id="41"/>
      </w:r>
      <w:r w:rsidRPr="00453B75">
        <w:rPr>
          <w:rFonts w:ascii="Times New Roman" w:hAnsi="Times New Roman" w:cs="Times New Roman"/>
          <w:sz w:val="28"/>
          <w:szCs w:val="28"/>
          <w:highlight w:val="yellow"/>
          <w:lang w:val="ru-RU"/>
        </w:rPr>
        <w:t>.</w:t>
      </w:r>
    </w:p>
    <w:p w14:paraId="58F41539" w14:textId="77777777" w:rsidR="00B16239" w:rsidRPr="00453B75" w:rsidRDefault="00B16239" w:rsidP="00453B75">
      <w:pPr>
        <w:spacing w:after="0" w:line="360" w:lineRule="auto"/>
        <w:ind w:left="-142"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t xml:space="preserve">О необходимости рассматривать их вместе </w:t>
      </w:r>
    </w:p>
    <w:p w14:paraId="567DB109" w14:textId="77777777" w:rsidR="00D03297" w:rsidRPr="00D03297" w:rsidRDefault="00D03297" w:rsidP="00D03297">
      <w:pPr>
        <w:spacing w:after="0" w:line="360" w:lineRule="auto"/>
        <w:ind w:left="-142"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lastRenderedPageBreak/>
        <w:t>Информационная среда неоднородна с точки зрения форм информации, значимых в данный момент, источников информации и информационных процессов, в ней протекающих. Эти элементы тесно связаны.</w:t>
      </w:r>
    </w:p>
    <w:p w14:paraId="2EFD7745" w14:textId="77777777" w:rsidR="00D03297" w:rsidRPr="00D03297" w:rsidRDefault="00D03297" w:rsidP="00D03297">
      <w:pPr>
        <w:spacing w:after="0" w:line="360" w:lineRule="auto"/>
        <w:ind w:left="-142"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Одни и те же информационные процессы могут опосредовать различные формы информации и испытывать влияние разных технологий, зачастую комплексное. Существуют информационные процессы, в которых преобладает оборот (например, неконтролируемое доведение информации, навязчивая реклама). Есть процессы, связанные преимущественно с цифровыми операциями (учет, обработка данных), где ключевыми являются риски вроде компрометации систем. Существуют и смешанные формы, например, правонарушения с использованием дипфейков. Хотя конечная цель часто заключается в воздействии на человека, форма также имеет существенное значение.</w:t>
      </w:r>
    </w:p>
    <w:p w14:paraId="4CD5531B" w14:textId="77777777" w:rsidR="00D03297" w:rsidRPr="00D03297" w:rsidRDefault="00D03297" w:rsidP="00D03297">
      <w:pPr>
        <w:spacing w:after="0" w:line="360" w:lineRule="auto"/>
        <w:ind w:left="-142"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Однако восприятие информации имеет ключевое значение, преобладая над её формой. Возможно, поэтому первые научные исследования в рамках диссертационных работ, начавшись с управления информацией (правовой кибернетики) и правовой информатики, на некоторое время сместили акцент именно на информационные процессы, связанные с оборотом информации.</w:t>
      </w:r>
    </w:p>
    <w:p w14:paraId="2EE1FFC3" w14:textId="77777777" w:rsidR="00D03297" w:rsidRPr="00D03297" w:rsidRDefault="00D03297" w:rsidP="00D03297">
      <w:pPr>
        <w:spacing w:after="0" w:line="360" w:lineRule="auto"/>
        <w:ind w:left="-142"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В целом, насколько такое противопоставление формы и восприятия обоснованно? Конечная цель — именно восприятие информации.</w:t>
      </w:r>
    </w:p>
    <w:p w14:paraId="2F1DA439" w14:textId="77777777" w:rsidR="00D03297" w:rsidRPr="00D03297" w:rsidRDefault="00D03297" w:rsidP="00D03297">
      <w:pPr>
        <w:spacing w:after="0" w:line="360" w:lineRule="auto"/>
        <w:ind w:left="-142"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 xml:space="preserve">Отдельные цифровые информационные процессы являются частью классических информационных процессов. Институты доступа в цифровой среде могут быть производными от субъективного права на доступ к информации, но в то же время обладать самостоятельностью. Например, </w:t>
      </w:r>
      <w:r w:rsidRPr="00D03297">
        <w:rPr>
          <w:rFonts w:ascii="Times New Roman" w:hAnsi="Times New Roman" w:cs="Times New Roman"/>
          <w:sz w:val="28"/>
          <w:szCs w:val="28"/>
          <w:lang w:val="ru-RU"/>
        </w:rPr>
        <w:lastRenderedPageBreak/>
        <w:t>доступ к инфраструктуре необходим для распоряжения активами или совершения в ней юридически значимых действий.</w:t>
      </w:r>
    </w:p>
    <w:p w14:paraId="02674CDF" w14:textId="5BEF947B" w:rsidR="00D03297" w:rsidRPr="00453B75" w:rsidRDefault="00D03297" w:rsidP="00453B75">
      <w:pPr>
        <w:spacing w:after="0" w:line="360" w:lineRule="auto"/>
        <w:ind w:left="-142"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Таким образом, юридически значимые последствия в информационной среде, как правило, возникают в условиях взаимодействия различных форм и форматов информации. В этих условиях правомерно говорить о сегментах такого взаимодействия. Следовательно, информационное право охватывает не только вопросы инфраструктуры, но и содержательный аспект, включая восприятие информации человеком</w:t>
      </w:r>
      <w:r>
        <w:rPr>
          <w:rFonts w:ascii="Times New Roman" w:hAnsi="Times New Roman" w:cs="Times New Roman"/>
          <w:sz w:val="28"/>
          <w:szCs w:val="28"/>
          <w:lang w:val="ru-RU"/>
        </w:rPr>
        <w:t>.</w:t>
      </w:r>
    </w:p>
    <w:p w14:paraId="3E365235" w14:textId="43740E9F" w:rsidR="00B16239" w:rsidRDefault="00B16239" w:rsidP="00D8342B">
      <w:pPr>
        <w:spacing w:after="0" w:line="360" w:lineRule="auto"/>
        <w:ind w:left="-142"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Рассмотрим на практическом примере. Так, система квантового распределения ключей (</w:t>
      </w:r>
      <w:r w:rsidRPr="00453B75">
        <w:rPr>
          <w:rFonts w:ascii="Times New Roman" w:hAnsi="Times New Roman" w:cs="Times New Roman"/>
          <w:sz w:val="28"/>
          <w:szCs w:val="28"/>
        </w:rPr>
        <w:t>QKD</w:t>
      </w:r>
      <w:r w:rsidRPr="00453B75">
        <w:rPr>
          <w:rFonts w:ascii="Times New Roman" w:hAnsi="Times New Roman" w:cs="Times New Roman"/>
          <w:sz w:val="28"/>
          <w:szCs w:val="28"/>
          <w:lang w:val="ru-RU"/>
        </w:rPr>
        <w:t>) почти всегда работает в паре с классической сетью связи. Квантовый канал передает только ключ, а основной массив данных (зашифрованный с помощью этого ключа) идет по обычному оптическому волокну или иному классическому каналу. Любая задача для квантового компьютера (например, разложение числа на множители, моделирование молекулы) должна быть переведена в цифровую форму, понятную для классической системы управления. Исходные данные и алгоритм подготавливаются на обычном компьютере в виде цифровых инструкций.</w:t>
      </w:r>
    </w:p>
    <w:p w14:paraId="5661C6AC" w14:textId="642D2D27" w:rsidR="00D03297" w:rsidRPr="00453B75" w:rsidRDefault="00D03297" w:rsidP="00453B75">
      <w:pPr>
        <w:spacing w:after="0" w:line="360" w:lineRule="auto"/>
        <w:ind w:left="-142" w:firstLine="709"/>
        <w:jc w:val="both"/>
        <w:rPr>
          <w:rFonts w:ascii="Times New Roman" w:hAnsi="Times New Roman" w:cs="Times New Roman"/>
          <w:sz w:val="28"/>
          <w:szCs w:val="28"/>
          <w:lang w:val="ru-RU"/>
        </w:rPr>
      </w:pPr>
      <w:r w:rsidRPr="00D03297">
        <w:rPr>
          <w:rFonts w:ascii="Times New Roman" w:hAnsi="Times New Roman" w:cs="Times New Roman"/>
          <w:sz w:val="28"/>
          <w:szCs w:val="28"/>
          <w:lang w:val="ru-RU"/>
        </w:rPr>
        <w:t>Однако существуют цифровые кодексы. Как в них решается эта задача? Цифровая среда часто приравнивается к инфраструктуре (включая связь). Ко многим общим правовым институтам добавляется приставка «цифровой» (цифровое право, цифровой актив), что, безусловно, служит катализатором фрагментарности регулирования.</w:t>
      </w:r>
    </w:p>
    <w:p w14:paraId="7B1A754C" w14:textId="77777777" w:rsidR="005B7939" w:rsidRPr="00453B75" w:rsidRDefault="005B793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w:t>
      </w:r>
    </w:p>
    <w:p w14:paraId="4112DB72" w14:textId="77777777" w:rsidR="00684016" w:rsidRPr="00453B75" w:rsidRDefault="0068401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Наиболее близким подходом представляется раскрывать содержание правоотношений через категорию </w:t>
      </w:r>
      <w:r w:rsidRPr="00453B75">
        <w:rPr>
          <w:rFonts w:ascii="Times New Roman" w:eastAsia="Times New Roman" w:hAnsi="Times New Roman" w:cs="Times New Roman"/>
          <w:b/>
          <w:sz w:val="28"/>
          <w:szCs w:val="28"/>
          <w:lang w:val="ru-RU" w:eastAsia="en-GB"/>
        </w:rPr>
        <w:t>информационных процессов</w:t>
      </w:r>
      <w:r w:rsidRPr="00453B75">
        <w:rPr>
          <w:rFonts w:ascii="Times New Roman" w:eastAsia="Times New Roman" w:hAnsi="Times New Roman" w:cs="Times New Roman"/>
          <w:sz w:val="28"/>
          <w:szCs w:val="28"/>
          <w:lang w:val="ru-RU" w:eastAsia="en-GB"/>
        </w:rPr>
        <w:t xml:space="preserve">. которые происходят в информационной среде (многоуровневой, многоэлементной, многоаспектной). </w:t>
      </w:r>
    </w:p>
    <w:p w14:paraId="0B79818E" w14:textId="77777777" w:rsidR="00083BA1" w:rsidRPr="00453B75" w:rsidRDefault="00083BA1"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Под предметом информационного права предлагается понимать </w:t>
      </w:r>
      <w:r w:rsidR="002F6D3C" w:rsidRPr="00453B75">
        <w:rPr>
          <w:rFonts w:ascii="Times New Roman" w:eastAsia="Times New Roman" w:hAnsi="Times New Roman" w:cs="Times New Roman"/>
          <w:b/>
          <w:sz w:val="28"/>
          <w:szCs w:val="28"/>
          <w:lang w:val="ru-RU" w:eastAsia="en-GB"/>
        </w:rPr>
        <w:t>правовые режимы информации</w:t>
      </w:r>
      <w:r w:rsidR="002F6D3C" w:rsidRPr="00453B75">
        <w:rPr>
          <w:rFonts w:ascii="Times New Roman" w:eastAsia="Times New Roman" w:hAnsi="Times New Roman" w:cs="Times New Roman"/>
          <w:sz w:val="28"/>
          <w:szCs w:val="28"/>
          <w:lang w:val="ru-RU" w:eastAsia="en-GB"/>
        </w:rPr>
        <w:t xml:space="preserve"> (как с точки зрения формы, так и содержа</w:t>
      </w:r>
      <w:commentRangeStart w:id="114"/>
      <w:r w:rsidR="002F6D3C" w:rsidRPr="00453B75">
        <w:rPr>
          <w:rFonts w:ascii="Times New Roman" w:eastAsia="Times New Roman" w:hAnsi="Times New Roman" w:cs="Times New Roman"/>
          <w:sz w:val="28"/>
          <w:szCs w:val="28"/>
          <w:lang w:val="ru-RU" w:eastAsia="en-GB"/>
        </w:rPr>
        <w:t>н</w:t>
      </w:r>
      <w:commentRangeEnd w:id="114"/>
      <w:r w:rsidR="00256162" w:rsidRPr="00453B75">
        <w:rPr>
          <w:rStyle w:val="a7"/>
          <w:rFonts w:ascii="Times New Roman" w:hAnsi="Times New Roman" w:cs="Times New Roman"/>
          <w:sz w:val="28"/>
          <w:szCs w:val="28"/>
        </w:rPr>
        <w:commentReference w:id="114"/>
      </w:r>
      <w:r w:rsidR="002F6D3C" w:rsidRPr="00453B75">
        <w:rPr>
          <w:rFonts w:ascii="Times New Roman" w:eastAsia="Times New Roman" w:hAnsi="Times New Roman" w:cs="Times New Roman"/>
          <w:sz w:val="28"/>
          <w:szCs w:val="28"/>
          <w:lang w:val="ru-RU" w:eastAsia="en-GB"/>
        </w:rPr>
        <w:t xml:space="preserve">ия), </w:t>
      </w:r>
      <w:r w:rsidR="002F6D3C" w:rsidRPr="00453B75">
        <w:rPr>
          <w:rFonts w:ascii="Times New Roman" w:eastAsia="Times New Roman" w:hAnsi="Times New Roman" w:cs="Times New Roman"/>
          <w:b/>
          <w:sz w:val="28"/>
          <w:szCs w:val="28"/>
          <w:lang w:val="ru-RU" w:eastAsia="en-GB"/>
        </w:rPr>
        <w:t>информационные процессы</w:t>
      </w:r>
      <w:r w:rsidR="002F6D3C" w:rsidRPr="00453B75">
        <w:rPr>
          <w:rFonts w:ascii="Times New Roman" w:eastAsia="Times New Roman" w:hAnsi="Times New Roman" w:cs="Times New Roman"/>
          <w:sz w:val="28"/>
          <w:szCs w:val="28"/>
          <w:lang w:val="ru-RU" w:eastAsia="en-GB"/>
        </w:rPr>
        <w:t xml:space="preserve">, </w:t>
      </w:r>
      <w:r w:rsidR="002F6D3C" w:rsidRPr="00453B75">
        <w:rPr>
          <w:rFonts w:ascii="Times New Roman" w:eastAsia="Times New Roman" w:hAnsi="Times New Roman" w:cs="Times New Roman"/>
          <w:b/>
          <w:sz w:val="28"/>
          <w:szCs w:val="28"/>
          <w:lang w:val="ru-RU" w:eastAsia="en-GB"/>
        </w:rPr>
        <w:t>информационную безопасность</w:t>
      </w:r>
      <w:r w:rsidR="006A61E2" w:rsidRPr="00453B75">
        <w:rPr>
          <w:rFonts w:ascii="Times New Roman" w:eastAsia="Times New Roman" w:hAnsi="Times New Roman" w:cs="Times New Roman"/>
          <w:sz w:val="28"/>
          <w:szCs w:val="28"/>
          <w:lang w:val="ru-RU" w:eastAsia="en-GB"/>
        </w:rPr>
        <w:t>.</w:t>
      </w:r>
    </w:p>
    <w:p w14:paraId="0385B3DC" w14:textId="39DAC5CF" w:rsidR="009537E0" w:rsidRDefault="009537E0" w:rsidP="009537E0">
      <w:pPr>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В то же время ключевую значимость в рамках определения предмета отрасли права имеют формулирование правовых институтов характерных для отрасли права. </w:t>
      </w:r>
    </w:p>
    <w:p w14:paraId="280CA61C" w14:textId="6F6D997B" w:rsidR="009537E0" w:rsidRPr="0001593D" w:rsidRDefault="009537E0" w:rsidP="009537E0">
      <w:pPr>
        <w:spacing w:line="360" w:lineRule="auto"/>
        <w:ind w:firstLine="709"/>
        <w:jc w:val="both"/>
        <w:rPr>
          <w:rFonts w:ascii="Times New Roman" w:eastAsia="Times New Roman" w:hAnsi="Times New Roman" w:cs="Times New Roman"/>
          <w:sz w:val="28"/>
          <w:szCs w:val="28"/>
          <w:lang w:val="ru-RU" w:eastAsia="en-GB"/>
        </w:rPr>
      </w:pPr>
      <w:r w:rsidRPr="0001593D">
        <w:rPr>
          <w:rFonts w:ascii="Times New Roman" w:eastAsia="Times New Roman" w:hAnsi="Times New Roman" w:cs="Times New Roman"/>
          <w:sz w:val="28"/>
          <w:szCs w:val="28"/>
          <w:lang w:val="ru-RU" w:eastAsia="en-GB"/>
        </w:rPr>
        <w:t xml:space="preserve">По мнению </w:t>
      </w:r>
      <w:r>
        <w:rPr>
          <w:rFonts w:ascii="Times New Roman" w:eastAsia="Times New Roman" w:hAnsi="Times New Roman" w:cs="Times New Roman"/>
          <w:sz w:val="28"/>
          <w:szCs w:val="28"/>
          <w:lang w:val="ru-RU" w:eastAsia="en-GB"/>
        </w:rPr>
        <w:t xml:space="preserve">разработчиков </w:t>
      </w:r>
      <w:r w:rsidRPr="009537E0">
        <w:rPr>
          <w:rFonts w:ascii="Times New Roman" w:eastAsia="Times New Roman" w:hAnsi="Times New Roman" w:cs="Times New Roman"/>
          <w:sz w:val="28"/>
          <w:szCs w:val="28"/>
          <w:lang w:val="ru-RU" w:eastAsia="en-GB"/>
        </w:rPr>
        <w:t>Концепция Информационного кодекса Российской Федерации</w:t>
      </w:r>
      <w:r w:rsidRPr="0001593D">
        <w:rPr>
          <w:rFonts w:ascii="Times New Roman" w:eastAsia="Times New Roman" w:hAnsi="Times New Roman" w:cs="Times New Roman"/>
          <w:sz w:val="28"/>
          <w:szCs w:val="28"/>
          <w:lang w:val="ru-RU" w:eastAsia="en-GB"/>
        </w:rPr>
        <w:t xml:space="preserve"> наиболее чистыми относительно отрасли информационного права являются такие, как институт доступа к информации, институт обеспечения информационной безопасности, институт трансграничной передачи информации, киберпреступности, информационных конфликтов, информации, институт информационных ресурсов, институт информационных технологий</w:t>
      </w:r>
      <w:r w:rsidRPr="0001593D">
        <w:rPr>
          <w:rStyle w:val="ae"/>
          <w:rFonts w:ascii="Times New Roman" w:eastAsia="Times New Roman" w:hAnsi="Times New Roman" w:cs="Times New Roman"/>
          <w:sz w:val="28"/>
          <w:szCs w:val="28"/>
          <w:lang w:val="ru-RU" w:eastAsia="en-GB"/>
        </w:rPr>
        <w:footnoteReference w:id="42"/>
      </w:r>
      <w:r w:rsidRPr="0001593D">
        <w:rPr>
          <w:rFonts w:ascii="Times New Roman" w:eastAsia="Times New Roman" w:hAnsi="Times New Roman" w:cs="Times New Roman"/>
          <w:sz w:val="28"/>
          <w:szCs w:val="28"/>
          <w:lang w:val="ru-RU" w:eastAsia="en-GB"/>
        </w:rPr>
        <w:t>.</w:t>
      </w:r>
    </w:p>
    <w:p w14:paraId="547ADE96" w14:textId="58FE6D6C" w:rsidR="009537E0" w:rsidRPr="00453B75" w:rsidRDefault="009537E0" w:rsidP="009537E0">
      <w:pPr>
        <w:pStyle w:val="ds-markdown-paragraph"/>
        <w:shd w:val="clear" w:color="auto" w:fill="FFFFFF"/>
        <w:spacing w:before="206" w:beforeAutospacing="0" w:after="206" w:afterAutospacing="0" w:line="360" w:lineRule="auto"/>
        <w:ind w:firstLine="709"/>
        <w:jc w:val="both"/>
        <w:rPr>
          <w:sz w:val="28"/>
          <w:szCs w:val="28"/>
          <w:lang w:val="ru-RU"/>
        </w:rPr>
      </w:pPr>
      <w:r w:rsidRPr="00453B75">
        <w:rPr>
          <w:sz w:val="28"/>
          <w:szCs w:val="28"/>
          <w:lang w:val="ru-RU"/>
        </w:rPr>
        <w:t>Указан</w:t>
      </w:r>
      <w:r>
        <w:rPr>
          <w:sz w:val="28"/>
          <w:szCs w:val="28"/>
          <w:lang w:val="ru-RU"/>
        </w:rPr>
        <w:t xml:space="preserve">ные институты учитывают… Можно дополнить в условиях развития цифровых и квантовых технологий. </w:t>
      </w:r>
    </w:p>
    <w:p w14:paraId="4F6BCF98" w14:textId="52063DBA" w:rsidR="00256162" w:rsidRPr="00453B75" w:rsidRDefault="00256162" w:rsidP="009537E0">
      <w:pPr>
        <w:pStyle w:val="ds-markdown-paragraph"/>
        <w:shd w:val="clear" w:color="auto" w:fill="FFFFFF"/>
        <w:spacing w:before="206" w:beforeAutospacing="0" w:after="206" w:afterAutospacing="0" w:line="360" w:lineRule="auto"/>
        <w:ind w:firstLine="709"/>
        <w:jc w:val="both"/>
        <w:rPr>
          <w:b/>
          <w:bCs/>
          <w:sz w:val="28"/>
          <w:szCs w:val="28"/>
          <w:lang w:val="ru-RU"/>
        </w:rPr>
      </w:pPr>
      <w:r w:rsidRPr="00453B75">
        <w:rPr>
          <w:b/>
          <w:bCs/>
          <w:sz w:val="28"/>
          <w:szCs w:val="28"/>
          <w:lang w:val="ru-RU"/>
        </w:rPr>
        <w:lastRenderedPageBreak/>
        <w:t xml:space="preserve">Методы, инструменты правового регулирования </w:t>
      </w:r>
    </w:p>
    <w:p w14:paraId="26E043CB" w14:textId="77777777" w:rsidR="00290D36" w:rsidRPr="00453B75" w:rsidRDefault="00290D36" w:rsidP="009537E0">
      <w:pPr>
        <w:pStyle w:val="ds-markdown-paragraph"/>
        <w:shd w:val="clear" w:color="auto" w:fill="FFFFFF"/>
        <w:spacing w:before="206" w:beforeAutospacing="0" w:after="206" w:afterAutospacing="0" w:line="360" w:lineRule="auto"/>
        <w:ind w:firstLine="709"/>
        <w:jc w:val="both"/>
        <w:rPr>
          <w:sz w:val="28"/>
          <w:szCs w:val="28"/>
          <w:lang w:val="ru-RU"/>
        </w:rPr>
      </w:pPr>
      <w:r w:rsidRPr="00453B75">
        <w:rPr>
          <w:sz w:val="28"/>
          <w:szCs w:val="28"/>
          <w:lang w:val="ru-RU"/>
        </w:rPr>
        <w:t>Значительное количество исследователей в области информационного права придерживаются подхода о том, что для информационного права характерны оба базовых универсальных метода — императивный и диспозитивный</w:t>
      </w:r>
      <w:r w:rsidRPr="00453B75">
        <w:rPr>
          <w:rStyle w:val="ae"/>
          <w:sz w:val="28"/>
          <w:szCs w:val="28"/>
          <w:lang w:val="ru-RU"/>
        </w:rPr>
        <w:footnoteReference w:id="43"/>
      </w:r>
      <w:r w:rsidRPr="00453B75">
        <w:rPr>
          <w:sz w:val="28"/>
          <w:szCs w:val="28"/>
          <w:lang w:val="ru-RU"/>
        </w:rPr>
        <w:t>.</w:t>
      </w:r>
    </w:p>
    <w:p w14:paraId="04958D01" w14:textId="77777777" w:rsidR="00077DCB" w:rsidRPr="00453B75" w:rsidRDefault="00077DCB" w:rsidP="009537E0">
      <w:pPr>
        <w:pStyle w:val="ds-markdown-paragraph"/>
        <w:shd w:val="clear" w:color="auto" w:fill="FFFFFF"/>
        <w:spacing w:before="206" w:beforeAutospacing="0" w:after="206" w:afterAutospacing="0" w:line="360" w:lineRule="auto"/>
        <w:ind w:firstLine="709"/>
        <w:jc w:val="both"/>
        <w:rPr>
          <w:sz w:val="28"/>
          <w:szCs w:val="28"/>
          <w:lang w:val="ru-RU"/>
        </w:rPr>
      </w:pPr>
      <w:r w:rsidRPr="00453B75">
        <w:rPr>
          <w:sz w:val="28"/>
          <w:szCs w:val="28"/>
          <w:lang w:val="ru-RU"/>
        </w:rPr>
        <w:t>Рассолов О.И. пишет о том, что специфического метода правового регулирования информационное право не имеет, для него характерны оба базовых универсальных метода — императивный и диспозитивный</w:t>
      </w:r>
      <w:r w:rsidRPr="00453B75">
        <w:rPr>
          <w:rStyle w:val="ae"/>
          <w:sz w:val="28"/>
          <w:szCs w:val="28"/>
          <w:lang w:val="ru-RU"/>
        </w:rPr>
        <w:footnoteReference w:id="44"/>
      </w:r>
    </w:p>
    <w:p w14:paraId="784F1310" w14:textId="77777777" w:rsidR="00C60EE7" w:rsidRPr="00453B75" w:rsidRDefault="00C60EE7" w:rsidP="00453B75">
      <w:pPr>
        <w:pStyle w:val="10"/>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А.А. Чеботарева пишет о том, что отрасль информационного права обладает методом правового регулирования, сочетающим в себе элементы императивного и диспо</w:t>
      </w:r>
      <w:r w:rsidRPr="00453B75">
        <w:rPr>
          <w:rFonts w:ascii="Times New Roman" w:hAnsi="Times New Roman" w:cs="Times New Roman"/>
          <w:sz w:val="28"/>
          <w:szCs w:val="28"/>
          <w:lang w:val="ru-RU"/>
        </w:rPr>
        <w:softHyphen/>
        <w:t>зитивного начал.</w:t>
      </w:r>
      <w:r w:rsidRPr="00453B75">
        <w:rPr>
          <w:rFonts w:ascii="Times New Roman" w:hAnsi="Times New Roman" w:cs="Times New Roman"/>
          <w:sz w:val="28"/>
          <w:szCs w:val="28"/>
          <w:lang w:val="ru-RU"/>
        </w:rPr>
        <w:br/>
      </w:r>
    </w:p>
    <w:p w14:paraId="0C9B3365" w14:textId="77777777" w:rsidR="00634258" w:rsidRPr="00453B75" w:rsidRDefault="00634258"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Э.В. Талапина пишет о том, что поскольку цифровые технологии применяются в рамках как частного, так и публичного права, такого рода отношения вряд ли возможно регулировать при помощи единого метода</w:t>
      </w:r>
      <w:r w:rsidRPr="00453B75">
        <w:rPr>
          <w:rStyle w:val="ae"/>
          <w:rFonts w:ascii="Times New Roman" w:eastAsia="Times New Roman" w:hAnsi="Times New Roman" w:cs="Times New Roman"/>
          <w:sz w:val="28"/>
          <w:szCs w:val="28"/>
          <w:lang w:val="ru-RU" w:eastAsia="en-GB"/>
        </w:rPr>
        <w:footnoteReference w:id="45"/>
      </w:r>
      <w:r w:rsidRPr="00453B75">
        <w:rPr>
          <w:rFonts w:ascii="Times New Roman" w:eastAsia="Times New Roman" w:hAnsi="Times New Roman" w:cs="Times New Roman"/>
          <w:sz w:val="28"/>
          <w:szCs w:val="28"/>
          <w:lang w:val="ru-RU" w:eastAsia="en-GB"/>
        </w:rPr>
        <w:t>.</w:t>
      </w:r>
    </w:p>
    <w:p w14:paraId="390F506E" w14:textId="77777777" w:rsidR="00634258" w:rsidRPr="00453B75" w:rsidRDefault="00634258" w:rsidP="00453B75">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Рожкова М.А. пишет о том, что нормы, регулирующие отношения, связанные с внедрением и использованием цифровых технологий, не объединены единым методом регулирования, а, следовательно, относятся к различным отраслям права</w:t>
      </w:r>
      <w:r w:rsidRPr="00453B75">
        <w:rPr>
          <w:rStyle w:val="ae"/>
          <w:rFonts w:ascii="Times New Roman" w:eastAsia="Times New Roman" w:hAnsi="Times New Roman" w:cs="Times New Roman"/>
          <w:sz w:val="28"/>
          <w:szCs w:val="28"/>
          <w:lang w:val="ru-RU" w:eastAsia="en-GB"/>
        </w:rPr>
        <w:footnoteReference w:id="46"/>
      </w:r>
      <w:r w:rsidRPr="00453B75">
        <w:rPr>
          <w:rFonts w:ascii="Times New Roman" w:eastAsia="Times New Roman" w:hAnsi="Times New Roman" w:cs="Times New Roman"/>
          <w:sz w:val="28"/>
          <w:szCs w:val="28"/>
          <w:lang w:val="ru-RU" w:eastAsia="en-GB"/>
        </w:rPr>
        <w:t>.</w:t>
      </w:r>
    </w:p>
    <w:p w14:paraId="1B8D6248" w14:textId="77777777" w:rsidR="00030EE4" w:rsidRPr="00453B75" w:rsidRDefault="00030EE4" w:rsidP="00453B75">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Любашиц В.Я., Осинский А.С. пишут с связующей роли информационного права в системе «публичное частное»</w:t>
      </w:r>
      <w:r w:rsidRPr="00453B75">
        <w:rPr>
          <w:rStyle w:val="ae"/>
          <w:rFonts w:ascii="Times New Roman" w:eastAsia="Times New Roman" w:hAnsi="Times New Roman" w:cs="Times New Roman"/>
          <w:sz w:val="28"/>
          <w:szCs w:val="28"/>
          <w:lang w:val="ru-RU" w:eastAsia="en-GB"/>
        </w:rPr>
        <w:footnoteReference w:id="47"/>
      </w:r>
      <w:r w:rsidRPr="00453B75">
        <w:rPr>
          <w:rFonts w:ascii="Times New Roman" w:eastAsia="Times New Roman" w:hAnsi="Times New Roman" w:cs="Times New Roman"/>
          <w:sz w:val="28"/>
          <w:szCs w:val="28"/>
          <w:lang w:val="ru-RU" w:eastAsia="en-GB"/>
        </w:rPr>
        <w:t xml:space="preserve">. </w:t>
      </w:r>
    </w:p>
    <w:p w14:paraId="1A00213A" w14:textId="77777777" w:rsidR="00634258" w:rsidRPr="00453B75" w:rsidRDefault="00634258"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Аналогичного подхода придерживаются, в частности, …. </w:t>
      </w:r>
    </w:p>
    <w:p w14:paraId="120762F9" w14:textId="77777777" w:rsidR="00634258" w:rsidRPr="00453B75" w:rsidRDefault="00634258" w:rsidP="00453B75">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Среди указанных авторов выделяются те, которые говорят о наличии специального правового инструментария (однако все равно в системе норм частного, публичного права)</w:t>
      </w:r>
    </w:p>
    <w:p w14:paraId="406CA713" w14:textId="77777777" w:rsidR="00F37DE2" w:rsidRPr="00453B75" w:rsidRDefault="00F37DE2" w:rsidP="00453B75">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Вместе с тем как отмечают Т.А. Полякова и Троян Н.А. информационное право развивается во многом как публично правовая отрасль, ориентированная на правовое обеспечение и функционирование информационной среды, в том числе и цифровой среды, а также направлено на защиту национального суверенитета и информационной безопасности Российской Федерации в информационной сфере (с.39).</w:t>
      </w:r>
    </w:p>
    <w:p w14:paraId="23525BB8" w14:textId="77777777" w:rsidR="00634258" w:rsidRPr="00453B75" w:rsidRDefault="00F37DE2" w:rsidP="00453B75">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Указанный подход представляется наиболее точным. с </w:t>
      </w:r>
      <w:r w:rsidR="00634258" w:rsidRPr="00453B75">
        <w:rPr>
          <w:rFonts w:ascii="Times New Roman" w:eastAsia="Times New Roman" w:hAnsi="Times New Roman" w:cs="Times New Roman"/>
          <w:sz w:val="28"/>
          <w:szCs w:val="28"/>
          <w:lang w:val="ru-RU" w:eastAsia="en-GB"/>
        </w:rPr>
        <w:t>учетом предмета регулирования и в эпоху серьезных вызовов нужно говорить об императивном методе информационного права и в соответствии с ним выстраивать способы регулирования, набор по содержанию в информационном кодексе РФ</w:t>
      </w:r>
      <w:r w:rsidRPr="00453B75">
        <w:rPr>
          <w:rStyle w:val="ae"/>
          <w:rFonts w:ascii="Times New Roman" w:eastAsia="Times New Roman" w:hAnsi="Times New Roman" w:cs="Times New Roman"/>
          <w:sz w:val="28"/>
          <w:szCs w:val="28"/>
          <w:lang w:val="ru-RU" w:eastAsia="en-GB"/>
        </w:rPr>
        <w:footnoteReference w:id="48"/>
      </w:r>
      <w:r w:rsidR="00634258" w:rsidRPr="00453B75">
        <w:rPr>
          <w:rFonts w:ascii="Times New Roman" w:eastAsia="Times New Roman" w:hAnsi="Times New Roman" w:cs="Times New Roman"/>
          <w:sz w:val="28"/>
          <w:szCs w:val="28"/>
          <w:lang w:val="ru-RU" w:eastAsia="en-GB"/>
        </w:rPr>
        <w:t xml:space="preserve">. </w:t>
      </w:r>
    </w:p>
    <w:p w14:paraId="29957730" w14:textId="77777777" w:rsidR="00256162" w:rsidRPr="00453B75" w:rsidRDefault="00256162" w:rsidP="00453B75">
      <w:pPr>
        <w:pStyle w:val="ds-markdown-paragraph"/>
        <w:shd w:val="clear" w:color="auto" w:fill="FFFFFF"/>
        <w:spacing w:before="206" w:beforeAutospacing="0" w:after="206" w:afterAutospacing="0" w:line="360" w:lineRule="auto"/>
        <w:ind w:firstLine="709"/>
        <w:jc w:val="both"/>
        <w:rPr>
          <w:sz w:val="28"/>
          <w:szCs w:val="28"/>
          <w:lang w:val="ru-RU"/>
        </w:rPr>
      </w:pPr>
      <w:r w:rsidRPr="00453B75">
        <w:rPr>
          <w:sz w:val="28"/>
          <w:szCs w:val="28"/>
          <w:lang w:val="ru-RU"/>
        </w:rPr>
        <w:lastRenderedPageBreak/>
        <w:t>В условиях цифровизации императивный метод должен преобладать в целях контроля автономной среды, минимизации киберпреступности, обеспечения информационной безопасности и др.</w:t>
      </w:r>
    </w:p>
    <w:p w14:paraId="660A4201" w14:textId="77777777" w:rsidR="00256162" w:rsidRPr="00453B75" w:rsidRDefault="00256162" w:rsidP="00453B75">
      <w:pPr>
        <w:spacing w:after="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 xml:space="preserve">Императивным методом </w:t>
      </w:r>
      <w:r w:rsidRPr="00453B75">
        <w:rPr>
          <w:rFonts w:ascii="Times New Roman" w:eastAsia="Times New Roman" w:hAnsi="Times New Roman" w:cs="Times New Roman"/>
          <w:bCs/>
          <w:sz w:val="28"/>
          <w:szCs w:val="28"/>
          <w:lang w:val="ru-RU" w:eastAsia="en-GB"/>
        </w:rPr>
        <w:t xml:space="preserve">регулируются отношения </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 xml:space="preserve"> в сфере защиты персональных данных, противодействия киберпреступности, регулирования деятельности операторов критической информационной инфраструктуры (КИИ). Здесь государство устанавливает жесткие обязательные требования и запреты.</w:t>
      </w:r>
    </w:p>
    <w:p w14:paraId="32930AD6" w14:textId="77777777" w:rsidR="00634258" w:rsidRPr="00453B75" w:rsidRDefault="00634258" w:rsidP="00453B75">
      <w:pPr>
        <w:shd w:val="clear" w:color="auto" w:fill="FFFFFF"/>
        <w:spacing w:before="24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Вместе с тем, специальные способы, приемы регулирования действительно есть, однако они в равной степени применимы к иным отраслям права (цифровизация финансового рынка и пр.) и в этой связи должны исследоваться в первую очередь в рамках науки теории государства и права. </w:t>
      </w:r>
    </w:p>
    <w:p w14:paraId="4E1391DA" w14:textId="77777777" w:rsidR="00256162" w:rsidRPr="00453B75" w:rsidRDefault="00634258" w:rsidP="00453B75">
      <w:pPr>
        <w:spacing w:after="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этой связи к информационному праву как отрасли могут быть релевантны особые приемы, методы, способы регулирования, разработанные в теории ГиП.</w:t>
      </w:r>
      <w:r w:rsidR="00256162" w:rsidRPr="00453B75">
        <w:rPr>
          <w:rFonts w:ascii="Times New Roman" w:hAnsi="Times New Roman" w:cs="Times New Roman"/>
          <w:sz w:val="28"/>
          <w:szCs w:val="28"/>
          <w:lang w:val="ru-RU"/>
        </w:rPr>
        <w:t xml:space="preserve"> выработки</w:t>
      </w:r>
      <w:r w:rsidR="00256162" w:rsidRPr="00453B75">
        <w:rPr>
          <w:rFonts w:ascii="Times New Roman" w:hAnsi="Times New Roman" w:cs="Times New Roman"/>
          <w:sz w:val="28"/>
          <w:szCs w:val="28"/>
        </w:rPr>
        <w:t> </w:t>
      </w:r>
      <w:r w:rsidR="00256162" w:rsidRPr="00453B75">
        <w:rPr>
          <w:rStyle w:val="a3"/>
          <w:rFonts w:ascii="Times New Roman" w:hAnsi="Times New Roman" w:cs="Times New Roman"/>
          <w:i/>
          <w:sz w:val="28"/>
          <w:szCs w:val="28"/>
          <w:lang w:val="ru-RU"/>
        </w:rPr>
        <w:t>дополнительных параметров,</w:t>
      </w:r>
      <w:r w:rsidR="00256162" w:rsidRPr="00453B75">
        <w:rPr>
          <w:rFonts w:ascii="Times New Roman" w:hAnsi="Times New Roman" w:cs="Times New Roman"/>
          <w:b/>
          <w:i/>
          <w:sz w:val="28"/>
          <w:szCs w:val="28"/>
          <w:lang w:val="ru-RU"/>
        </w:rPr>
        <w:t xml:space="preserve"> характеризующих</w:t>
      </w:r>
      <w:r w:rsidR="00256162" w:rsidRPr="00453B75">
        <w:rPr>
          <w:rFonts w:ascii="Times New Roman" w:hAnsi="Times New Roman" w:cs="Times New Roman"/>
          <w:sz w:val="28"/>
          <w:szCs w:val="28"/>
          <w:lang w:val="ru-RU"/>
        </w:rPr>
        <w:t xml:space="preserve"> метод информационного права</w:t>
      </w:r>
    </w:p>
    <w:p w14:paraId="5FCF376D" w14:textId="77777777" w:rsidR="00256162" w:rsidRPr="00453B75" w:rsidRDefault="00256162" w:rsidP="00453B75">
      <w:pPr>
        <w:spacing w:after="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Универсальный </w:t>
      </w:r>
      <w:r w:rsidRPr="00453B75">
        <w:rPr>
          <w:rFonts w:ascii="Times New Roman" w:hAnsi="Times New Roman" w:cs="Times New Roman"/>
          <w:sz w:val="28"/>
          <w:szCs w:val="28"/>
          <w:lang w:val="ru-RU"/>
        </w:rPr>
        <w:t>характер информационной среды для различных отраслей права подчеркивает необходимость выработки</w:t>
      </w:r>
      <w:r w:rsidRPr="00453B75">
        <w:rPr>
          <w:rFonts w:ascii="Times New Roman" w:hAnsi="Times New Roman" w:cs="Times New Roman"/>
          <w:sz w:val="28"/>
          <w:szCs w:val="28"/>
        </w:rPr>
        <w:t> </w:t>
      </w:r>
      <w:r w:rsidRPr="00453B75">
        <w:rPr>
          <w:rStyle w:val="a3"/>
          <w:rFonts w:ascii="Times New Roman" w:hAnsi="Times New Roman" w:cs="Times New Roman"/>
          <w:i/>
          <w:sz w:val="28"/>
          <w:szCs w:val="28"/>
          <w:lang w:val="ru-RU"/>
        </w:rPr>
        <w:t>дополнительных параметров,</w:t>
      </w:r>
      <w:r w:rsidRPr="00453B75">
        <w:rPr>
          <w:rFonts w:ascii="Times New Roman" w:hAnsi="Times New Roman" w:cs="Times New Roman"/>
          <w:b/>
          <w:i/>
          <w:sz w:val="28"/>
          <w:szCs w:val="28"/>
          <w:lang w:val="ru-RU"/>
        </w:rPr>
        <w:t xml:space="preserve"> характеризующих</w:t>
      </w:r>
      <w:r w:rsidRPr="00453B75">
        <w:rPr>
          <w:rFonts w:ascii="Times New Roman" w:hAnsi="Times New Roman" w:cs="Times New Roman"/>
          <w:sz w:val="28"/>
          <w:szCs w:val="28"/>
          <w:lang w:val="ru-RU"/>
        </w:rPr>
        <w:t xml:space="preserve"> метод информационного права как отрасли права. В качестве таких параметров могут выступать особые инструменты </w:t>
      </w:r>
      <w:r w:rsidRPr="00453B75">
        <w:rPr>
          <w:rFonts w:ascii="Times New Roman" w:hAnsi="Times New Roman" w:cs="Times New Roman"/>
          <w:sz w:val="28"/>
          <w:szCs w:val="28"/>
          <w:lang w:val="ru-RU"/>
        </w:rPr>
        <w:lastRenderedPageBreak/>
        <w:t xml:space="preserve">правового регулирования, экспериментальные правовые режимы (с целью их </w:t>
      </w:r>
      <w:r w:rsidRPr="00453B75">
        <w:rPr>
          <w:rFonts w:ascii="Times New Roman" w:eastAsia="Times New Roman" w:hAnsi="Times New Roman" w:cs="Times New Roman"/>
          <w:sz w:val="28"/>
          <w:szCs w:val="28"/>
          <w:lang w:val="ru-RU" w:eastAsia="en-GB"/>
        </w:rPr>
        <w:t>последующего переноса в постоянные) и другие.</w:t>
      </w:r>
    </w:p>
    <w:p w14:paraId="2B8E4BA2" w14:textId="77777777" w:rsidR="00256162" w:rsidRPr="00453B75" w:rsidRDefault="00256162" w:rsidP="00453B75">
      <w:pPr>
        <w:spacing w:after="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Яркая особенность метода информационного права проистекает из специфических характеристик самой информационной среды, которая потенциально может выходить из-под контроля регулятора, что требует разработки особых механизмов воздействия.</w:t>
      </w:r>
    </w:p>
    <w:p w14:paraId="0CF84312" w14:textId="77777777" w:rsidR="00256162" w:rsidRPr="00453B75" w:rsidRDefault="00256162" w:rsidP="00453B75">
      <w:pPr>
        <w:spacing w:after="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Специфику</w:t>
      </w:r>
      <w:r w:rsidRPr="00453B75">
        <w:rPr>
          <w:rFonts w:ascii="Times New Roman" w:hAnsi="Times New Roman" w:cs="Times New Roman"/>
          <w:sz w:val="28"/>
          <w:szCs w:val="28"/>
          <w:lang w:val="ru-RU"/>
        </w:rPr>
        <w:t xml:space="preserve"> метода информационного права с точки зрения инструментов регулирования составляют</w:t>
      </w:r>
      <w:r w:rsidRPr="00453B75">
        <w:rPr>
          <w:rFonts w:ascii="Times New Roman" w:hAnsi="Times New Roman" w:cs="Times New Roman"/>
          <w:sz w:val="28"/>
          <w:szCs w:val="28"/>
        </w:rPr>
        <w:t> </w:t>
      </w:r>
      <w:r w:rsidRPr="00453B75">
        <w:rPr>
          <w:rStyle w:val="a3"/>
          <w:rFonts w:ascii="Times New Roman" w:hAnsi="Times New Roman" w:cs="Times New Roman"/>
          <w:b w:val="0"/>
          <w:i/>
          <w:sz w:val="28"/>
          <w:szCs w:val="28"/>
          <w:lang w:val="ru-RU"/>
        </w:rPr>
        <w:t>встроенное регулирование</w:t>
      </w:r>
      <w:r w:rsidRPr="00453B75">
        <w:rPr>
          <w:rFonts w:ascii="Times New Roman" w:hAnsi="Times New Roman" w:cs="Times New Roman"/>
          <w:i/>
          <w:sz w:val="28"/>
          <w:szCs w:val="28"/>
        </w:rPr>
        <w:t> </w:t>
      </w:r>
      <w:r w:rsidRPr="00453B75">
        <w:rPr>
          <w:rFonts w:ascii="Times New Roman" w:hAnsi="Times New Roman" w:cs="Times New Roman"/>
          <w:i/>
          <w:sz w:val="28"/>
          <w:szCs w:val="28"/>
          <w:lang w:val="ru-RU"/>
        </w:rPr>
        <w:t>и</w:t>
      </w:r>
      <w:r w:rsidRPr="00453B75">
        <w:rPr>
          <w:rStyle w:val="a3"/>
          <w:rFonts w:ascii="Times New Roman" w:hAnsi="Times New Roman" w:cs="Times New Roman"/>
          <w:b w:val="0"/>
          <w:i/>
          <w:sz w:val="28"/>
          <w:szCs w:val="28"/>
          <w:lang w:val="ru-RU"/>
        </w:rPr>
        <w:t xml:space="preserve"> надзор</w:t>
      </w:r>
      <w:r w:rsidRPr="00453B75">
        <w:rPr>
          <w:rFonts w:ascii="Times New Roman" w:hAnsi="Times New Roman" w:cs="Times New Roman"/>
          <w:sz w:val="28"/>
          <w:szCs w:val="28"/>
          <w:lang w:val="ru-RU"/>
        </w:rPr>
        <w:t xml:space="preserve">, при котором </w:t>
      </w:r>
      <w:r w:rsidRPr="00453B75">
        <w:rPr>
          <w:rFonts w:ascii="Times New Roman" w:eastAsia="Times New Roman" w:hAnsi="Times New Roman" w:cs="Times New Roman"/>
          <w:sz w:val="28"/>
          <w:szCs w:val="28"/>
          <w:lang w:val="ru-RU" w:eastAsia="en-GB"/>
        </w:rPr>
        <w:t>юридические нормы "встраиваются" в архитектуру цифровых систем и платформ.</w:t>
      </w:r>
    </w:p>
    <w:p w14:paraId="2B31CC60" w14:textId="77777777" w:rsidR="00256162" w:rsidRPr="00453B75" w:rsidRDefault="00256162" w:rsidP="00453B75">
      <w:pPr>
        <w:spacing w:after="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Правила поведения программируются непосредственно в код, интерфейс или алгоритм, что делает их соблюдение технически обязательным. </w:t>
      </w:r>
      <w:r w:rsidRPr="00453B75">
        <w:rPr>
          <w:rFonts w:ascii="Times New Roman" w:eastAsia="Times New Roman" w:hAnsi="Times New Roman" w:cs="Times New Roman"/>
          <w:i/>
          <w:sz w:val="28"/>
          <w:szCs w:val="28"/>
          <w:lang w:val="ru-RU" w:eastAsia="en-GB"/>
        </w:rPr>
        <w:t>Примерами</w:t>
      </w:r>
      <w:r w:rsidRPr="00453B75">
        <w:rPr>
          <w:rFonts w:ascii="Times New Roman" w:eastAsia="Times New Roman" w:hAnsi="Times New Roman" w:cs="Times New Roman"/>
          <w:sz w:val="28"/>
          <w:szCs w:val="28"/>
          <w:lang w:val="ru-RU" w:eastAsia="en-GB"/>
        </w:rPr>
        <w:t xml:space="preserve"> инструментов встроенного регулирования и надзора являются: </w:t>
      </w:r>
    </w:p>
    <w:p w14:paraId="307A599D" w14:textId="77777777" w:rsidR="00256162" w:rsidRPr="00453B75" w:rsidRDefault="00256162" w:rsidP="00453B75">
      <w:pPr>
        <w:spacing w:after="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Настройки конфиденциальности в соцсетях: вы не можете получить доступ к данным, которые платформа вам программно не показывает.</w:t>
      </w:r>
    </w:p>
    <w:p w14:paraId="60CCB499" w14:textId="77777777" w:rsidR="00256162" w:rsidRPr="00453B75" w:rsidRDefault="00256162" w:rsidP="00453B75">
      <w:pPr>
        <w:spacing w:after="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DRM-системы, технически препятствующие копированию контента.</w:t>
      </w:r>
    </w:p>
    <w:p w14:paraId="2839463F" w14:textId="77777777" w:rsidR="00256162" w:rsidRPr="00453B75" w:rsidRDefault="00256162" w:rsidP="00453B75">
      <w:pPr>
        <w:spacing w:after="0"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Смарт-контракты, которые автоматически исполняются при наступлении определенных условий, минуя традиционные правовые процедуры.</w:t>
      </w:r>
    </w:p>
    <w:p w14:paraId="3848B19C" w14:textId="77777777" w:rsidR="00256162" w:rsidRPr="00453B75" w:rsidRDefault="00256162" w:rsidP="00453B75">
      <w:pPr>
        <w:shd w:val="clear" w:color="auto" w:fill="FFFFFF"/>
        <w:spacing w:line="360" w:lineRule="auto"/>
        <w:jc w:val="both"/>
        <w:rPr>
          <w:rFonts w:ascii="Times New Roman" w:eastAsia="Times New Roman" w:hAnsi="Times New Roman" w:cs="Times New Roman"/>
          <w:sz w:val="28"/>
          <w:szCs w:val="28"/>
          <w:lang w:val="ru-RU" w:eastAsia="en-GB"/>
        </w:rPr>
      </w:pPr>
    </w:p>
    <w:p w14:paraId="57D27587" w14:textId="77777777" w:rsidR="00243CB6" w:rsidRPr="00453B75" w:rsidRDefault="00243CB6"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Система информационного (цифрового) права</w:t>
      </w:r>
    </w:p>
    <w:p w14:paraId="3FF39D4D" w14:textId="77777777" w:rsidR="00243CB6" w:rsidRPr="00453B75" w:rsidRDefault="00243CB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Как уже было отмечено значительная часть исследований и наработок в области информационного (цифрового) права разграничивают классический сегмент информационного права (информационное право как оборот информации) и цифровое (компьютерное, кибер .. и т.д. право). </w:t>
      </w:r>
    </w:p>
    <w:p w14:paraId="7FE663F7" w14:textId="77777777" w:rsidR="00243CB6" w:rsidRPr="00453B75" w:rsidRDefault="00243CB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Указанный тренд также нашел отражение на подходы к систематизации на уровне информационного кодекса или цифрового кодекса соответственно. </w:t>
      </w:r>
    </w:p>
    <w:p w14:paraId="4496087F" w14:textId="77777777" w:rsidR="00243CB6" w:rsidRPr="00453B75" w:rsidRDefault="00243CB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Доктринальные подходы могут использоваться при определении структуры информационного (цифрового) кодекса. </w:t>
      </w:r>
    </w:p>
    <w:p w14:paraId="4AD0BD16" w14:textId="77777777" w:rsidR="00243CB6" w:rsidRPr="00453B75" w:rsidRDefault="00243CB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связи с этим целесообразно рассмотреть указанные подходы. </w:t>
      </w:r>
    </w:p>
    <w:p w14:paraId="44F2E3BC" w14:textId="77777777" w:rsidR="000636F1" w:rsidRPr="00453B75" w:rsidRDefault="000636F1" w:rsidP="00453B75">
      <w:pPr>
        <w:pStyle w:val="af5"/>
        <w:spacing w:before="0" w:beforeAutospacing="0" w:after="0" w:afterAutospacing="0" w:line="360" w:lineRule="auto"/>
        <w:ind w:firstLine="540"/>
        <w:jc w:val="both"/>
        <w:rPr>
          <w:sz w:val="28"/>
          <w:szCs w:val="28"/>
        </w:rPr>
      </w:pPr>
      <w:r w:rsidRPr="00453B75">
        <w:rPr>
          <w:sz w:val="28"/>
          <w:szCs w:val="28"/>
          <w:lang w:eastAsia="en-GB"/>
        </w:rPr>
        <w:t>согласно Стратегии развития Цифровой кодекс должен обеспечить комплексное регулирование использования сетей связи и инфраструктуры связи, а также развития информационных технологий</w:t>
      </w:r>
      <w:r w:rsidRPr="00453B75">
        <w:rPr>
          <w:rStyle w:val="ae"/>
          <w:sz w:val="28"/>
          <w:szCs w:val="28"/>
        </w:rPr>
        <w:footnoteReference w:id="49"/>
      </w:r>
      <w:r w:rsidRPr="00453B75">
        <w:rPr>
          <w:sz w:val="28"/>
          <w:szCs w:val="28"/>
        </w:rPr>
        <w:t>.</w:t>
      </w:r>
    </w:p>
    <w:p w14:paraId="35178EF8" w14:textId="77777777" w:rsidR="00AD58AD" w:rsidRPr="00453B75" w:rsidRDefault="00AD58AD"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p>
    <w:p w14:paraId="63D49A9B" w14:textId="77777777" w:rsidR="005B7939" w:rsidRPr="00453B75" w:rsidRDefault="005B7939"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 xml:space="preserve">Система информационного кодекса </w:t>
      </w:r>
    </w:p>
    <w:p w14:paraId="6E3C1654" w14:textId="77777777" w:rsidR="0078704C" w:rsidRPr="00453B75" w:rsidRDefault="0078704C" w:rsidP="00453B75">
      <w:pPr>
        <w:pStyle w:val="af5"/>
        <w:spacing w:before="0" w:beforeAutospacing="0" w:after="0" w:afterAutospacing="0" w:line="360" w:lineRule="auto"/>
        <w:ind w:firstLine="540"/>
        <w:jc w:val="both"/>
        <w:rPr>
          <w:rFonts w:eastAsiaTheme="minorHAnsi"/>
          <w:sz w:val="28"/>
          <w:szCs w:val="28"/>
          <w:lang w:eastAsia="en-US"/>
        </w:rPr>
      </w:pPr>
    </w:p>
    <w:p w14:paraId="1231958C" w14:textId="77777777" w:rsidR="0078704C" w:rsidRPr="00453B75" w:rsidRDefault="0078704C" w:rsidP="00453B75">
      <w:pPr>
        <w:pStyle w:val="af5"/>
        <w:spacing w:before="0" w:beforeAutospacing="0" w:after="0" w:afterAutospacing="0" w:line="360" w:lineRule="auto"/>
        <w:ind w:firstLine="540"/>
        <w:jc w:val="both"/>
        <w:rPr>
          <w:rFonts w:eastAsiaTheme="minorHAnsi"/>
          <w:b/>
          <w:sz w:val="28"/>
          <w:szCs w:val="28"/>
          <w:lang w:eastAsia="en-US"/>
        </w:rPr>
      </w:pPr>
      <w:r w:rsidRPr="00453B75">
        <w:rPr>
          <w:rFonts w:eastAsiaTheme="minorHAnsi"/>
          <w:b/>
          <w:sz w:val="28"/>
          <w:szCs w:val="28"/>
          <w:lang w:eastAsia="en-US"/>
        </w:rPr>
        <w:t xml:space="preserve">П.В. Уваров </w:t>
      </w:r>
    </w:p>
    <w:p w14:paraId="1342C73F" w14:textId="77777777" w:rsidR="0078704C" w:rsidRPr="00453B75" w:rsidRDefault="0078704C"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Крупные структуры, концептуально определяющие макромодель будущего Информационного кодекса могут быть представлены в от</w:t>
      </w:r>
      <w:r w:rsidRPr="00453B75">
        <w:rPr>
          <w:rFonts w:ascii="Times New Roman" w:hAnsi="Times New Roman" w:cs="Times New Roman"/>
          <w:sz w:val="28"/>
          <w:szCs w:val="28"/>
          <w:lang w:val="ru-RU"/>
        </w:rPr>
        <w:softHyphen/>
        <w:t>дельных блоках:</w:t>
      </w:r>
    </w:p>
    <w:p w14:paraId="03E275E3" w14:textId="77777777" w:rsidR="0078704C" w:rsidRPr="00453B75" w:rsidRDefault="0078704C"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 xml:space="preserve">1.Общие положения правового регулирования. </w:t>
      </w:r>
      <w:r w:rsidRPr="00453B75">
        <w:rPr>
          <w:rFonts w:ascii="Times New Roman" w:hAnsi="Times New Roman" w:cs="Times New Roman"/>
          <w:sz w:val="28"/>
          <w:szCs w:val="28"/>
          <w:lang w:val="ru-RU"/>
        </w:rPr>
        <w:t xml:space="preserve">Большая их часть </w:t>
      </w:r>
      <w:r w:rsidRPr="00453B75">
        <w:rPr>
          <w:rFonts w:ascii="Times New Roman" w:hAnsi="Times New Roman" w:cs="Times New Roman"/>
          <w:sz w:val="28"/>
          <w:szCs w:val="28"/>
          <w:lang w:val="ru-RU"/>
        </w:rPr>
        <w:lastRenderedPageBreak/>
        <w:t>сегодня зафиксирована в базовом Федеральном законе «Об инфор</w:t>
      </w:r>
      <w:r w:rsidRPr="00453B75">
        <w:rPr>
          <w:rFonts w:ascii="Times New Roman" w:hAnsi="Times New Roman" w:cs="Times New Roman"/>
          <w:sz w:val="28"/>
          <w:szCs w:val="28"/>
          <w:lang w:val="ru-RU"/>
        </w:rPr>
        <w:softHyphen/>
        <w:t>мации, информационных технологиях и о защите информации» (по</w:t>
      </w:r>
      <w:r w:rsidRPr="00453B75">
        <w:rPr>
          <w:rFonts w:ascii="Times New Roman" w:hAnsi="Times New Roman" w:cs="Times New Roman"/>
          <w:sz w:val="28"/>
          <w:szCs w:val="28"/>
          <w:lang w:val="ru-RU"/>
        </w:rPr>
        <w:softHyphen/>
        <w:t>нятийный аппарат, принципы, субъекты и объекты, общий правовой режим информации и информационной деятельности).</w:t>
      </w:r>
    </w:p>
    <w:p w14:paraId="21D12935" w14:textId="77777777" w:rsidR="0078704C" w:rsidRPr="00453B75" w:rsidRDefault="0078704C"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2.Телекоммуникационные законы</w:t>
      </w:r>
      <w:r w:rsidRPr="00453B75">
        <w:rPr>
          <w:rFonts w:ascii="Times New Roman" w:hAnsi="Times New Roman" w:cs="Times New Roman"/>
          <w:sz w:val="28"/>
          <w:szCs w:val="28"/>
          <w:lang w:val="ru-RU"/>
        </w:rPr>
        <w:t>, которые в будущем Информаци</w:t>
      </w:r>
      <w:r w:rsidRPr="00453B75">
        <w:rPr>
          <w:rFonts w:ascii="Times New Roman" w:hAnsi="Times New Roman" w:cs="Times New Roman"/>
          <w:sz w:val="28"/>
          <w:szCs w:val="28"/>
          <w:lang w:val="ru-RU"/>
        </w:rPr>
        <w:softHyphen/>
        <w:t>онном кодексе станут отдельным его разделом. Федеральный закон «О связи», Федеральный закон «О распространении информации», новая редакция Федерального закона «О рекламе», новая редакции Закона «О СМИ», Федеральный закон «Об омнимедиа».</w:t>
      </w:r>
    </w:p>
    <w:p w14:paraId="7026A261" w14:textId="77777777" w:rsidR="0078704C" w:rsidRPr="00453B75" w:rsidRDefault="0078704C"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3.Цифровые законы</w:t>
      </w:r>
      <w:r w:rsidRPr="00453B75">
        <w:rPr>
          <w:rFonts w:ascii="Times New Roman" w:hAnsi="Times New Roman" w:cs="Times New Roman"/>
          <w:sz w:val="28"/>
          <w:szCs w:val="28"/>
          <w:lang w:val="ru-RU"/>
        </w:rPr>
        <w:t>, которые в Информационном кодексе бу</w:t>
      </w:r>
      <w:r w:rsidRPr="00453B75">
        <w:rPr>
          <w:rFonts w:ascii="Times New Roman" w:hAnsi="Times New Roman" w:cs="Times New Roman"/>
          <w:sz w:val="28"/>
          <w:szCs w:val="28"/>
          <w:lang w:val="ru-RU"/>
        </w:rPr>
        <w:softHyphen/>
        <w:t>дут определять режим объектов высокотехнологичного характера. Федеральный закон «Об обороте данных, Федеральный закон «Об электронной подписи и электронном документообороте», Федераль</w:t>
      </w:r>
      <w:r w:rsidRPr="00453B75">
        <w:rPr>
          <w:rFonts w:ascii="Times New Roman" w:hAnsi="Times New Roman" w:cs="Times New Roman"/>
          <w:sz w:val="28"/>
          <w:szCs w:val="28"/>
          <w:lang w:val="ru-RU"/>
        </w:rPr>
        <w:softHyphen/>
        <w:t>ный закон «Об электронном взаимодействии (экосистеме цифровой экономики)», Федеральный закон «О больших данных», Федеральный закон «Об интернете вещей», Федеральный закон «Об использовании искусственного интеллекта» и др.</w:t>
      </w:r>
    </w:p>
    <w:p w14:paraId="1530520F" w14:textId="77777777" w:rsidR="0078704C" w:rsidRPr="00453B75" w:rsidRDefault="0078704C"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4.Информационная безопасность</w:t>
      </w:r>
      <w:r w:rsidRPr="00453B75">
        <w:rPr>
          <w:rFonts w:ascii="Times New Roman" w:hAnsi="Times New Roman" w:cs="Times New Roman"/>
          <w:sz w:val="28"/>
          <w:szCs w:val="28"/>
          <w:lang w:val="ru-RU"/>
        </w:rPr>
        <w:t>. Федеральный закон «Об инфор</w:t>
      </w:r>
      <w:r w:rsidRPr="00453B75">
        <w:rPr>
          <w:rFonts w:ascii="Times New Roman" w:hAnsi="Times New Roman" w:cs="Times New Roman"/>
          <w:sz w:val="28"/>
          <w:szCs w:val="28"/>
          <w:lang w:val="ru-RU"/>
        </w:rPr>
        <w:softHyphen/>
        <w:t>мационной безопасности», Федеральный закон «О государственной тайне», Федеральный закон «О служебной тайне», Федеральный закон «О коммерческой тайне», Федеральный закон «О профессиональных тайна», Федеральный закон «О персональных данных и цифровом профиле» и др.</w:t>
      </w:r>
    </w:p>
    <w:p w14:paraId="79C8D5CC" w14:textId="77777777" w:rsidR="001756E4" w:rsidRPr="00453B75" w:rsidRDefault="001756E4" w:rsidP="00453B75">
      <w:pPr>
        <w:pStyle w:val="af5"/>
        <w:spacing w:before="0" w:beforeAutospacing="0" w:after="0" w:afterAutospacing="0" w:line="360" w:lineRule="auto"/>
        <w:ind w:firstLine="540"/>
        <w:jc w:val="both"/>
        <w:rPr>
          <w:rFonts w:eastAsiaTheme="minorHAnsi"/>
          <w:sz w:val="28"/>
          <w:szCs w:val="28"/>
          <w:lang w:eastAsia="en-US"/>
        </w:rPr>
      </w:pPr>
    </w:p>
    <w:p w14:paraId="28BEF6D6" w14:textId="77777777" w:rsidR="00D645C8" w:rsidRPr="00453B75" w:rsidRDefault="00D645C8" w:rsidP="00453B75">
      <w:pPr>
        <w:pStyle w:val="af5"/>
        <w:spacing w:before="0" w:beforeAutospacing="0" w:after="0" w:afterAutospacing="0" w:line="360" w:lineRule="auto"/>
        <w:ind w:firstLine="540"/>
        <w:jc w:val="both"/>
        <w:rPr>
          <w:sz w:val="28"/>
          <w:szCs w:val="28"/>
          <w:lang w:eastAsia="en-GB"/>
        </w:rPr>
      </w:pPr>
      <w:r w:rsidRPr="00453B75">
        <w:rPr>
          <w:b/>
          <w:sz w:val="28"/>
          <w:szCs w:val="28"/>
          <w:lang w:eastAsia="en-GB"/>
        </w:rPr>
        <w:t>Полякова Т.А., Троян Н.А.</w:t>
      </w:r>
      <w:r w:rsidRPr="00453B75">
        <w:rPr>
          <w:sz w:val="28"/>
          <w:szCs w:val="28"/>
          <w:lang w:eastAsia="en-GB"/>
        </w:rPr>
        <w:t xml:space="preserve"> в качестве приоритетных направлений развития информационного права </w:t>
      </w:r>
      <w:r w:rsidR="003E6352" w:rsidRPr="00453B75">
        <w:rPr>
          <w:sz w:val="28"/>
          <w:szCs w:val="28"/>
          <w:lang w:eastAsia="en-GB"/>
        </w:rPr>
        <w:t>в условиях цифровой трансформации</w:t>
      </w:r>
      <w:r w:rsidRPr="00453B75">
        <w:rPr>
          <w:sz w:val="28"/>
          <w:szCs w:val="28"/>
          <w:lang w:eastAsia="en-GB"/>
        </w:rPr>
        <w:t xml:space="preserve"> </w:t>
      </w:r>
      <w:r w:rsidRPr="00453B75">
        <w:rPr>
          <w:sz w:val="28"/>
          <w:szCs w:val="28"/>
          <w:lang w:eastAsia="en-GB"/>
        </w:rPr>
        <w:lastRenderedPageBreak/>
        <w:t>необходимо рассматривать разработку методологии (обоснование с позиции информационного права появления новых информационных, технологических и иных методов); обоснование институционализации правовых норм в области персональных данных, идентификации, аутентификации, конфиденциальности, информационной инфраструктуры, юридической ответственности, «цифровой зрелости» и др.; нового понятийного и терминологического аппарата, формирования системы обеспечения информационной безопасности, правового и иного регулирования в области ИИ и робототехники, модификация и актуализация классификаторов и рубрикаторов для систематизации законодательства на современном уровне, обеспечение доступности правовой информации, новых подходу к систематизации и кодификации информационного законодательства и др. [12, c. 21]. (С.38)</w:t>
      </w:r>
      <w:r w:rsidRPr="00453B75">
        <w:rPr>
          <w:rStyle w:val="ae"/>
          <w:sz w:val="28"/>
          <w:szCs w:val="28"/>
          <w:lang w:eastAsia="en-GB"/>
        </w:rPr>
        <w:footnoteReference w:id="50"/>
      </w:r>
      <w:r w:rsidR="003E6352" w:rsidRPr="00453B75">
        <w:rPr>
          <w:sz w:val="28"/>
          <w:szCs w:val="28"/>
          <w:lang w:eastAsia="en-GB"/>
        </w:rPr>
        <w:t>.</w:t>
      </w:r>
    </w:p>
    <w:p w14:paraId="41102FCE" w14:textId="77777777" w:rsidR="00F0590B" w:rsidRPr="00453B75" w:rsidRDefault="00F0590B" w:rsidP="00453B75">
      <w:pPr>
        <w:shd w:val="clear" w:color="auto" w:fill="FFFFFF"/>
        <w:spacing w:line="360" w:lineRule="auto"/>
        <w:jc w:val="both"/>
        <w:rPr>
          <w:rFonts w:ascii="Times New Roman" w:eastAsia="Times New Roman" w:hAnsi="Times New Roman" w:cs="Times New Roman"/>
          <w:sz w:val="28"/>
          <w:szCs w:val="28"/>
          <w:lang w:val="ru-RU" w:eastAsia="en-GB"/>
        </w:rPr>
      </w:pPr>
    </w:p>
    <w:p w14:paraId="2506D74A" w14:textId="77777777" w:rsidR="0078704C" w:rsidRPr="00453B75" w:rsidRDefault="0078704C" w:rsidP="00453B75">
      <w:pPr>
        <w:pStyle w:val="af5"/>
        <w:spacing w:before="0" w:beforeAutospacing="0" w:after="0" w:afterAutospacing="0" w:line="360" w:lineRule="auto"/>
        <w:ind w:firstLine="540"/>
        <w:jc w:val="both"/>
        <w:rPr>
          <w:rFonts w:eastAsiaTheme="minorHAnsi"/>
          <w:sz w:val="28"/>
          <w:szCs w:val="28"/>
          <w:lang w:eastAsia="en-US"/>
        </w:rPr>
      </w:pPr>
      <w:r w:rsidRPr="00453B75">
        <w:rPr>
          <w:sz w:val="28"/>
          <w:szCs w:val="28"/>
          <w:lang w:eastAsia="en-GB"/>
        </w:rPr>
        <w:t xml:space="preserve">По мнению </w:t>
      </w:r>
      <w:r w:rsidRPr="00453B75">
        <w:rPr>
          <w:b/>
          <w:sz w:val="28"/>
          <w:szCs w:val="28"/>
          <w:lang w:eastAsia="en-GB"/>
        </w:rPr>
        <w:t>Нестерова А.В.</w:t>
      </w:r>
      <w:r w:rsidRPr="00453B75">
        <w:rPr>
          <w:sz w:val="28"/>
          <w:szCs w:val="28"/>
          <w:lang w:eastAsia="en-GB"/>
        </w:rPr>
        <w:t xml:space="preserve"> в центре внимания Информационного кодекса РФ должна быть персона (человек и гражданин), так как именно персона продуцирует ИКП, работает с ними, а с другой стороны, она является слабой стороной</w:t>
      </w:r>
      <w:r w:rsidRPr="00453B75">
        <w:rPr>
          <w:rStyle w:val="ae"/>
          <w:rFonts w:eastAsiaTheme="minorHAnsi"/>
          <w:sz w:val="28"/>
          <w:szCs w:val="28"/>
          <w:lang w:eastAsia="en-US"/>
        </w:rPr>
        <w:footnoteReference w:id="51"/>
      </w:r>
      <w:r w:rsidRPr="00453B75">
        <w:rPr>
          <w:rFonts w:eastAsiaTheme="minorHAnsi"/>
          <w:sz w:val="28"/>
          <w:szCs w:val="28"/>
          <w:lang w:eastAsia="en-US"/>
        </w:rPr>
        <w:t>.</w:t>
      </w:r>
    </w:p>
    <w:p w14:paraId="127E097A" w14:textId="77777777" w:rsidR="0078704C" w:rsidRPr="00453B75" w:rsidRDefault="0078704C" w:rsidP="00453B75">
      <w:pPr>
        <w:pStyle w:val="af5"/>
        <w:spacing w:before="0" w:beforeAutospacing="0" w:after="0" w:afterAutospacing="0" w:line="360" w:lineRule="auto"/>
        <w:ind w:firstLine="540"/>
        <w:jc w:val="both"/>
        <w:rPr>
          <w:rFonts w:eastAsiaTheme="minorHAnsi"/>
          <w:sz w:val="28"/>
          <w:szCs w:val="28"/>
          <w:lang w:eastAsia="en-US"/>
        </w:rPr>
      </w:pPr>
    </w:p>
    <w:p w14:paraId="083E4DC3" w14:textId="77777777" w:rsidR="0078704C" w:rsidRPr="00453B75" w:rsidRDefault="0078704C" w:rsidP="00453B75">
      <w:pPr>
        <w:pStyle w:val="af5"/>
        <w:spacing w:before="0" w:beforeAutospacing="0" w:after="0" w:afterAutospacing="0" w:line="360" w:lineRule="auto"/>
        <w:ind w:firstLine="540"/>
        <w:jc w:val="both"/>
        <w:rPr>
          <w:rFonts w:eastAsiaTheme="minorHAnsi"/>
          <w:b/>
          <w:sz w:val="28"/>
          <w:szCs w:val="28"/>
          <w:lang w:eastAsia="en-US"/>
        </w:rPr>
      </w:pPr>
      <w:r w:rsidRPr="00453B75">
        <w:rPr>
          <w:rFonts w:eastAsiaTheme="minorHAnsi"/>
          <w:b/>
          <w:sz w:val="28"/>
          <w:szCs w:val="28"/>
          <w:lang w:eastAsia="en-US"/>
        </w:rPr>
        <w:t>А.А. Тедеев</w:t>
      </w:r>
      <w:r w:rsidRPr="00453B75">
        <w:rPr>
          <w:rStyle w:val="ae"/>
          <w:rFonts w:eastAsiaTheme="minorHAnsi"/>
          <w:b/>
          <w:sz w:val="28"/>
          <w:szCs w:val="28"/>
          <w:lang w:eastAsia="en-US"/>
        </w:rPr>
        <w:footnoteReference w:id="52"/>
      </w:r>
    </w:p>
    <w:p w14:paraId="5939ED68" w14:textId="77777777" w:rsidR="0078704C" w:rsidRPr="00453B75" w:rsidRDefault="0078704C"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lastRenderedPageBreak/>
        <w:t>Системное совершенствование информационного законодательства РФ, как представляется автору, требу</w:t>
      </w:r>
      <w:r w:rsidRPr="00453B75">
        <w:rPr>
          <w:rFonts w:ascii="Times New Roman" w:hAnsi="Times New Roman" w:cs="Times New Roman"/>
          <w:sz w:val="28"/>
          <w:szCs w:val="28"/>
          <w:lang w:val="ru-RU" w:eastAsia="ru-RU" w:bidi="ru-RU"/>
        </w:rPr>
        <w:softHyphen/>
        <w:t>ет как минимум трех шагов — разработать и принять:</w:t>
      </w:r>
    </w:p>
    <w:p w14:paraId="1E559822" w14:textId="77777777" w:rsidR="0078704C" w:rsidRPr="00453B75" w:rsidRDefault="0078704C" w:rsidP="00453B75">
      <w:pPr>
        <w:pStyle w:val="10"/>
        <w:numPr>
          <w:ilvl w:val="0"/>
          <w:numId w:val="14"/>
        </w:numPr>
        <w:shd w:val="clear" w:color="auto" w:fill="auto"/>
        <w:tabs>
          <w:tab w:val="left" w:pos="417"/>
        </w:tabs>
        <w:spacing w:line="360" w:lineRule="auto"/>
        <w:ind w:left="340" w:hanging="140"/>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t>Федеральный закон о правах исвободах человека в условиях цифровой трансформации;</w:t>
      </w:r>
    </w:p>
    <w:p w14:paraId="54BA12AA" w14:textId="77777777" w:rsidR="0078704C" w:rsidRPr="00453B75" w:rsidRDefault="0078704C" w:rsidP="00453B75">
      <w:pPr>
        <w:pStyle w:val="10"/>
        <w:numPr>
          <w:ilvl w:val="0"/>
          <w:numId w:val="14"/>
        </w:numPr>
        <w:shd w:val="clear" w:color="auto" w:fill="auto"/>
        <w:tabs>
          <w:tab w:val="left" w:pos="417"/>
        </w:tabs>
        <w:spacing w:line="360" w:lineRule="auto"/>
        <w:ind w:left="340" w:hanging="140"/>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t>Информационный (Цифровой) кодекс (кото</w:t>
      </w:r>
      <w:r w:rsidRPr="00453B75">
        <w:rPr>
          <w:rFonts w:ascii="Times New Roman" w:hAnsi="Times New Roman" w:cs="Times New Roman"/>
          <w:sz w:val="28"/>
          <w:szCs w:val="28"/>
          <w:lang w:val="ru-RU" w:eastAsia="ru-RU" w:bidi="ru-RU"/>
        </w:rPr>
        <w:softHyphen/>
        <w:t>рый будет призван регламентировать основные вопросы цифровой деятельности в информаци</w:t>
      </w:r>
      <w:r w:rsidRPr="00453B75">
        <w:rPr>
          <w:rFonts w:ascii="Times New Roman" w:hAnsi="Times New Roman" w:cs="Times New Roman"/>
          <w:sz w:val="28"/>
          <w:szCs w:val="28"/>
          <w:lang w:val="ru-RU" w:eastAsia="ru-RU" w:bidi="ru-RU"/>
        </w:rPr>
        <w:softHyphen/>
        <w:t>онной среде и фактически заменит, в частности, законы об информации, информационных техно</w:t>
      </w:r>
      <w:r w:rsidRPr="00453B75">
        <w:rPr>
          <w:rFonts w:ascii="Times New Roman" w:hAnsi="Times New Roman" w:cs="Times New Roman"/>
          <w:sz w:val="28"/>
          <w:szCs w:val="28"/>
          <w:lang w:val="ru-RU" w:eastAsia="ru-RU" w:bidi="ru-RU"/>
        </w:rPr>
        <w:softHyphen/>
        <w:t>логиях, защите информации и о СМИ);</w:t>
      </w:r>
    </w:p>
    <w:p w14:paraId="016AD416" w14:textId="77777777" w:rsidR="0078704C" w:rsidRPr="00453B75" w:rsidRDefault="0078704C" w:rsidP="00453B75">
      <w:pPr>
        <w:pStyle w:val="10"/>
        <w:numPr>
          <w:ilvl w:val="0"/>
          <w:numId w:val="14"/>
        </w:numPr>
        <w:shd w:val="clear" w:color="auto" w:fill="auto"/>
        <w:tabs>
          <w:tab w:val="left" w:pos="403"/>
        </w:tabs>
        <w:spacing w:line="360" w:lineRule="auto"/>
        <w:ind w:firstLine="180"/>
        <w:jc w:val="both"/>
        <w:rPr>
          <w:rFonts w:ascii="Times New Roman" w:hAnsi="Times New Roman" w:cs="Times New Roman"/>
          <w:sz w:val="28"/>
          <w:szCs w:val="28"/>
        </w:rPr>
      </w:pPr>
      <w:r w:rsidRPr="00453B75">
        <w:rPr>
          <w:rFonts w:ascii="Times New Roman" w:hAnsi="Times New Roman" w:cs="Times New Roman"/>
          <w:sz w:val="28"/>
          <w:szCs w:val="28"/>
          <w:lang w:val="ru-RU" w:eastAsia="ru-RU" w:bidi="ru-RU"/>
        </w:rPr>
        <w:t>Федеральный закон комплексного характера</w:t>
      </w:r>
    </w:p>
    <w:p w14:paraId="7A56F8AD" w14:textId="77777777" w:rsidR="0078704C" w:rsidRPr="00453B75" w:rsidRDefault="0078704C" w:rsidP="00453B75">
      <w:pPr>
        <w:pStyle w:val="10"/>
        <w:shd w:val="clear" w:color="auto" w:fill="auto"/>
        <w:spacing w:line="360" w:lineRule="auto"/>
        <w:ind w:left="340" w:firstLine="20"/>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t>о внесении информационно-правовых изменений в отраслевое законодательство.</w:t>
      </w:r>
    </w:p>
    <w:p w14:paraId="758EF6E3" w14:textId="77777777" w:rsidR="0078704C" w:rsidRPr="00453B75" w:rsidRDefault="0078704C"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eastAsia="ru-RU" w:bidi="ru-RU"/>
        </w:rPr>
        <w:t>При таком подходе одномоментно может быть сформирована непротиворечивая и не имеющая про</w:t>
      </w:r>
      <w:r w:rsidRPr="00453B75">
        <w:rPr>
          <w:rFonts w:ascii="Times New Roman" w:hAnsi="Times New Roman" w:cs="Times New Roman"/>
          <w:sz w:val="28"/>
          <w:szCs w:val="28"/>
          <w:lang w:val="ru-RU" w:eastAsia="ru-RU" w:bidi="ru-RU"/>
        </w:rPr>
        <w:softHyphen/>
        <w:t>белов нормативно-правовая основа для дальнейшего обеспечения цифровой трансформации отечествен</w:t>
      </w:r>
      <w:r w:rsidRPr="00453B75">
        <w:rPr>
          <w:rFonts w:ascii="Times New Roman" w:hAnsi="Times New Roman" w:cs="Times New Roman"/>
          <w:sz w:val="28"/>
          <w:szCs w:val="28"/>
          <w:lang w:val="ru-RU" w:eastAsia="ru-RU" w:bidi="ru-RU"/>
        </w:rPr>
        <w:softHyphen/>
        <w:t>ной правовой системы.</w:t>
      </w:r>
    </w:p>
    <w:p w14:paraId="08A25961" w14:textId="77777777" w:rsidR="0078704C" w:rsidRPr="00453B75" w:rsidRDefault="0078704C" w:rsidP="00453B75">
      <w:pPr>
        <w:shd w:val="clear" w:color="auto" w:fill="FFFFFF"/>
        <w:spacing w:line="360" w:lineRule="auto"/>
        <w:jc w:val="both"/>
        <w:rPr>
          <w:rFonts w:ascii="Times New Roman" w:eastAsia="Times New Roman" w:hAnsi="Times New Roman" w:cs="Times New Roman"/>
          <w:sz w:val="28"/>
          <w:szCs w:val="28"/>
          <w:lang w:val="ru-RU" w:eastAsia="en-GB"/>
        </w:rPr>
      </w:pPr>
    </w:p>
    <w:p w14:paraId="574B9BE7" w14:textId="77777777" w:rsidR="005B7939" w:rsidRPr="00453B75" w:rsidRDefault="005B7939"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Система Цифрового (информационного) кодекса</w:t>
      </w:r>
    </w:p>
    <w:p w14:paraId="0AA8D991" w14:textId="77777777" w:rsidR="00844FAA" w:rsidRPr="00453B75" w:rsidRDefault="00844FAA" w:rsidP="00453B75">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453B75">
        <w:rPr>
          <w:rFonts w:ascii="Times New Roman" w:eastAsia="Times New Roman" w:hAnsi="Times New Roman" w:cs="Times New Roman"/>
          <w:b/>
          <w:sz w:val="28"/>
          <w:szCs w:val="28"/>
          <w:lang w:val="ru-RU" w:eastAsia="en-GB"/>
        </w:rPr>
        <w:t xml:space="preserve">В.А. Вайпан </w:t>
      </w:r>
    </w:p>
    <w:p w14:paraId="0AAF51B1" w14:textId="77777777" w:rsidR="00844FAA" w:rsidRPr="00453B75" w:rsidRDefault="00844FAA"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В.А. Вайпан предлагает разделить кодекс на Общую и Особенную части. Это позволило бы начать работу над проектом с Общей части. В Общей части целесообразно определить предмет регулирования, общий понятийный </w:t>
      </w:r>
      <w:r w:rsidRPr="00453B75">
        <w:rPr>
          <w:rFonts w:ascii="Times New Roman" w:eastAsia="Times New Roman" w:hAnsi="Times New Roman" w:cs="Times New Roman"/>
          <w:sz w:val="28"/>
          <w:szCs w:val="28"/>
          <w:lang w:val="ru-RU" w:eastAsia="en-GB"/>
        </w:rPr>
        <w:lastRenderedPageBreak/>
        <w:t xml:space="preserve">аппарат для всей информационно-цифровой сферы, основы информационного законодательства, принципы регулирования информационных и цифровых отношений, субъектный состав информационно-цифровых правоотношений, а также основные права и обязанности субъектов в данной сфере. </w:t>
      </w:r>
    </w:p>
    <w:p w14:paraId="02DDA7C1" w14:textId="77777777" w:rsidR="00844FAA" w:rsidRPr="00453B75" w:rsidRDefault="00844FAA"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Особенная часть может быть нацелена на детализацию правового регулирования информационных и цифровых отношений и включать: 1) правовой режим информации и основы правового регулирования создания, распространения, использования, хранения, защиты и уничтожения информации, в том числе цифровых данных; 2) правовые основы регулирования обработки и защиты данных, в том числе правовой режим персональных данных; 3) правовые основы создания и использования информационных технологий, а также регулирование отдельных видов цифровых технологий (облачных сервисов, цифровых услуг и платформ, искусственного интеллекта, систем распределенного реестра, виртуальной и дополненной реальности и др.); 4) правовые основы функционирования электронного правительства; 5) правовое регулирование деятельности в области связи; 6) правовые основы создания и использования информационной инфраструктуры, в том числе критической; 7) правовые основы защиты информации и информационной безопасности; 8) вопросы ответственности.</w:t>
      </w:r>
    </w:p>
    <w:p w14:paraId="0C795049" w14:textId="77777777" w:rsidR="00536072" w:rsidRPr="00453B75" w:rsidRDefault="00536072" w:rsidP="00453B75">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b/>
          <w:sz w:val="28"/>
          <w:szCs w:val="28"/>
          <w:lang w:val="ru-RU"/>
        </w:rPr>
        <w:t xml:space="preserve">А.В. Минбалеев </w:t>
      </w:r>
      <w:r w:rsidRPr="00453B75">
        <w:rPr>
          <w:rFonts w:ascii="Times New Roman" w:hAnsi="Times New Roman" w:cs="Times New Roman"/>
          <w:sz w:val="28"/>
          <w:szCs w:val="28"/>
          <w:lang w:val="ru-RU"/>
        </w:rPr>
        <w:t>выделяет три подхода к Цифровому кодексу РФ</w:t>
      </w:r>
    </w:p>
    <w:p w14:paraId="2509CAB4"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rPr>
      </w:pPr>
      <w:r w:rsidRPr="00453B75">
        <w:rPr>
          <w:rFonts w:ascii="Times New Roman" w:hAnsi="Times New Roman" w:cs="Times New Roman"/>
          <w:sz w:val="28"/>
          <w:szCs w:val="28"/>
          <w:lang w:val="ru-RU"/>
        </w:rPr>
        <w:t>Еще одной сложностью является подход к модели Цифрового ко</w:t>
      </w:r>
      <w:r w:rsidRPr="00453B75">
        <w:rPr>
          <w:rFonts w:ascii="Times New Roman" w:hAnsi="Times New Roman" w:cs="Times New Roman"/>
          <w:sz w:val="28"/>
          <w:szCs w:val="28"/>
          <w:lang w:val="ru-RU"/>
        </w:rPr>
        <w:softHyphen/>
        <w:t xml:space="preserve">декса и </w:t>
      </w:r>
      <w:r w:rsidRPr="00453B75">
        <w:rPr>
          <w:rFonts w:ascii="Times New Roman" w:hAnsi="Times New Roman" w:cs="Times New Roman"/>
          <w:sz w:val="28"/>
          <w:szCs w:val="28"/>
          <w:lang w:val="ru-RU"/>
        </w:rPr>
        <w:lastRenderedPageBreak/>
        <w:t xml:space="preserve">его предмету. </w:t>
      </w:r>
      <w:r w:rsidRPr="00453B75">
        <w:rPr>
          <w:rFonts w:ascii="Times New Roman" w:hAnsi="Times New Roman" w:cs="Times New Roman"/>
          <w:sz w:val="28"/>
          <w:szCs w:val="28"/>
        </w:rPr>
        <w:t>Есть несколько вариантов построения Цифрово</w:t>
      </w:r>
      <w:r w:rsidRPr="00453B75">
        <w:rPr>
          <w:rFonts w:ascii="Times New Roman" w:hAnsi="Times New Roman" w:cs="Times New Roman"/>
          <w:sz w:val="28"/>
          <w:szCs w:val="28"/>
        </w:rPr>
        <w:softHyphen/>
        <w:t>го кодекса:</w:t>
      </w:r>
    </w:p>
    <w:p w14:paraId="03B21F1F" w14:textId="77777777" w:rsidR="00536072" w:rsidRPr="00453B75" w:rsidRDefault="00536072" w:rsidP="00453B75">
      <w:pPr>
        <w:pStyle w:val="10"/>
        <w:numPr>
          <w:ilvl w:val="0"/>
          <w:numId w:val="15"/>
        </w:numPr>
        <w:shd w:val="clear" w:color="auto" w:fill="auto"/>
        <w:tabs>
          <w:tab w:val="left" w:pos="644"/>
        </w:tabs>
        <w:spacing w:line="360" w:lineRule="auto"/>
        <w:ind w:firstLine="360"/>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Объектный подход, при котором Цифровой кодекс является основой для регулирования совокупности объектов цифровой сре</w:t>
      </w:r>
      <w:r w:rsidRPr="00453B75">
        <w:rPr>
          <w:rFonts w:ascii="Times New Roman" w:hAnsi="Times New Roman" w:cs="Times New Roman"/>
          <w:sz w:val="28"/>
          <w:szCs w:val="28"/>
          <w:lang w:val="ru-RU"/>
        </w:rPr>
        <w:softHyphen/>
        <w:t>ды, в том числе цифровых данных, цифровых технологий. В этом случае может осуществлять и регулирование специфики отдельных технологий.</w:t>
      </w:r>
    </w:p>
    <w:p w14:paraId="63609448" w14:textId="77777777" w:rsidR="00536072" w:rsidRPr="00453B75" w:rsidRDefault="00536072" w:rsidP="00453B75">
      <w:pPr>
        <w:pStyle w:val="10"/>
        <w:numPr>
          <w:ilvl w:val="0"/>
          <w:numId w:val="15"/>
        </w:numPr>
        <w:shd w:val="clear" w:color="auto" w:fill="auto"/>
        <w:tabs>
          <w:tab w:val="left" w:pos="644"/>
        </w:tabs>
        <w:spacing w:line="360" w:lineRule="auto"/>
        <w:ind w:firstLine="360"/>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Сервисный подход. Основной фокус в этом случае делается на цифровые сервисы и услуги. Отсутствие регулирования контента является также базовым постулатом для содержания такого кодекса.</w:t>
      </w:r>
    </w:p>
    <w:p w14:paraId="0B257034" w14:textId="77777777" w:rsidR="00536072" w:rsidRPr="00453B75" w:rsidRDefault="00536072" w:rsidP="00453B75">
      <w:pPr>
        <w:pStyle w:val="10"/>
        <w:numPr>
          <w:ilvl w:val="0"/>
          <w:numId w:val="15"/>
        </w:numPr>
        <w:shd w:val="clear" w:color="auto" w:fill="auto"/>
        <w:tabs>
          <w:tab w:val="left" w:pos="634"/>
        </w:tabs>
        <w:spacing w:line="360" w:lineRule="auto"/>
        <w:ind w:firstLine="360"/>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Комплексный подход: правовая характеристика цифровых объектов, основные требования к цифровым платформам, сервисам, услугам, телекоммуникациям. Частичное регулирование контента. С отсылкой к специальным законам, в которых регулируются отдель</w:t>
      </w:r>
      <w:r w:rsidRPr="00453B75">
        <w:rPr>
          <w:rFonts w:ascii="Times New Roman" w:hAnsi="Times New Roman" w:cs="Times New Roman"/>
          <w:sz w:val="28"/>
          <w:szCs w:val="28"/>
          <w:lang w:val="ru-RU"/>
        </w:rPr>
        <w:softHyphen/>
        <w:t>ные объекты, процессы</w:t>
      </w:r>
      <w:r w:rsidRPr="00453B75">
        <w:rPr>
          <w:rStyle w:val="ae"/>
          <w:rFonts w:ascii="Times New Roman" w:hAnsi="Times New Roman" w:cs="Times New Roman"/>
          <w:sz w:val="28"/>
          <w:szCs w:val="28"/>
          <w:lang w:val="ru-RU"/>
        </w:rPr>
        <w:footnoteReference w:id="53"/>
      </w:r>
      <w:r w:rsidRPr="00453B75">
        <w:rPr>
          <w:rFonts w:ascii="Times New Roman" w:hAnsi="Times New Roman" w:cs="Times New Roman"/>
          <w:sz w:val="28"/>
          <w:szCs w:val="28"/>
          <w:lang w:val="ru-RU"/>
        </w:rPr>
        <w:t>.</w:t>
      </w:r>
    </w:p>
    <w:p w14:paraId="364E3530"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С учетом сервисного подхода структура Цифрового кодекса Рос</w:t>
      </w:r>
      <w:r w:rsidRPr="00453B75">
        <w:rPr>
          <w:rFonts w:ascii="Times New Roman" w:hAnsi="Times New Roman" w:cs="Times New Roman"/>
          <w:sz w:val="28"/>
          <w:szCs w:val="28"/>
          <w:lang w:val="ru-RU"/>
        </w:rPr>
        <w:softHyphen/>
        <w:t>сийской Федерации могла бы выглядеть следующим образом:</w:t>
      </w:r>
    </w:p>
    <w:p w14:paraId="715B320D"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Глава 1. Общие положения.</w:t>
      </w:r>
    </w:p>
    <w:p w14:paraId="529BFEBA"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Глава 2. Цифровые данные.</w:t>
      </w:r>
    </w:p>
    <w:p w14:paraId="458815E3"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Глава 3. Субъекты цифровых отношений.</w:t>
      </w:r>
    </w:p>
    <w:p w14:paraId="10BC8A06"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Глава 4. Государственное управление в цифровой среде.</w:t>
      </w:r>
    </w:p>
    <w:p w14:paraId="2C07B284"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Глава 5. Электронный документооборот в цифровой среде.</w:t>
      </w:r>
    </w:p>
    <w:p w14:paraId="3E583D7B"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Глава 6. Цифровые технологии.</w:t>
      </w:r>
    </w:p>
    <w:p w14:paraId="5A3B751E"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Глава 7. Цифровые пространства.</w:t>
      </w:r>
    </w:p>
    <w:p w14:paraId="3608ED25"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lastRenderedPageBreak/>
        <w:t>Глава 8. Инфраструктура цифровой среды.</w:t>
      </w:r>
    </w:p>
    <w:p w14:paraId="0F7E77D7"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Глава 9. Безопасность в цифровой среде.</w:t>
      </w:r>
    </w:p>
    <w:p w14:paraId="01C82CF4" w14:textId="77777777" w:rsidR="00536072" w:rsidRPr="00453B75" w:rsidRDefault="00536072" w:rsidP="00453B75">
      <w:pPr>
        <w:pStyle w:val="10"/>
        <w:shd w:val="clear" w:color="auto" w:fill="auto"/>
        <w:spacing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Глава 10. Ответственность.</w:t>
      </w:r>
    </w:p>
    <w:p w14:paraId="777148CE" w14:textId="77777777" w:rsidR="00536072" w:rsidRPr="00453B75" w:rsidRDefault="00536072" w:rsidP="00453B75">
      <w:pPr>
        <w:pStyle w:val="10"/>
        <w:shd w:val="clear" w:color="auto" w:fill="auto"/>
        <w:spacing w:after="320" w:line="360" w:lineRule="auto"/>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Такой вариант Цифрового кодекса может быть выходом в скла</w:t>
      </w:r>
      <w:r w:rsidRPr="00453B75">
        <w:rPr>
          <w:rFonts w:ascii="Times New Roman" w:hAnsi="Times New Roman" w:cs="Times New Roman"/>
          <w:sz w:val="28"/>
          <w:szCs w:val="28"/>
          <w:lang w:val="ru-RU"/>
        </w:rPr>
        <w:softHyphen/>
        <w:t>дывающейся ситуации. Сервисный вариант Цифрового кодекса мо</w:t>
      </w:r>
      <w:r w:rsidRPr="00453B75">
        <w:rPr>
          <w:rFonts w:ascii="Times New Roman" w:hAnsi="Times New Roman" w:cs="Times New Roman"/>
          <w:sz w:val="28"/>
          <w:szCs w:val="28"/>
          <w:lang w:val="ru-RU"/>
        </w:rPr>
        <w:softHyphen/>
        <w:t>жет решить вопросы правового обеспечения процессов цифровизации применительно как к системе государственного управления, так и к отраслям экономики и социальной сфере</w:t>
      </w:r>
      <w:r w:rsidRPr="00453B75">
        <w:rPr>
          <w:rStyle w:val="ae"/>
          <w:rFonts w:ascii="Times New Roman" w:hAnsi="Times New Roman" w:cs="Times New Roman"/>
          <w:sz w:val="28"/>
          <w:szCs w:val="28"/>
          <w:lang w:val="ru-RU"/>
        </w:rPr>
        <w:footnoteReference w:id="54"/>
      </w:r>
      <w:r w:rsidRPr="00453B75">
        <w:rPr>
          <w:rFonts w:ascii="Times New Roman" w:hAnsi="Times New Roman" w:cs="Times New Roman"/>
          <w:sz w:val="28"/>
          <w:szCs w:val="28"/>
          <w:lang w:val="ru-RU"/>
        </w:rPr>
        <w:t>.</w:t>
      </w:r>
    </w:p>
    <w:p w14:paraId="50030192" w14:textId="77777777" w:rsidR="00536072" w:rsidRPr="00453B75" w:rsidRDefault="00536072" w:rsidP="00453B75">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b/>
          <w:sz w:val="28"/>
          <w:szCs w:val="28"/>
          <w:lang w:val="ru-RU"/>
        </w:rPr>
        <w:t>С.Ю. Филиппова, Ю.С. Харитонова</w:t>
      </w:r>
      <w:r w:rsidRPr="00453B75">
        <w:rPr>
          <w:rFonts w:ascii="Times New Roman" w:hAnsi="Times New Roman" w:cs="Times New Roman"/>
          <w:sz w:val="28"/>
          <w:szCs w:val="28"/>
          <w:lang w:val="ru-RU"/>
        </w:rPr>
        <w:t xml:space="preserve"> в контексте исследования платформенного права по законодательству РФ пишут о том, что встает вопрос о необходимости единообразного регулирования правового положения оператора информационной системы (платформы), установления единых требований к идентификации субъектов, действующих в сети Интернет, принципов обеспечения безопасности для жизни, здоровья и имущества использования информационных технологий. Для того чтобы эти отношения были урегулированы системно, логично было бы использовать единый системный нормативный правовой акт - "Цифровой кодекс Российской Федерации" (далее также - Цифровой кодекс)</w:t>
      </w:r>
      <w:r w:rsidRPr="00453B75">
        <w:rPr>
          <w:rStyle w:val="ae"/>
          <w:rFonts w:ascii="Times New Roman" w:hAnsi="Times New Roman" w:cs="Times New Roman"/>
          <w:sz w:val="28"/>
          <w:szCs w:val="28"/>
          <w:lang w:val="ru-RU"/>
        </w:rPr>
        <w:footnoteReference w:id="55"/>
      </w:r>
      <w:r w:rsidRPr="00453B75">
        <w:rPr>
          <w:rFonts w:ascii="Times New Roman" w:hAnsi="Times New Roman" w:cs="Times New Roman"/>
          <w:sz w:val="28"/>
          <w:szCs w:val="28"/>
          <w:lang w:val="ru-RU"/>
        </w:rPr>
        <w:t xml:space="preserve"> </w:t>
      </w:r>
    </w:p>
    <w:p w14:paraId="1E601CD3" w14:textId="77777777" w:rsidR="00536072" w:rsidRPr="00453B75" w:rsidRDefault="00536072" w:rsidP="00453B75">
      <w:pPr>
        <w:spacing w:line="360" w:lineRule="auto"/>
        <w:ind w:firstLine="709"/>
        <w:jc w:val="both"/>
        <w:rPr>
          <w:rFonts w:ascii="Times New Roman" w:hAnsi="Times New Roman" w:cs="Times New Roman"/>
          <w:sz w:val="28"/>
          <w:szCs w:val="28"/>
          <w:lang w:val="ru-RU"/>
        </w:rPr>
      </w:pPr>
      <w:r w:rsidRPr="00453B75">
        <w:rPr>
          <w:rFonts w:ascii="Times New Roman" w:hAnsi="Times New Roman" w:cs="Times New Roman"/>
          <w:b/>
          <w:sz w:val="28"/>
          <w:szCs w:val="28"/>
          <w:lang w:val="ru-RU"/>
        </w:rPr>
        <w:lastRenderedPageBreak/>
        <w:t xml:space="preserve">А.А. Волос </w:t>
      </w:r>
      <w:r w:rsidRPr="00453B75">
        <w:rPr>
          <w:rFonts w:ascii="Times New Roman" w:hAnsi="Times New Roman" w:cs="Times New Roman"/>
          <w:sz w:val="28"/>
          <w:szCs w:val="28"/>
          <w:lang w:val="ru-RU"/>
        </w:rPr>
        <w:t>отмечает, что Цифровой (или информационный) кодекс, если таковой будет принят, не должен касаться частноправовых отношений и исключать действия принципов гражданского права</w:t>
      </w:r>
      <w:r w:rsidRPr="00453B75">
        <w:rPr>
          <w:rStyle w:val="ae"/>
          <w:rFonts w:ascii="Times New Roman" w:hAnsi="Times New Roman" w:cs="Times New Roman"/>
          <w:sz w:val="28"/>
          <w:szCs w:val="28"/>
          <w:lang w:val="ru-RU"/>
        </w:rPr>
        <w:footnoteReference w:id="56"/>
      </w:r>
      <w:r w:rsidRPr="00453B75">
        <w:rPr>
          <w:rFonts w:ascii="Times New Roman" w:hAnsi="Times New Roman" w:cs="Times New Roman"/>
          <w:sz w:val="28"/>
          <w:szCs w:val="28"/>
          <w:lang w:val="ru-RU"/>
        </w:rPr>
        <w:t>.</w:t>
      </w:r>
    </w:p>
    <w:p w14:paraId="683E9BDF" w14:textId="77777777" w:rsidR="00F82AB1" w:rsidRPr="00453B75" w:rsidRDefault="00F82AB1" w:rsidP="00453B75">
      <w:pPr>
        <w:spacing w:line="360" w:lineRule="auto"/>
        <w:ind w:firstLine="567"/>
        <w:jc w:val="both"/>
        <w:rPr>
          <w:rFonts w:ascii="Times New Roman" w:hAnsi="Times New Roman" w:cs="Times New Roman"/>
          <w:b/>
          <w:color w:val="000000"/>
          <w:sz w:val="28"/>
          <w:szCs w:val="28"/>
          <w:lang w:val="ru-RU"/>
        </w:rPr>
      </w:pPr>
      <w:r w:rsidRPr="00453B75">
        <w:rPr>
          <w:rFonts w:ascii="Times New Roman" w:hAnsi="Times New Roman" w:cs="Times New Roman"/>
          <w:b/>
          <w:color w:val="000000"/>
          <w:sz w:val="28"/>
          <w:szCs w:val="28"/>
          <w:lang w:val="ru-RU"/>
        </w:rPr>
        <w:t>Цифровой кодекс Кыргызской Республики</w:t>
      </w:r>
    </w:p>
    <w:p w14:paraId="44EEB651" w14:textId="77777777" w:rsidR="00F82AB1" w:rsidRPr="00453B75" w:rsidRDefault="00F82AB1" w:rsidP="00453B75">
      <w:pPr>
        <w:spacing w:line="360" w:lineRule="auto"/>
        <w:ind w:firstLine="567"/>
        <w:jc w:val="both"/>
        <w:rPr>
          <w:rFonts w:ascii="Times New Roman" w:hAnsi="Times New Roman" w:cs="Times New Roman"/>
          <w:sz w:val="28"/>
          <w:szCs w:val="28"/>
          <w:lang w:val="ru-RU"/>
        </w:rPr>
      </w:pPr>
      <w:r w:rsidRPr="00453B75">
        <w:rPr>
          <w:rFonts w:ascii="Times New Roman" w:hAnsi="Times New Roman" w:cs="Times New Roman"/>
          <w:b/>
          <w:color w:val="000000"/>
          <w:sz w:val="28"/>
          <w:szCs w:val="28"/>
          <w:lang w:val="ru-RU"/>
        </w:rPr>
        <w:t>Статья 2. Основы отношений в цифровой среде</w:t>
      </w:r>
    </w:p>
    <w:p w14:paraId="14D52861" w14:textId="77777777" w:rsidR="00F82AB1" w:rsidRPr="00453B75" w:rsidRDefault="00F82AB1" w:rsidP="00453B75">
      <w:pPr>
        <w:spacing w:line="360" w:lineRule="auto"/>
        <w:ind w:firstLine="567"/>
        <w:jc w:val="both"/>
        <w:rPr>
          <w:rFonts w:ascii="Times New Roman" w:hAnsi="Times New Roman" w:cs="Times New Roman"/>
          <w:sz w:val="28"/>
          <w:szCs w:val="28"/>
          <w:lang w:val="ru-RU"/>
        </w:rPr>
      </w:pPr>
      <w:r w:rsidRPr="00453B75">
        <w:rPr>
          <w:rFonts w:ascii="Times New Roman" w:hAnsi="Times New Roman" w:cs="Times New Roman"/>
          <w:color w:val="000000"/>
          <w:sz w:val="28"/>
          <w:szCs w:val="28"/>
          <w:lang w:val="ru-RU"/>
        </w:rPr>
        <w:t>1. Настоящий Кодекс закрепляет правила, которым субъекты правоотношений обязаны следовать в цифровой среде.</w:t>
      </w:r>
    </w:p>
    <w:p w14:paraId="507ADABE" w14:textId="77777777" w:rsidR="00F82AB1" w:rsidRPr="00453B75" w:rsidRDefault="00F82AB1" w:rsidP="00453B75">
      <w:pPr>
        <w:spacing w:line="360" w:lineRule="auto"/>
        <w:ind w:firstLine="567"/>
        <w:jc w:val="both"/>
        <w:rPr>
          <w:rFonts w:ascii="Times New Roman" w:hAnsi="Times New Roman" w:cs="Times New Roman"/>
          <w:sz w:val="28"/>
          <w:szCs w:val="28"/>
          <w:lang w:val="ru-RU"/>
        </w:rPr>
      </w:pPr>
      <w:r w:rsidRPr="00453B75">
        <w:rPr>
          <w:rFonts w:ascii="Times New Roman" w:hAnsi="Times New Roman" w:cs="Times New Roman"/>
          <w:color w:val="000000"/>
          <w:sz w:val="28"/>
          <w:szCs w:val="28"/>
          <w:lang w:val="ru-RU"/>
        </w:rPr>
        <w:t>2. Предметом регулирования настоящего Кодекса является цифровая среда на следующих уровнях:</w:t>
      </w:r>
    </w:p>
    <w:p w14:paraId="14268C22" w14:textId="77777777" w:rsidR="00F82AB1" w:rsidRPr="00453B75" w:rsidRDefault="00F82AB1" w:rsidP="00453B75">
      <w:pPr>
        <w:spacing w:line="360" w:lineRule="auto"/>
        <w:ind w:firstLine="567"/>
        <w:jc w:val="both"/>
        <w:rPr>
          <w:rFonts w:ascii="Times New Roman" w:hAnsi="Times New Roman" w:cs="Times New Roman"/>
          <w:sz w:val="28"/>
          <w:szCs w:val="28"/>
          <w:lang w:val="ru-RU"/>
        </w:rPr>
      </w:pPr>
      <w:r w:rsidRPr="00453B75">
        <w:rPr>
          <w:rFonts w:ascii="Times New Roman" w:hAnsi="Times New Roman" w:cs="Times New Roman"/>
          <w:color w:val="000000"/>
          <w:sz w:val="28"/>
          <w:szCs w:val="28"/>
          <w:lang w:val="ru-RU"/>
        </w:rPr>
        <w:t>1) отношения, связанные с обработкой цифровых данных, созданием и использованием цифровых записей, в том числе в виде цифровых документов и цифровых ресурсов;</w:t>
      </w:r>
    </w:p>
    <w:p w14:paraId="25DAB76A" w14:textId="77777777" w:rsidR="00F82AB1" w:rsidRPr="00453B75" w:rsidRDefault="00F82AB1" w:rsidP="00453B75">
      <w:pPr>
        <w:spacing w:line="360" w:lineRule="auto"/>
        <w:ind w:firstLine="567"/>
        <w:jc w:val="both"/>
        <w:rPr>
          <w:rFonts w:ascii="Times New Roman" w:hAnsi="Times New Roman" w:cs="Times New Roman"/>
          <w:sz w:val="28"/>
          <w:szCs w:val="28"/>
          <w:lang w:val="ru-RU"/>
        </w:rPr>
      </w:pPr>
      <w:r w:rsidRPr="00453B75">
        <w:rPr>
          <w:rFonts w:ascii="Times New Roman" w:hAnsi="Times New Roman" w:cs="Times New Roman"/>
          <w:color w:val="000000"/>
          <w:sz w:val="28"/>
          <w:szCs w:val="28"/>
          <w:lang w:val="ru-RU"/>
        </w:rPr>
        <w:t>2) отношения, связанные с созданием и использованием цифровых сервисов, построением цифровых экосистем и участием в них;</w:t>
      </w:r>
    </w:p>
    <w:p w14:paraId="52BB26C9" w14:textId="77777777" w:rsidR="00F82AB1" w:rsidRPr="00453B75" w:rsidRDefault="00F82AB1" w:rsidP="00453B75">
      <w:pPr>
        <w:spacing w:line="360" w:lineRule="auto"/>
        <w:ind w:firstLine="567"/>
        <w:jc w:val="both"/>
        <w:rPr>
          <w:rFonts w:ascii="Times New Roman" w:hAnsi="Times New Roman" w:cs="Times New Roman"/>
          <w:sz w:val="28"/>
          <w:szCs w:val="28"/>
          <w:lang w:val="ru-RU"/>
        </w:rPr>
      </w:pPr>
      <w:r w:rsidRPr="00453B75">
        <w:rPr>
          <w:rFonts w:ascii="Times New Roman" w:hAnsi="Times New Roman" w:cs="Times New Roman"/>
          <w:color w:val="000000"/>
          <w:sz w:val="28"/>
          <w:szCs w:val="28"/>
          <w:lang w:val="ru-RU"/>
        </w:rPr>
        <w:t>3) отношения, связанные с созданием цифровых технологических систем, в том числе центров обработки данных и телекоммуникационных сетей;</w:t>
      </w:r>
    </w:p>
    <w:p w14:paraId="70CBDF95" w14:textId="77777777" w:rsidR="00F82AB1" w:rsidRPr="00453B75" w:rsidRDefault="00F82AB1" w:rsidP="00453B75">
      <w:pPr>
        <w:spacing w:line="360" w:lineRule="auto"/>
        <w:ind w:firstLine="567"/>
        <w:jc w:val="both"/>
        <w:rPr>
          <w:rFonts w:ascii="Times New Roman" w:hAnsi="Times New Roman" w:cs="Times New Roman"/>
          <w:sz w:val="28"/>
          <w:szCs w:val="28"/>
          <w:lang w:val="ru-RU"/>
        </w:rPr>
      </w:pPr>
      <w:r w:rsidRPr="00453B75">
        <w:rPr>
          <w:rFonts w:ascii="Times New Roman" w:hAnsi="Times New Roman" w:cs="Times New Roman"/>
          <w:color w:val="000000"/>
          <w:sz w:val="28"/>
          <w:szCs w:val="28"/>
          <w:lang w:val="ru-RU"/>
        </w:rPr>
        <w:lastRenderedPageBreak/>
        <w:t>4) отношения, касающиеся доступа владельцев цифровых технологических систем к инфраструктуре (землям, зданиям, строениям, сооружениям и иным аналогичным объектам).</w:t>
      </w:r>
    </w:p>
    <w:p w14:paraId="584D4CEA" w14:textId="77777777" w:rsidR="00F82AB1" w:rsidRPr="00453B75" w:rsidRDefault="00F82AB1" w:rsidP="00453B75">
      <w:pPr>
        <w:spacing w:line="360" w:lineRule="auto"/>
        <w:ind w:firstLine="567"/>
        <w:jc w:val="both"/>
        <w:rPr>
          <w:rFonts w:ascii="Times New Roman" w:hAnsi="Times New Roman" w:cs="Times New Roman"/>
          <w:color w:val="000000"/>
          <w:sz w:val="28"/>
          <w:szCs w:val="28"/>
          <w:lang w:val="ru-RU"/>
        </w:rPr>
      </w:pPr>
      <w:r w:rsidRPr="00453B75">
        <w:rPr>
          <w:rFonts w:ascii="Times New Roman" w:hAnsi="Times New Roman" w:cs="Times New Roman"/>
          <w:color w:val="000000"/>
          <w:sz w:val="28"/>
          <w:szCs w:val="28"/>
          <w:lang w:val="ru-RU"/>
        </w:rPr>
        <w:t>3. Отношения по распространению отдельных видов информации или доступу к ней в зависимости от ее содержания регулируются законодательством в сфере информации и не входят в предмет регулирования настоящего Кодекса.</w:t>
      </w:r>
    </w:p>
    <w:p w14:paraId="288C9B87" w14:textId="77777777" w:rsidR="00F82AB1" w:rsidRPr="00453B75" w:rsidRDefault="00F82AB1" w:rsidP="00453B75">
      <w:pPr>
        <w:spacing w:line="360" w:lineRule="auto"/>
        <w:ind w:firstLine="567"/>
        <w:jc w:val="both"/>
        <w:rPr>
          <w:rFonts w:ascii="Times New Roman" w:hAnsi="Times New Roman" w:cs="Times New Roman"/>
          <w:sz w:val="28"/>
          <w:szCs w:val="28"/>
          <w:lang w:val="ru-RU"/>
        </w:rPr>
      </w:pPr>
      <w:r w:rsidRPr="00453B75">
        <w:rPr>
          <w:rFonts w:ascii="Times New Roman" w:hAnsi="Times New Roman" w:cs="Times New Roman"/>
          <w:color w:val="000000"/>
          <w:sz w:val="28"/>
          <w:szCs w:val="28"/>
          <w:lang w:val="ru-RU"/>
        </w:rPr>
        <w:t xml:space="preserve">Как видно, цифровой сегмент четко разграничен с информационным. </w:t>
      </w:r>
    </w:p>
    <w:p w14:paraId="353760D0" w14:textId="77777777" w:rsidR="004E1459" w:rsidRPr="00453B75" w:rsidRDefault="004E145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p>
    <w:p w14:paraId="2889CC14" w14:textId="77777777" w:rsidR="00FC5915" w:rsidRPr="00453B75" w:rsidRDefault="00FC5915"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p>
    <w:p w14:paraId="4966DDCD" w14:textId="77777777" w:rsidR="005033A5" w:rsidRPr="00453B75" w:rsidRDefault="005033A5" w:rsidP="00453B75">
      <w:pPr>
        <w:pStyle w:val="ds-markdown-paragraph"/>
        <w:shd w:val="clear" w:color="auto" w:fill="FFFFFF"/>
        <w:spacing w:before="206" w:beforeAutospacing="0" w:after="206" w:afterAutospacing="0" w:line="360" w:lineRule="auto"/>
        <w:jc w:val="both"/>
        <w:rPr>
          <w:sz w:val="28"/>
          <w:szCs w:val="28"/>
          <w:lang w:val="ru-RU"/>
        </w:rPr>
      </w:pPr>
      <w:r w:rsidRPr="00453B75">
        <w:rPr>
          <w:b/>
          <w:sz w:val="28"/>
          <w:szCs w:val="28"/>
          <w:lang w:val="ru-RU"/>
        </w:rPr>
        <w:t xml:space="preserve">Как </w:t>
      </w:r>
      <w:commentRangeStart w:id="115"/>
      <w:r w:rsidRPr="00453B75">
        <w:rPr>
          <w:b/>
          <w:sz w:val="28"/>
          <w:szCs w:val="28"/>
          <w:lang w:val="ru-RU"/>
        </w:rPr>
        <w:t>взаимодействовать с</w:t>
      </w:r>
      <w:commentRangeEnd w:id="115"/>
      <w:r w:rsidRPr="00453B75">
        <w:rPr>
          <w:rStyle w:val="a7"/>
          <w:b/>
          <w:sz w:val="28"/>
          <w:szCs w:val="28"/>
        </w:rPr>
        <w:commentReference w:id="115"/>
      </w:r>
      <w:r w:rsidRPr="00453B75">
        <w:rPr>
          <w:b/>
          <w:sz w:val="28"/>
          <w:szCs w:val="28"/>
          <w:lang w:val="ru-RU"/>
        </w:rPr>
        <w:t xml:space="preserve"> другими отраслями права</w:t>
      </w:r>
      <w:r w:rsidRPr="00453B75">
        <w:rPr>
          <w:sz w:val="28"/>
          <w:szCs w:val="28"/>
          <w:lang w:val="ru-RU"/>
        </w:rPr>
        <w:t xml:space="preserve">? </w:t>
      </w:r>
    </w:p>
    <w:p w14:paraId="1D7780D3" w14:textId="07B4653C" w:rsidR="00CB62C2" w:rsidRDefault="00CB62C2"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Двойной предмет, двойное взаимодействие, форматы взаимодействия разные, с точки зрения информации ее восприятия и с точки зрения инфраструктуры. Связи разные. Например, у гражданского права связь всегда через уровень актива.  у информационного связь как через актив так и через среду.. </w:t>
      </w:r>
    </w:p>
    <w:p w14:paraId="0C632859" w14:textId="572F19B5" w:rsidR="00CB62C2" w:rsidRDefault="00CB62C2"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 xml:space="preserve">уровень актива в среде по-разному… доменное имя – поглощает содержательный аспект, рез.инф – инфраструктура поглощает.  </w:t>
      </w:r>
    </w:p>
    <w:p w14:paraId="0A57E6B4" w14:textId="6987E560" w:rsidR="005033A5" w:rsidRPr="00453B75" w:rsidRDefault="005033A5"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Прежде всего, необходимо выделить сегменты, в которых такое взаимодействие необходимо, то есть определить связи с другими отраслями права. </w:t>
      </w:r>
    </w:p>
    <w:p w14:paraId="693A4A13" w14:textId="77777777" w:rsidR="00224D0A" w:rsidRPr="00453B75" w:rsidRDefault="00224D0A"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Отталкиваться можно как от объекта, так и от предмета</w:t>
      </w:r>
      <w:r w:rsidR="008862A5" w:rsidRPr="00453B75">
        <w:rPr>
          <w:rFonts w:ascii="Times New Roman" w:eastAsia="Times New Roman" w:hAnsi="Times New Roman" w:cs="Times New Roman"/>
          <w:sz w:val="28"/>
          <w:szCs w:val="28"/>
          <w:lang w:val="ru-RU" w:eastAsia="en-GB"/>
        </w:rPr>
        <w:t>.</w:t>
      </w:r>
      <w:r w:rsidRPr="00453B75">
        <w:rPr>
          <w:rFonts w:ascii="Times New Roman" w:eastAsia="Times New Roman" w:hAnsi="Times New Roman" w:cs="Times New Roman"/>
          <w:sz w:val="28"/>
          <w:szCs w:val="28"/>
          <w:lang w:val="ru-RU" w:eastAsia="en-GB"/>
        </w:rPr>
        <w:t xml:space="preserve"> </w:t>
      </w:r>
    </w:p>
    <w:p w14:paraId="7C38AE10" w14:textId="77777777" w:rsidR="005033A5" w:rsidRPr="00453B75" w:rsidRDefault="00224D0A"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случае с объектом результат будет более однозначным.</w:t>
      </w:r>
      <w:r w:rsidR="008862A5" w:rsidRPr="00453B75">
        <w:rPr>
          <w:rFonts w:ascii="Times New Roman" w:eastAsia="Times New Roman" w:hAnsi="Times New Roman" w:cs="Times New Roman"/>
          <w:sz w:val="28"/>
          <w:szCs w:val="28"/>
          <w:lang w:val="ru-RU" w:eastAsia="en-GB"/>
        </w:rPr>
        <w:t xml:space="preserve"> В качестве объекта информационного права предлагается рассматривать информацию</w:t>
      </w:r>
      <w:r w:rsidR="005033A5" w:rsidRPr="00453B75">
        <w:rPr>
          <w:rFonts w:ascii="Times New Roman" w:eastAsia="Times New Roman" w:hAnsi="Times New Roman" w:cs="Times New Roman"/>
          <w:sz w:val="28"/>
          <w:szCs w:val="28"/>
          <w:lang w:val="ru-RU" w:eastAsia="en-GB"/>
        </w:rPr>
        <w:t xml:space="preserve"> как форма и содержание, а также инфраструктура</w:t>
      </w:r>
      <w:r w:rsidR="008862A5" w:rsidRPr="00453B75">
        <w:rPr>
          <w:rFonts w:ascii="Times New Roman" w:eastAsia="Times New Roman" w:hAnsi="Times New Roman" w:cs="Times New Roman"/>
          <w:sz w:val="28"/>
          <w:szCs w:val="28"/>
          <w:lang w:val="ru-RU" w:eastAsia="en-GB"/>
        </w:rPr>
        <w:t>.</w:t>
      </w:r>
    </w:p>
    <w:p w14:paraId="257AA2FC" w14:textId="77777777" w:rsidR="005033A5" w:rsidRPr="00453B75" w:rsidRDefault="005033A5"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каждой из отраслей права данные компоненты присутствуют (в большей или меньшей степени)</w:t>
      </w:r>
      <w:r w:rsidR="00224D0A" w:rsidRPr="00453B75">
        <w:rPr>
          <w:rFonts w:ascii="Times New Roman" w:eastAsia="Times New Roman" w:hAnsi="Times New Roman" w:cs="Times New Roman"/>
          <w:sz w:val="28"/>
          <w:szCs w:val="28"/>
          <w:lang w:val="ru-RU" w:eastAsia="en-GB"/>
        </w:rPr>
        <w:t>.</w:t>
      </w:r>
    </w:p>
    <w:p w14:paraId="6CCB6B18" w14:textId="77777777" w:rsidR="008862A5" w:rsidRPr="00453B75" w:rsidRDefault="008862A5"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До наступления эпохи цифровизации в исследования происходило четкое деление регулирования на нормы имеющие информационное содержание и не имеющее. </w:t>
      </w:r>
    </w:p>
    <w:p w14:paraId="52D877D8" w14:textId="77777777" w:rsidR="008862A5" w:rsidRPr="00453B75" w:rsidRDefault="008862A5"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эпоху цифровизации сложнее. </w:t>
      </w:r>
    </w:p>
    <w:p w14:paraId="557A8AAF" w14:textId="77777777" w:rsidR="00224D0A" w:rsidRPr="00453B75" w:rsidRDefault="00224D0A"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чем состоит сложность межотраслевого взаимодействия в </w:t>
      </w:r>
      <w:r w:rsidRPr="00453B75">
        <w:rPr>
          <w:rFonts w:ascii="Times New Roman" w:eastAsia="Times New Roman" w:hAnsi="Times New Roman" w:cs="Times New Roman"/>
          <w:b/>
          <w:sz w:val="28"/>
          <w:szCs w:val="28"/>
          <w:lang w:val="ru-RU" w:eastAsia="en-GB"/>
        </w:rPr>
        <w:t>условиях цифровых и квантовых технологий</w:t>
      </w:r>
      <w:r w:rsidRPr="00453B75">
        <w:rPr>
          <w:rFonts w:ascii="Times New Roman" w:eastAsia="Times New Roman" w:hAnsi="Times New Roman" w:cs="Times New Roman"/>
          <w:sz w:val="28"/>
          <w:szCs w:val="28"/>
          <w:lang w:val="ru-RU" w:eastAsia="en-GB"/>
        </w:rPr>
        <w:t xml:space="preserve">? </w:t>
      </w:r>
    </w:p>
    <w:p w14:paraId="59274705" w14:textId="77777777" w:rsidR="008862A5" w:rsidRPr="00453B75" w:rsidRDefault="008862A5" w:rsidP="00453B75">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b/>
          <w:sz w:val="28"/>
          <w:szCs w:val="28"/>
          <w:lang w:val="ru-RU"/>
        </w:rPr>
        <w:t xml:space="preserve">Возникновение симметричных межотраслевых взаимосвязей между уровнями информационной инфраструктуры </w:t>
      </w:r>
    </w:p>
    <w:p w14:paraId="52DC76CA" w14:textId="77777777" w:rsidR="008862A5" w:rsidRPr="00453B75" w:rsidRDefault="008862A5" w:rsidP="00453B75">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отличие от классической инфраструктуры особенностью инновационной инфраструктуры является многоуровневая структура, в которой различные уровни связаны между собой и могут регулироваться разными отраслями права. </w:t>
      </w:r>
    </w:p>
    <w:p w14:paraId="6EC5F367" w14:textId="77777777" w:rsidR="008862A5" w:rsidRPr="00453B75" w:rsidRDefault="008862A5" w:rsidP="00453B75">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Так, особенностью цифровой инфраструктуры децентрализованных финансов является наличие в ее составе </w:t>
      </w:r>
      <w:r w:rsidRPr="00453B75">
        <w:rPr>
          <w:rFonts w:ascii="Times New Roman" w:hAnsi="Times New Roman" w:cs="Times New Roman"/>
          <w:i/>
          <w:sz w:val="28"/>
          <w:szCs w:val="28"/>
          <w:lang w:val="ru-RU"/>
        </w:rPr>
        <w:t>уровня активов</w:t>
      </w:r>
      <w:r w:rsidRPr="00453B75">
        <w:rPr>
          <w:rStyle w:val="ae"/>
          <w:rFonts w:ascii="Times New Roman" w:hAnsi="Times New Roman" w:cs="Times New Roman"/>
          <w:sz w:val="28"/>
          <w:szCs w:val="28"/>
        </w:rPr>
        <w:footnoteReference w:id="57"/>
      </w:r>
      <w:r w:rsidRPr="00453B75">
        <w:rPr>
          <w:rFonts w:ascii="Times New Roman" w:hAnsi="Times New Roman" w:cs="Times New Roman"/>
          <w:sz w:val="28"/>
          <w:szCs w:val="28"/>
          <w:lang w:val="ru-RU"/>
        </w:rPr>
        <w:t xml:space="preserve">, ценность которых </w:t>
      </w:r>
      <w:r w:rsidRPr="00453B75">
        <w:rPr>
          <w:rFonts w:ascii="Times New Roman" w:hAnsi="Times New Roman" w:cs="Times New Roman"/>
          <w:sz w:val="28"/>
          <w:szCs w:val="28"/>
          <w:lang w:val="ru-RU"/>
        </w:rPr>
        <w:lastRenderedPageBreak/>
        <w:t>неразрывно связана с их информационной (цифровой) природой. При этом активы являются самостоятельными объектами правоотношений в других отраслях</w:t>
      </w:r>
      <w:r w:rsidRPr="00453B75">
        <w:rPr>
          <w:rStyle w:val="ae"/>
          <w:rFonts w:ascii="Times New Roman" w:hAnsi="Times New Roman" w:cs="Times New Roman"/>
          <w:sz w:val="28"/>
          <w:szCs w:val="28"/>
        </w:rPr>
        <w:footnoteReference w:id="58"/>
      </w:r>
      <w:r w:rsidRPr="00453B75">
        <w:rPr>
          <w:rFonts w:ascii="Times New Roman" w:hAnsi="Times New Roman" w:cs="Times New Roman"/>
          <w:sz w:val="28"/>
          <w:szCs w:val="28"/>
          <w:lang w:val="ru-RU"/>
        </w:rPr>
        <w:t xml:space="preserve">. </w:t>
      </w:r>
    </w:p>
    <w:p w14:paraId="3B17B652" w14:textId="77777777" w:rsidR="008862A5" w:rsidRPr="00453B75" w:rsidRDefault="008862A5" w:rsidP="00453B75">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b/>
          <w:bCs/>
          <w:sz w:val="28"/>
          <w:szCs w:val="28"/>
          <w:lang w:val="ru-RU"/>
        </w:rPr>
        <w:t>6.</w:t>
      </w:r>
      <w:r w:rsidRPr="00453B75">
        <w:rPr>
          <w:rFonts w:ascii="Times New Roman" w:hAnsi="Times New Roman" w:cs="Times New Roman"/>
          <w:sz w:val="28"/>
          <w:szCs w:val="28"/>
          <w:lang w:val="ru-RU"/>
        </w:rPr>
        <w:t xml:space="preserve"> </w:t>
      </w:r>
      <w:r w:rsidRPr="00453B75">
        <w:rPr>
          <w:rFonts w:ascii="Times New Roman" w:hAnsi="Times New Roman" w:cs="Times New Roman"/>
          <w:b/>
          <w:bCs/>
          <w:sz w:val="28"/>
          <w:szCs w:val="28"/>
          <w:lang w:val="ru-RU"/>
        </w:rPr>
        <w:t xml:space="preserve">Инновационная инфраструктура </w:t>
      </w:r>
      <w:r w:rsidRPr="00453B75">
        <w:rPr>
          <w:rFonts w:ascii="Times New Roman" w:hAnsi="Times New Roman" w:cs="Times New Roman"/>
          <w:b/>
          <w:bCs/>
          <w:sz w:val="28"/>
          <w:szCs w:val="28"/>
          <w:highlight w:val="yellow"/>
          <w:lang w:val="ru-RU"/>
        </w:rPr>
        <w:t>может</w:t>
      </w:r>
      <w:r w:rsidRPr="00453B75">
        <w:rPr>
          <w:rFonts w:ascii="Times New Roman" w:hAnsi="Times New Roman" w:cs="Times New Roman"/>
          <w:b/>
          <w:bCs/>
          <w:i/>
          <w:sz w:val="28"/>
          <w:szCs w:val="28"/>
          <w:highlight w:val="yellow"/>
          <w:lang w:val="ru-RU"/>
        </w:rPr>
        <w:t xml:space="preserve"> в</w:t>
      </w:r>
      <w:r w:rsidRPr="00453B75">
        <w:rPr>
          <w:rFonts w:ascii="Times New Roman" w:hAnsi="Times New Roman" w:cs="Times New Roman"/>
          <w:b/>
          <w:bCs/>
          <w:i/>
          <w:sz w:val="28"/>
          <w:szCs w:val="28"/>
          <w:lang w:val="ru-RU"/>
        </w:rPr>
        <w:t xml:space="preserve"> динамике </w:t>
      </w:r>
      <w:r w:rsidRPr="00453B75">
        <w:rPr>
          <w:rFonts w:ascii="Times New Roman" w:hAnsi="Times New Roman" w:cs="Times New Roman"/>
          <w:b/>
          <w:bCs/>
          <w:sz w:val="28"/>
          <w:szCs w:val="28"/>
          <w:lang w:val="ru-RU"/>
        </w:rPr>
        <w:t>изменять характеристики объектов</w:t>
      </w:r>
      <w:r w:rsidRPr="00453B75">
        <w:rPr>
          <w:rFonts w:ascii="Times New Roman" w:hAnsi="Times New Roman" w:cs="Times New Roman"/>
          <w:sz w:val="28"/>
          <w:szCs w:val="28"/>
          <w:lang w:val="ru-RU"/>
        </w:rPr>
        <w:t xml:space="preserve">, которые эмитируются в этой инфраструктуре, учитываются (хранятся) и (или) обращаются в ней. </w:t>
      </w:r>
    </w:p>
    <w:p w14:paraId="17BA4407" w14:textId="77777777" w:rsidR="008862A5" w:rsidRPr="00453B75" w:rsidRDefault="008862A5" w:rsidP="00453B75">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Примером служат децентрализованные цифровые среды, в которых нестатичность децентрализации может обуславливать изменчивость инфраструктуры</w:t>
      </w:r>
      <w:r w:rsidRPr="00453B75">
        <w:rPr>
          <w:rStyle w:val="ae"/>
          <w:rFonts w:ascii="Times New Roman" w:hAnsi="Times New Roman" w:cs="Times New Roman"/>
          <w:sz w:val="28"/>
          <w:szCs w:val="28"/>
        </w:rPr>
        <w:footnoteReference w:id="59"/>
      </w:r>
      <w:r w:rsidRPr="00453B75">
        <w:rPr>
          <w:rFonts w:ascii="Times New Roman" w:hAnsi="Times New Roman" w:cs="Times New Roman"/>
          <w:sz w:val="28"/>
          <w:szCs w:val="28"/>
          <w:lang w:val="ru-RU"/>
        </w:rPr>
        <w:t xml:space="preserve">. При этом отраслевое законодательство зачастую рассматривает цифровые объекты изолированно от инфраструктуры их учета, и, как правило, </w:t>
      </w:r>
      <w:r w:rsidRPr="00453B75">
        <w:rPr>
          <w:rFonts w:ascii="Times New Roman" w:hAnsi="Times New Roman" w:cs="Times New Roman"/>
          <w:i/>
          <w:sz w:val="28"/>
          <w:szCs w:val="28"/>
          <w:lang w:val="ru-RU"/>
        </w:rPr>
        <w:t>в статичном состоянии</w:t>
      </w:r>
      <w:r w:rsidRPr="00453B75">
        <w:rPr>
          <w:rFonts w:ascii="Times New Roman" w:hAnsi="Times New Roman" w:cs="Times New Roman"/>
          <w:sz w:val="28"/>
          <w:szCs w:val="28"/>
          <w:lang w:val="ru-RU"/>
        </w:rPr>
        <w:t>, и таким образом не учитывает возможные изменения, влияющие на их правовой режим.</w:t>
      </w:r>
    </w:p>
    <w:p w14:paraId="5FD08B05" w14:textId="77777777" w:rsidR="008862A5" w:rsidRPr="00453B75" w:rsidRDefault="008862A5" w:rsidP="00453B75">
      <w:pPr>
        <w:spacing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Данная особенность приводит к системным рискам фрагментарности регулирования. Одним из возможных решений является выработка нормативных подходов регулирования к институтам с двойственной правовой природой</w:t>
      </w:r>
      <w:r w:rsidRPr="00453B75">
        <w:rPr>
          <w:rStyle w:val="ae"/>
          <w:rFonts w:ascii="Times New Roman" w:hAnsi="Times New Roman" w:cs="Times New Roman"/>
          <w:sz w:val="28"/>
          <w:szCs w:val="28"/>
        </w:rPr>
        <w:footnoteReference w:id="60"/>
      </w:r>
      <w:r w:rsidRPr="00453B75">
        <w:rPr>
          <w:rFonts w:ascii="Times New Roman" w:hAnsi="Times New Roman" w:cs="Times New Roman"/>
          <w:sz w:val="28"/>
          <w:szCs w:val="28"/>
          <w:lang w:val="ru-RU"/>
        </w:rPr>
        <w:t>, с позиции комплексного межотраслевого подхода в системе информационного и цифрового права</w:t>
      </w:r>
      <w:r w:rsidRPr="00453B75">
        <w:rPr>
          <w:rStyle w:val="ae"/>
          <w:rFonts w:ascii="Times New Roman" w:hAnsi="Times New Roman" w:cs="Times New Roman"/>
          <w:sz w:val="28"/>
          <w:szCs w:val="28"/>
        </w:rPr>
        <w:footnoteReference w:id="61"/>
      </w:r>
      <w:r w:rsidRPr="00453B75">
        <w:rPr>
          <w:rFonts w:ascii="Times New Roman" w:hAnsi="Times New Roman" w:cs="Times New Roman"/>
          <w:sz w:val="28"/>
          <w:szCs w:val="28"/>
          <w:lang w:val="ru-RU"/>
        </w:rPr>
        <w:t>.</w:t>
      </w:r>
    </w:p>
    <w:p w14:paraId="5E722DC9" w14:textId="77777777" w:rsidR="00224D0A" w:rsidRPr="00453B75" w:rsidRDefault="00224D0A" w:rsidP="00453B75">
      <w:pPr>
        <w:spacing w:line="360" w:lineRule="auto"/>
        <w:ind w:firstLine="709"/>
        <w:contextualSpacing/>
        <w:jc w:val="both"/>
        <w:rPr>
          <w:rFonts w:ascii="Times New Roman" w:hAnsi="Times New Roman" w:cs="Times New Roman"/>
          <w:sz w:val="28"/>
          <w:szCs w:val="28"/>
          <w:lang w:val="ru-RU"/>
        </w:rPr>
      </w:pPr>
      <w:r w:rsidRPr="00453B75">
        <w:rPr>
          <w:rFonts w:ascii="Times New Roman" w:eastAsia="Times New Roman" w:hAnsi="Times New Roman" w:cs="Times New Roman"/>
          <w:sz w:val="28"/>
          <w:szCs w:val="28"/>
          <w:lang w:val="ru-RU" w:eastAsia="en-GB"/>
        </w:rPr>
        <w:lastRenderedPageBreak/>
        <w:t xml:space="preserve">В этой связи нужно понятное регулирование, позволяющее законодателю понять регулирование и своевременно среагировать. </w:t>
      </w:r>
    </w:p>
    <w:p w14:paraId="5D53523B" w14:textId="77777777" w:rsidR="00224D0A" w:rsidRPr="00453B75" w:rsidRDefault="00224D0A" w:rsidP="00453B75">
      <w:pPr>
        <w:spacing w:line="360" w:lineRule="auto"/>
        <w:ind w:firstLine="709"/>
        <w:contextualSpacing/>
        <w:jc w:val="both"/>
        <w:rPr>
          <w:rFonts w:ascii="Times New Roman" w:hAnsi="Times New Roman" w:cs="Times New Roman"/>
          <w:sz w:val="28"/>
          <w:szCs w:val="28"/>
          <w:lang w:val="ru-RU"/>
        </w:rPr>
      </w:pPr>
      <w:r w:rsidRPr="00453B75">
        <w:rPr>
          <w:rFonts w:ascii="Times New Roman" w:eastAsia="Times New Roman" w:hAnsi="Times New Roman" w:cs="Times New Roman"/>
          <w:sz w:val="28"/>
          <w:szCs w:val="28"/>
          <w:lang w:val="ru-RU" w:eastAsia="en-GB"/>
        </w:rPr>
        <w:t xml:space="preserve">Примером, в котором на мой взгляд не учитывают данную особенность – Принципы УНИДРУА. </w:t>
      </w:r>
    </w:p>
    <w:p w14:paraId="608695F2" w14:textId="77777777" w:rsidR="00224D0A" w:rsidRPr="00453B75" w:rsidRDefault="00F309E9" w:rsidP="00453B75">
      <w:pPr>
        <w:spacing w:line="360" w:lineRule="auto"/>
        <w:ind w:firstLine="709"/>
        <w:contextualSpacing/>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u w:val="single"/>
          <w:lang w:val="ru-RU" w:eastAsia="en-GB"/>
        </w:rPr>
        <w:t xml:space="preserve">Прямое решение. </w:t>
      </w:r>
      <w:r w:rsidR="00B60621" w:rsidRPr="00453B75">
        <w:rPr>
          <w:rFonts w:ascii="Times New Roman" w:eastAsia="Times New Roman" w:hAnsi="Times New Roman" w:cs="Times New Roman"/>
          <w:sz w:val="28"/>
          <w:szCs w:val="28"/>
          <w:u w:val="single"/>
          <w:lang w:val="ru-RU" w:eastAsia="en-GB"/>
        </w:rPr>
        <w:t>Через уровни информационной среды</w:t>
      </w:r>
      <w:r w:rsidR="00B60621" w:rsidRPr="00453B75">
        <w:rPr>
          <w:rFonts w:ascii="Times New Roman" w:eastAsia="Times New Roman" w:hAnsi="Times New Roman" w:cs="Times New Roman"/>
          <w:sz w:val="28"/>
          <w:szCs w:val="28"/>
          <w:lang w:val="ru-RU" w:eastAsia="en-GB"/>
        </w:rPr>
        <w:t>: Уровень актива – с</w:t>
      </w:r>
      <w:r w:rsidR="00224D0A" w:rsidRPr="00453B75">
        <w:rPr>
          <w:rFonts w:ascii="Times New Roman" w:eastAsia="Times New Roman" w:hAnsi="Times New Roman" w:cs="Times New Roman"/>
          <w:sz w:val="28"/>
          <w:szCs w:val="28"/>
          <w:lang w:val="ru-RU" w:eastAsia="en-GB"/>
        </w:rPr>
        <w:t xml:space="preserve"> </w:t>
      </w:r>
      <w:r w:rsidR="00B60621" w:rsidRPr="00453B75">
        <w:rPr>
          <w:rFonts w:ascii="Times New Roman" w:eastAsia="Times New Roman" w:hAnsi="Times New Roman" w:cs="Times New Roman"/>
          <w:sz w:val="28"/>
          <w:szCs w:val="28"/>
          <w:lang w:val="ru-RU" w:eastAsia="en-GB"/>
        </w:rPr>
        <w:t>гражданским правом, финансовым, уголовным и др.</w:t>
      </w:r>
      <w:r w:rsidR="00EC631F" w:rsidRPr="00453B75">
        <w:rPr>
          <w:rFonts w:ascii="Times New Roman" w:eastAsia="Times New Roman" w:hAnsi="Times New Roman" w:cs="Times New Roman"/>
          <w:sz w:val="28"/>
          <w:szCs w:val="28"/>
          <w:lang w:val="ru-RU" w:eastAsia="en-GB"/>
        </w:rPr>
        <w:t xml:space="preserve"> </w:t>
      </w:r>
      <w:r w:rsidR="00B60621" w:rsidRPr="00453B75">
        <w:rPr>
          <w:rFonts w:ascii="Times New Roman" w:eastAsia="Times New Roman" w:hAnsi="Times New Roman" w:cs="Times New Roman"/>
          <w:sz w:val="28"/>
          <w:szCs w:val="28"/>
          <w:lang w:val="ru-RU" w:eastAsia="en-GB"/>
        </w:rPr>
        <w:t xml:space="preserve"> </w:t>
      </w:r>
      <w:r w:rsidRPr="00453B75">
        <w:rPr>
          <w:rFonts w:ascii="Times New Roman" w:eastAsia="Times New Roman" w:hAnsi="Times New Roman" w:cs="Times New Roman"/>
          <w:sz w:val="28"/>
          <w:szCs w:val="28"/>
          <w:lang w:val="ru-RU" w:eastAsia="en-GB"/>
        </w:rPr>
        <w:t xml:space="preserve">таким объектам нужно предусмотреть понятие именно с позиции информационного права. </w:t>
      </w:r>
      <w:r w:rsidR="00EC631F" w:rsidRPr="00453B75">
        <w:rPr>
          <w:rFonts w:ascii="Times New Roman" w:eastAsia="Times New Roman" w:hAnsi="Times New Roman" w:cs="Times New Roman"/>
          <w:sz w:val="28"/>
          <w:szCs w:val="28"/>
          <w:lang w:val="ru-RU" w:eastAsia="en-GB"/>
        </w:rPr>
        <w:t xml:space="preserve">Цифровые платформы – с </w:t>
      </w:r>
      <w:commentRangeStart w:id="116"/>
      <w:r w:rsidR="00EC631F" w:rsidRPr="00453B75">
        <w:rPr>
          <w:rFonts w:ascii="Times New Roman" w:eastAsia="Times New Roman" w:hAnsi="Times New Roman" w:cs="Times New Roman"/>
          <w:sz w:val="28"/>
          <w:szCs w:val="28"/>
          <w:lang w:val="ru-RU" w:eastAsia="en-GB"/>
        </w:rPr>
        <w:t xml:space="preserve">финансовым и др. </w:t>
      </w:r>
      <w:commentRangeEnd w:id="116"/>
      <w:r w:rsidR="00224D0A" w:rsidRPr="00453B75">
        <w:rPr>
          <w:rStyle w:val="a7"/>
          <w:rFonts w:ascii="Times New Roman" w:hAnsi="Times New Roman" w:cs="Times New Roman"/>
          <w:sz w:val="28"/>
          <w:szCs w:val="28"/>
        </w:rPr>
        <w:commentReference w:id="116"/>
      </w:r>
    </w:p>
    <w:p w14:paraId="26335010" w14:textId="77777777" w:rsidR="00C44012" w:rsidRPr="00453B75" w:rsidRDefault="00C44012"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Вторая форма взаимодействия – ориентированная на законодателя. Чтобы законодатели в различных сегментах (финансовое право, трудовое, гражданское) могли при проектировании законодательного материала руководствоваться конструкциями, формализованными в информационном кодексе. </w:t>
      </w:r>
    </w:p>
    <w:p w14:paraId="199345EA" w14:textId="77777777" w:rsidR="008862A5" w:rsidRPr="00453B75" w:rsidRDefault="00C44012"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Будучи по предмету ограниченным публично-правовыми отношениями это не должно быть препятствием законодателю в области гражданского права инкорпорировать в свои отраслевые нормы положения об электронной подписи (в части формы заключения договора и др.)</w:t>
      </w:r>
    </w:p>
    <w:p w14:paraId="41EDDC27" w14:textId="77777777" w:rsidR="008862A5" w:rsidRPr="00453B75" w:rsidRDefault="00F309E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sz w:val="28"/>
          <w:szCs w:val="28"/>
          <w:lang w:val="ru-RU" w:eastAsia="en-GB"/>
        </w:rPr>
        <w:t xml:space="preserve">Риски эклектичного регулирования. </w:t>
      </w:r>
      <w:r w:rsidR="00B60621" w:rsidRPr="00453B75">
        <w:rPr>
          <w:rFonts w:ascii="Times New Roman" w:eastAsia="Times New Roman" w:hAnsi="Times New Roman" w:cs="Times New Roman"/>
          <w:b/>
          <w:sz w:val="28"/>
          <w:szCs w:val="28"/>
          <w:lang w:val="ru-RU" w:eastAsia="en-GB"/>
        </w:rPr>
        <w:t xml:space="preserve"> </w:t>
      </w:r>
      <w:r w:rsidRPr="00453B75">
        <w:rPr>
          <w:rFonts w:ascii="Times New Roman" w:eastAsia="Times New Roman" w:hAnsi="Times New Roman" w:cs="Times New Roman"/>
          <w:sz w:val="28"/>
          <w:szCs w:val="28"/>
          <w:lang w:val="ru-RU" w:eastAsia="en-GB"/>
        </w:rPr>
        <w:t xml:space="preserve">С чем связано? </w:t>
      </w:r>
      <w:r w:rsidR="00B60621" w:rsidRPr="00453B75">
        <w:rPr>
          <w:rFonts w:ascii="Times New Roman" w:eastAsia="Times New Roman" w:hAnsi="Times New Roman" w:cs="Times New Roman"/>
          <w:sz w:val="28"/>
          <w:szCs w:val="28"/>
          <w:lang w:val="ru-RU" w:eastAsia="en-GB"/>
        </w:rPr>
        <w:t>с элементами среды.</w:t>
      </w:r>
      <w:r w:rsidRPr="00453B75">
        <w:rPr>
          <w:rFonts w:ascii="Times New Roman" w:eastAsia="Times New Roman" w:hAnsi="Times New Roman" w:cs="Times New Roman"/>
          <w:sz w:val="28"/>
          <w:szCs w:val="28"/>
          <w:lang w:val="ru-RU" w:eastAsia="en-GB"/>
        </w:rPr>
        <w:t xml:space="preserve"> Если это классическое информационное право или как его называют «право оборота информации» эклетичность проявляется в том, что информации везде есть и кем-то как-то воспринимается. В той или иной отрасли может иметь существенную специфику, которая даже не всегда в информационное право не увязалось бы… банковская тайна, адвокатская </w:t>
      </w:r>
      <w:r w:rsidRPr="00453B75">
        <w:rPr>
          <w:rFonts w:ascii="Times New Roman" w:eastAsia="Times New Roman" w:hAnsi="Times New Roman" w:cs="Times New Roman"/>
          <w:sz w:val="28"/>
          <w:szCs w:val="28"/>
          <w:lang w:val="ru-RU" w:eastAsia="en-GB"/>
        </w:rPr>
        <w:lastRenderedPageBreak/>
        <w:t xml:space="preserve">тайна, информация, предназначенная только для квалифицированных инвесторов. </w:t>
      </w:r>
    </w:p>
    <w:p w14:paraId="5D239C35" w14:textId="77777777" w:rsidR="008862A5" w:rsidRPr="00453B75" w:rsidRDefault="00F309E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 другой стороны – цифровое право. Фактически право инфраструктуры. Тоже везде. Это и платформы (государственные и частные) и электронные подписи и др. </w:t>
      </w:r>
    </w:p>
    <w:p w14:paraId="3A2C8781" w14:textId="77777777" w:rsidR="008862A5" w:rsidRPr="00453B75" w:rsidRDefault="00A658A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Важно четко сформулировать объем информационного права на уровне особых информационно-правовых институтов (в рам. </w:t>
      </w:r>
    </w:p>
    <w:p w14:paraId="59572911" w14:textId="77777777" w:rsidR="008862A5" w:rsidRPr="00453B75" w:rsidRDefault="00B60621"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Фактически сейчас в каждой отрасли права присутствуют, отсюда эклектичность если рассматривать отрасль права в широком смысле.</w:t>
      </w:r>
      <w:r w:rsidR="00EC631F" w:rsidRPr="00453B75">
        <w:rPr>
          <w:rFonts w:ascii="Times New Roman" w:eastAsia="Times New Roman" w:hAnsi="Times New Roman" w:cs="Times New Roman"/>
          <w:sz w:val="28"/>
          <w:szCs w:val="28"/>
          <w:lang w:val="ru-RU" w:eastAsia="en-GB"/>
        </w:rPr>
        <w:t xml:space="preserve"> Как решать? В этой связи </w:t>
      </w:r>
      <w:r w:rsidRPr="00453B75">
        <w:rPr>
          <w:rFonts w:ascii="Times New Roman" w:eastAsia="Times New Roman" w:hAnsi="Times New Roman" w:cs="Times New Roman"/>
          <w:sz w:val="28"/>
          <w:szCs w:val="28"/>
          <w:lang w:val="ru-RU" w:eastAsia="en-GB"/>
        </w:rPr>
        <w:t xml:space="preserve"> </w:t>
      </w:r>
    </w:p>
    <w:p w14:paraId="7FCF5CC5" w14:textId="77777777" w:rsidR="008862A5" w:rsidRPr="00453B75" w:rsidRDefault="00B60621"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sz w:val="28"/>
          <w:szCs w:val="28"/>
          <w:lang w:val="ru-RU" w:eastAsia="en-GB"/>
        </w:rPr>
        <w:t xml:space="preserve">Проблема </w:t>
      </w:r>
      <w:r w:rsidRPr="00453B75">
        <w:rPr>
          <w:rFonts w:ascii="Times New Roman" w:eastAsia="Times New Roman" w:hAnsi="Times New Roman" w:cs="Times New Roman"/>
          <w:sz w:val="28"/>
          <w:szCs w:val="28"/>
          <w:lang w:val="ru-RU" w:eastAsia="en-GB"/>
        </w:rPr>
        <w:t xml:space="preserve">аналоговый уровень квантовый и цифровой связаны между собой. При этом линии их взаимодействия могут отличаться на уровне элементов. </w:t>
      </w:r>
      <w:r w:rsidR="00EC631F" w:rsidRPr="00453B75">
        <w:rPr>
          <w:rFonts w:ascii="Times New Roman" w:eastAsia="Times New Roman" w:hAnsi="Times New Roman" w:cs="Times New Roman"/>
          <w:sz w:val="28"/>
          <w:szCs w:val="28"/>
          <w:lang w:val="ru-RU" w:eastAsia="en-GB"/>
        </w:rPr>
        <w:t xml:space="preserve">Аналоговые источники информации попадают в среду и т.д. </w:t>
      </w:r>
    </w:p>
    <w:p w14:paraId="5126EB79" w14:textId="77777777" w:rsidR="008862A5"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sz w:val="28"/>
          <w:szCs w:val="28"/>
          <w:lang w:val="ru-RU" w:eastAsia="en-GB"/>
        </w:rPr>
        <w:t>Концепция кодекса</w:t>
      </w:r>
      <w:r w:rsidRPr="00453B75">
        <w:rPr>
          <w:rFonts w:ascii="Times New Roman" w:eastAsia="Times New Roman" w:hAnsi="Times New Roman" w:cs="Times New Roman"/>
          <w:sz w:val="28"/>
          <w:szCs w:val="28"/>
          <w:lang w:val="ru-RU" w:eastAsia="en-GB"/>
        </w:rPr>
        <w:t xml:space="preserve">. </w:t>
      </w:r>
    </w:p>
    <w:p w14:paraId="5D246F2D" w14:textId="77777777" w:rsidR="008862A5"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Задачи кодекса: </w:t>
      </w:r>
    </w:p>
    <w:p w14:paraId="59C9F29A" w14:textId="77777777" w:rsidR="008862A5" w:rsidRPr="00453B75" w:rsidRDefault="00F3403F"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1</w:t>
      </w:r>
      <w:r w:rsidR="00263C06" w:rsidRPr="00453B75">
        <w:rPr>
          <w:rFonts w:ascii="Times New Roman" w:eastAsia="Times New Roman" w:hAnsi="Times New Roman" w:cs="Times New Roman"/>
          <w:sz w:val="28"/>
          <w:szCs w:val="28"/>
          <w:lang w:val="ru-RU" w:eastAsia="en-GB"/>
        </w:rPr>
        <w:t>) П</w:t>
      </w:r>
      <w:r w:rsidR="00F96454" w:rsidRPr="00453B75">
        <w:rPr>
          <w:rFonts w:ascii="Times New Roman" w:eastAsia="Times New Roman" w:hAnsi="Times New Roman" w:cs="Times New Roman"/>
          <w:sz w:val="28"/>
          <w:szCs w:val="28"/>
          <w:lang w:val="ru-RU" w:eastAsia="en-GB"/>
        </w:rPr>
        <w:t xml:space="preserve">оказать </w:t>
      </w:r>
      <w:r w:rsidR="00F96454" w:rsidRPr="00453B75">
        <w:rPr>
          <w:rFonts w:ascii="Times New Roman" w:eastAsia="Times New Roman" w:hAnsi="Times New Roman" w:cs="Times New Roman"/>
          <w:sz w:val="28"/>
          <w:szCs w:val="28"/>
          <w:highlight w:val="yellow"/>
          <w:lang w:val="ru-RU" w:eastAsia="en-GB"/>
        </w:rPr>
        <w:t xml:space="preserve">системные связи между </w:t>
      </w:r>
      <w:commentRangeStart w:id="117"/>
      <w:r w:rsidR="00F96454" w:rsidRPr="00453B75">
        <w:rPr>
          <w:rFonts w:ascii="Times New Roman" w:eastAsia="Times New Roman" w:hAnsi="Times New Roman" w:cs="Times New Roman"/>
          <w:sz w:val="28"/>
          <w:szCs w:val="28"/>
          <w:highlight w:val="yellow"/>
          <w:lang w:val="ru-RU" w:eastAsia="en-GB"/>
        </w:rPr>
        <w:t xml:space="preserve">институтами информационного </w:t>
      </w:r>
      <w:commentRangeEnd w:id="117"/>
      <w:r w:rsidR="00F309E9" w:rsidRPr="00453B75">
        <w:rPr>
          <w:rStyle w:val="a7"/>
          <w:rFonts w:ascii="Times New Roman" w:hAnsi="Times New Roman" w:cs="Times New Roman"/>
          <w:sz w:val="28"/>
          <w:szCs w:val="28"/>
        </w:rPr>
        <w:commentReference w:id="117"/>
      </w:r>
      <w:r w:rsidR="00F96454" w:rsidRPr="00453B75">
        <w:rPr>
          <w:rFonts w:ascii="Times New Roman" w:eastAsia="Times New Roman" w:hAnsi="Times New Roman" w:cs="Times New Roman"/>
          <w:sz w:val="28"/>
          <w:szCs w:val="28"/>
          <w:highlight w:val="yellow"/>
          <w:lang w:val="ru-RU" w:eastAsia="en-GB"/>
        </w:rPr>
        <w:t>права</w:t>
      </w:r>
      <w:r w:rsidR="00F96454" w:rsidRPr="00453B75">
        <w:rPr>
          <w:rFonts w:ascii="Times New Roman" w:eastAsia="Times New Roman" w:hAnsi="Times New Roman" w:cs="Times New Roman"/>
          <w:sz w:val="28"/>
          <w:szCs w:val="28"/>
          <w:lang w:val="ru-RU" w:eastAsia="en-GB"/>
        </w:rPr>
        <w:t xml:space="preserve">, а также </w:t>
      </w:r>
      <w:r w:rsidR="00F96454" w:rsidRPr="00453B75">
        <w:rPr>
          <w:rFonts w:ascii="Times New Roman" w:eastAsia="Times New Roman" w:hAnsi="Times New Roman" w:cs="Times New Roman"/>
          <w:sz w:val="28"/>
          <w:szCs w:val="28"/>
          <w:highlight w:val="yellow"/>
          <w:lang w:val="ru-RU" w:eastAsia="en-GB"/>
        </w:rPr>
        <w:t>их связь с категориями других отраслей права</w:t>
      </w:r>
      <w:r w:rsidR="00F96454" w:rsidRPr="00453B75">
        <w:rPr>
          <w:rFonts w:ascii="Times New Roman" w:eastAsia="Times New Roman" w:hAnsi="Times New Roman" w:cs="Times New Roman"/>
          <w:sz w:val="28"/>
          <w:szCs w:val="28"/>
          <w:lang w:val="ru-RU" w:eastAsia="en-GB"/>
        </w:rPr>
        <w:t xml:space="preserve">, не выходя при этом за рамки регулирования информационного (цифрового) права (например информационной среды или ее компонентов) в пользу регулирования </w:t>
      </w:r>
      <w:r w:rsidR="00EC631F" w:rsidRPr="00453B75">
        <w:rPr>
          <w:rFonts w:ascii="Times New Roman" w:eastAsia="Times New Roman" w:hAnsi="Times New Roman" w:cs="Times New Roman"/>
          <w:sz w:val="28"/>
          <w:szCs w:val="28"/>
          <w:lang w:val="ru-RU" w:eastAsia="en-GB"/>
        </w:rPr>
        <w:t>функции… (</w:t>
      </w:r>
      <w:r w:rsidR="00F96454" w:rsidRPr="00453B75">
        <w:rPr>
          <w:rFonts w:ascii="Times New Roman" w:eastAsia="Times New Roman" w:hAnsi="Times New Roman" w:cs="Times New Roman"/>
          <w:sz w:val="28"/>
          <w:szCs w:val="28"/>
          <w:lang w:val="ru-RU" w:eastAsia="en-GB"/>
        </w:rPr>
        <w:t xml:space="preserve">инфраструктура гос услуг и </w:t>
      </w:r>
      <w:commentRangeStart w:id="118"/>
      <w:r w:rsidR="00EC631F" w:rsidRPr="00453B75">
        <w:rPr>
          <w:rFonts w:ascii="Times New Roman" w:eastAsia="Times New Roman" w:hAnsi="Times New Roman" w:cs="Times New Roman"/>
          <w:sz w:val="28"/>
          <w:szCs w:val="28"/>
          <w:lang w:val="ru-RU" w:eastAsia="en-GB"/>
        </w:rPr>
        <w:t>пр.</w:t>
      </w:r>
      <w:r w:rsidR="00F96454" w:rsidRPr="00453B75">
        <w:rPr>
          <w:rFonts w:ascii="Times New Roman" w:eastAsia="Times New Roman" w:hAnsi="Times New Roman" w:cs="Times New Roman"/>
          <w:sz w:val="28"/>
          <w:szCs w:val="28"/>
          <w:lang w:val="ru-RU" w:eastAsia="en-GB"/>
        </w:rPr>
        <w:t xml:space="preserve">) </w:t>
      </w:r>
      <w:commentRangeEnd w:id="118"/>
      <w:r w:rsidR="00263C06" w:rsidRPr="00453B75">
        <w:rPr>
          <w:rStyle w:val="a7"/>
          <w:rFonts w:ascii="Times New Roman" w:hAnsi="Times New Roman" w:cs="Times New Roman"/>
          <w:sz w:val="28"/>
          <w:szCs w:val="28"/>
        </w:rPr>
        <w:commentReference w:id="118"/>
      </w:r>
    </w:p>
    <w:p w14:paraId="336CF54F" w14:textId="77777777" w:rsidR="008862A5"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commentRangeStart w:id="119"/>
      <w:r w:rsidRPr="00453B75">
        <w:rPr>
          <w:rFonts w:ascii="Times New Roman" w:eastAsia="Times New Roman" w:hAnsi="Times New Roman" w:cs="Times New Roman"/>
          <w:sz w:val="28"/>
          <w:szCs w:val="28"/>
          <w:highlight w:val="yellow"/>
          <w:lang w:val="ru-RU" w:eastAsia="en-GB"/>
        </w:rPr>
        <w:lastRenderedPageBreak/>
        <w:t>Пример как можно показать связи</w:t>
      </w:r>
      <w:r w:rsidRPr="00453B75">
        <w:rPr>
          <w:rFonts w:ascii="Times New Roman" w:eastAsia="Times New Roman" w:hAnsi="Times New Roman" w:cs="Times New Roman"/>
          <w:sz w:val="28"/>
          <w:szCs w:val="28"/>
          <w:lang w:val="ru-RU" w:eastAsia="en-GB"/>
        </w:rPr>
        <w:t xml:space="preserve"> - выделение уровня актива в составе информационной среды (а именно </w:t>
      </w:r>
      <w:r w:rsidR="00F74C77" w:rsidRPr="00453B75">
        <w:rPr>
          <w:rFonts w:ascii="Times New Roman" w:eastAsia="Times New Roman" w:hAnsi="Times New Roman" w:cs="Times New Roman"/>
          <w:sz w:val="28"/>
          <w:szCs w:val="28"/>
          <w:lang w:val="ru-RU" w:eastAsia="en-GB"/>
        </w:rPr>
        <w:t>примеры:</w:t>
      </w:r>
      <w:r w:rsidRPr="00453B75">
        <w:rPr>
          <w:rFonts w:ascii="Times New Roman" w:eastAsia="Times New Roman" w:hAnsi="Times New Roman" w:cs="Times New Roman"/>
          <w:sz w:val="28"/>
          <w:szCs w:val="28"/>
          <w:lang w:val="ru-RU" w:eastAsia="en-GB"/>
        </w:rPr>
        <w:t xml:space="preserve"> криптоактивы, результаты обработки больших данных, результаты интеллектуального творчества составленные с использованием ИИ и др.) </w:t>
      </w:r>
    </w:p>
    <w:p w14:paraId="760B98BC" w14:textId="77777777" w:rsidR="0021461E"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пример </w:t>
      </w:r>
      <w:r w:rsidR="00C83F43" w:rsidRPr="00453B75">
        <w:rPr>
          <w:rFonts w:ascii="Times New Roman" w:eastAsia="Times New Roman" w:hAnsi="Times New Roman" w:cs="Times New Roman"/>
          <w:sz w:val="28"/>
          <w:szCs w:val="28"/>
          <w:lang w:val="ru-RU" w:eastAsia="en-GB"/>
        </w:rPr>
        <w:t>на конкретных исключительно информационных институтах</w:t>
      </w:r>
      <w:r w:rsidRPr="00453B75">
        <w:rPr>
          <w:rFonts w:ascii="Times New Roman" w:eastAsia="Times New Roman" w:hAnsi="Times New Roman" w:cs="Times New Roman"/>
          <w:sz w:val="28"/>
          <w:szCs w:val="28"/>
          <w:lang w:val="ru-RU" w:eastAsia="en-GB"/>
        </w:rPr>
        <w:t xml:space="preserve"> для законодателя / правоприменителя как инкорпорировать в их законы нормы информационно-правового содержания... </w:t>
      </w:r>
      <w:r w:rsidR="00C83F43" w:rsidRPr="00453B75">
        <w:rPr>
          <w:rFonts w:ascii="Times New Roman" w:eastAsia="Times New Roman" w:hAnsi="Times New Roman" w:cs="Times New Roman"/>
          <w:sz w:val="28"/>
          <w:szCs w:val="28"/>
          <w:lang w:val="ru-RU" w:eastAsia="en-GB"/>
        </w:rPr>
        <w:t>уровень актива</w:t>
      </w:r>
      <w:r w:rsidRPr="00453B75">
        <w:rPr>
          <w:rFonts w:ascii="Times New Roman" w:eastAsia="Times New Roman" w:hAnsi="Times New Roman" w:cs="Times New Roman"/>
          <w:sz w:val="28"/>
          <w:szCs w:val="28"/>
          <w:lang w:val="ru-RU" w:eastAsia="en-GB"/>
        </w:rPr>
        <w:t xml:space="preserve"> должен быть как необходимый элемент конструктора, в котором допустимо менять субъекты, добавлять специфику правоотношений и пр. в части объема соглашусь с В.А. Вайпаном что кодекс должен охватывать узкую группу отношений. в учебнике он называет такие отношения специально-цифровыми (применительно к цифровому праву) </w:t>
      </w:r>
      <w:commentRangeEnd w:id="119"/>
      <w:r w:rsidR="00F74C77" w:rsidRPr="00453B75">
        <w:rPr>
          <w:rStyle w:val="a7"/>
          <w:rFonts w:ascii="Times New Roman" w:hAnsi="Times New Roman" w:cs="Times New Roman"/>
          <w:sz w:val="28"/>
          <w:szCs w:val="28"/>
        </w:rPr>
        <w:commentReference w:id="119"/>
      </w:r>
    </w:p>
    <w:p w14:paraId="35EF579D" w14:textId="77777777" w:rsidR="0021461E"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t>Структура кодекса...</w:t>
      </w:r>
      <w:r w:rsidRPr="00453B75">
        <w:rPr>
          <w:rFonts w:ascii="Times New Roman" w:eastAsia="Times New Roman" w:hAnsi="Times New Roman" w:cs="Times New Roman"/>
          <w:sz w:val="28"/>
          <w:szCs w:val="28"/>
          <w:lang w:val="ru-RU" w:eastAsia="en-GB"/>
        </w:rPr>
        <w:t xml:space="preserve"> </w:t>
      </w:r>
    </w:p>
    <w:p w14:paraId="3A00EA7E" w14:textId="77777777" w:rsidR="00163A4E" w:rsidRPr="00453B75" w:rsidRDefault="00F309E9"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t>О</w:t>
      </w:r>
      <w:r w:rsidR="00F96454" w:rsidRPr="00453B75">
        <w:rPr>
          <w:rFonts w:ascii="Times New Roman" w:eastAsia="Times New Roman" w:hAnsi="Times New Roman" w:cs="Times New Roman"/>
          <w:sz w:val="28"/>
          <w:szCs w:val="28"/>
          <w:highlight w:val="yellow"/>
          <w:lang w:val="ru-RU" w:eastAsia="en-GB"/>
        </w:rPr>
        <w:t>бщая часть ..</w:t>
      </w:r>
      <w:r w:rsidR="00F96454" w:rsidRPr="00453B75">
        <w:rPr>
          <w:rFonts w:ascii="Times New Roman" w:eastAsia="Times New Roman" w:hAnsi="Times New Roman" w:cs="Times New Roman"/>
          <w:sz w:val="28"/>
          <w:szCs w:val="28"/>
          <w:lang w:val="ru-RU" w:eastAsia="en-GB"/>
        </w:rPr>
        <w:t xml:space="preserve"> предмет, принципы, методы (преимущественно императивный</w:t>
      </w:r>
      <w:commentRangeStart w:id="120"/>
      <w:r w:rsidR="00F96454" w:rsidRPr="00453B75">
        <w:rPr>
          <w:rFonts w:ascii="Times New Roman" w:eastAsia="Times New Roman" w:hAnsi="Times New Roman" w:cs="Times New Roman"/>
          <w:sz w:val="28"/>
          <w:szCs w:val="28"/>
          <w:lang w:val="ru-RU" w:eastAsia="en-GB"/>
        </w:rPr>
        <w:t xml:space="preserve">), определения </w:t>
      </w:r>
      <w:commentRangeEnd w:id="120"/>
      <w:r w:rsidR="00C05133" w:rsidRPr="00453B75">
        <w:rPr>
          <w:rStyle w:val="a7"/>
          <w:rFonts w:ascii="Times New Roman" w:hAnsi="Times New Roman" w:cs="Times New Roman"/>
          <w:sz w:val="28"/>
          <w:szCs w:val="28"/>
        </w:rPr>
        <w:commentReference w:id="120"/>
      </w:r>
      <w:r w:rsidR="00F96454" w:rsidRPr="00453B75">
        <w:rPr>
          <w:rFonts w:ascii="Times New Roman" w:eastAsia="Times New Roman" w:hAnsi="Times New Roman" w:cs="Times New Roman"/>
          <w:sz w:val="28"/>
          <w:szCs w:val="28"/>
          <w:lang w:val="ru-RU" w:eastAsia="en-GB"/>
        </w:rPr>
        <w:t xml:space="preserve">понятий, </w:t>
      </w:r>
      <w:commentRangeStart w:id="121"/>
      <w:r w:rsidR="00F96454" w:rsidRPr="00453B75">
        <w:rPr>
          <w:rFonts w:ascii="Times New Roman" w:eastAsia="Times New Roman" w:hAnsi="Times New Roman" w:cs="Times New Roman"/>
          <w:sz w:val="28"/>
          <w:szCs w:val="28"/>
          <w:lang w:val="ru-RU" w:eastAsia="en-GB"/>
        </w:rPr>
        <w:t>субъект</w:t>
      </w:r>
      <w:commentRangeEnd w:id="121"/>
      <w:r w:rsidR="00F74C77" w:rsidRPr="00453B75">
        <w:rPr>
          <w:rStyle w:val="a7"/>
          <w:rFonts w:ascii="Times New Roman" w:hAnsi="Times New Roman" w:cs="Times New Roman"/>
          <w:sz w:val="28"/>
          <w:szCs w:val="28"/>
        </w:rPr>
        <w:commentReference w:id="121"/>
      </w:r>
      <w:r w:rsidR="00F96454" w:rsidRPr="00453B75">
        <w:rPr>
          <w:rFonts w:ascii="Times New Roman" w:eastAsia="Times New Roman" w:hAnsi="Times New Roman" w:cs="Times New Roman"/>
          <w:sz w:val="28"/>
          <w:szCs w:val="28"/>
          <w:lang w:val="ru-RU" w:eastAsia="en-GB"/>
        </w:rPr>
        <w:t xml:space="preserve">ы, объекты, информационные правоотношения, базовые правовые институты: доступ, ресурс, безопасность, </w:t>
      </w:r>
      <w:r w:rsidR="00F74C77" w:rsidRPr="00453B75">
        <w:rPr>
          <w:rFonts w:ascii="Times New Roman" w:eastAsia="Times New Roman" w:hAnsi="Times New Roman" w:cs="Times New Roman"/>
          <w:sz w:val="28"/>
          <w:szCs w:val="28"/>
          <w:lang w:val="ru-RU" w:eastAsia="en-GB"/>
        </w:rPr>
        <w:t xml:space="preserve">информационные технологии (включая цифровые, квантовые) = </w:t>
      </w:r>
      <w:r w:rsidR="00F96454" w:rsidRPr="00453B75">
        <w:rPr>
          <w:rFonts w:ascii="Times New Roman" w:eastAsia="Times New Roman" w:hAnsi="Times New Roman" w:cs="Times New Roman"/>
          <w:sz w:val="28"/>
          <w:szCs w:val="28"/>
          <w:lang w:val="ru-RU" w:eastAsia="en-GB"/>
        </w:rPr>
        <w:t>"чистые институт</w:t>
      </w:r>
      <w:r w:rsidR="0004288F" w:rsidRPr="00453B75">
        <w:rPr>
          <w:rFonts w:ascii="Times New Roman" w:eastAsia="Times New Roman" w:hAnsi="Times New Roman" w:cs="Times New Roman"/>
          <w:sz w:val="28"/>
          <w:szCs w:val="28"/>
          <w:lang w:val="ru-RU" w:eastAsia="en-GB"/>
        </w:rPr>
        <w:t>ы</w:t>
      </w:r>
      <w:r w:rsidR="00F96454" w:rsidRPr="00453B75">
        <w:rPr>
          <w:rFonts w:ascii="Times New Roman" w:eastAsia="Times New Roman" w:hAnsi="Times New Roman" w:cs="Times New Roman"/>
          <w:sz w:val="28"/>
          <w:szCs w:val="28"/>
          <w:lang w:val="ru-RU" w:eastAsia="en-GB"/>
        </w:rPr>
        <w:t>" в известной концепци</w:t>
      </w:r>
      <w:r w:rsidR="0004288F" w:rsidRPr="00453B75">
        <w:rPr>
          <w:rFonts w:ascii="Times New Roman" w:eastAsia="Times New Roman" w:hAnsi="Times New Roman" w:cs="Times New Roman"/>
          <w:sz w:val="28"/>
          <w:szCs w:val="28"/>
          <w:lang w:val="ru-RU" w:eastAsia="en-GB"/>
        </w:rPr>
        <w:t>и 2014</w:t>
      </w:r>
      <w:r w:rsidR="00F74C77" w:rsidRPr="00453B75">
        <w:rPr>
          <w:rFonts w:ascii="Times New Roman" w:eastAsia="Times New Roman" w:hAnsi="Times New Roman" w:cs="Times New Roman"/>
          <w:sz w:val="28"/>
          <w:szCs w:val="28"/>
          <w:lang w:val="ru-RU" w:eastAsia="en-GB"/>
        </w:rPr>
        <w:t xml:space="preserve"> под редакцией И.Л. Бачило</w:t>
      </w:r>
      <w:r w:rsidR="00F96454" w:rsidRPr="00453B75">
        <w:rPr>
          <w:rFonts w:ascii="Times New Roman" w:eastAsia="Times New Roman" w:hAnsi="Times New Roman" w:cs="Times New Roman"/>
          <w:sz w:val="28"/>
          <w:szCs w:val="28"/>
          <w:lang w:val="ru-RU" w:eastAsia="en-GB"/>
        </w:rPr>
        <w:t>...</w:t>
      </w:r>
      <w:r w:rsidR="002E36D7" w:rsidRPr="00453B75">
        <w:rPr>
          <w:rFonts w:ascii="Times New Roman" w:eastAsia="Times New Roman" w:hAnsi="Times New Roman" w:cs="Times New Roman"/>
          <w:sz w:val="28"/>
          <w:szCs w:val="28"/>
          <w:lang w:val="ru-RU" w:eastAsia="en-GB"/>
        </w:rPr>
        <w:t xml:space="preserve"> В числе чистых по мере указанных можно выделить институты контроля информационной среды идентификация, аутентификации,</w:t>
      </w:r>
    </w:p>
    <w:p w14:paraId="5030B00D" w14:textId="77777777" w:rsidR="00ED3BA9" w:rsidRPr="00453B75" w:rsidRDefault="00ED3BA9" w:rsidP="00453B75">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юридической литературе часто подчеркивается, что вопросы ответственности в информационной сфере исследуют специалисты в области </w:t>
      </w:r>
      <w:r w:rsidRPr="00453B75">
        <w:rPr>
          <w:rFonts w:ascii="Times New Roman" w:eastAsia="Times New Roman" w:hAnsi="Times New Roman" w:cs="Times New Roman"/>
          <w:sz w:val="28"/>
          <w:szCs w:val="28"/>
          <w:lang w:val="ru-RU" w:eastAsia="en-GB"/>
        </w:rPr>
        <w:lastRenderedPageBreak/>
        <w:t>уголовного, административного, экологического и других отраслей российского права и т.д.</w:t>
      </w:r>
      <w:r w:rsidRPr="00453B75">
        <w:rPr>
          <w:rStyle w:val="ae"/>
          <w:rFonts w:ascii="Times New Roman" w:eastAsia="Times New Roman" w:hAnsi="Times New Roman" w:cs="Times New Roman"/>
          <w:sz w:val="28"/>
          <w:szCs w:val="28"/>
          <w:lang w:val="ru-RU" w:eastAsia="en-GB"/>
        </w:rPr>
        <w:footnoteReference w:id="62"/>
      </w:r>
    </w:p>
    <w:p w14:paraId="76DEB91D" w14:textId="77777777" w:rsidR="00ED3BA9" w:rsidRPr="00453B75" w:rsidRDefault="00ED3BA9" w:rsidP="00453B75">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Между тем неисследованной и неразработанной остается собственно концепция ответственности в информационном праве. </w:t>
      </w:r>
    </w:p>
    <w:p w14:paraId="597077EF" w14:textId="77777777" w:rsidR="00C83F43" w:rsidRPr="00453B75" w:rsidRDefault="00ED3BA9" w:rsidP="00453B75">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Про информационную ответственность практически нигде не говорится специалистами информационного права, в основном речь идет о юридической</w:t>
      </w:r>
      <w:r w:rsidRPr="00453B75">
        <w:rPr>
          <w:rFonts w:ascii="Times New Roman" w:eastAsia="Times New Roman" w:hAnsi="Times New Roman" w:cs="Times New Roman"/>
          <w:sz w:val="28"/>
          <w:szCs w:val="28"/>
          <w:lang w:val="ru-RU" w:eastAsia="en-GB"/>
        </w:rPr>
        <w:tab/>
        <w:t>ответственности за</w:t>
      </w:r>
      <w:r w:rsidRPr="00453B75">
        <w:rPr>
          <w:rFonts w:ascii="Times New Roman" w:eastAsia="Times New Roman" w:hAnsi="Times New Roman" w:cs="Times New Roman"/>
          <w:sz w:val="28"/>
          <w:szCs w:val="28"/>
          <w:lang w:val="ru-RU" w:eastAsia="en-GB"/>
        </w:rPr>
        <w:tab/>
        <w:t>нарушения</w:t>
      </w:r>
      <w:r w:rsidRPr="00453B75">
        <w:rPr>
          <w:rFonts w:ascii="Times New Roman" w:eastAsia="Times New Roman" w:hAnsi="Times New Roman" w:cs="Times New Roman"/>
          <w:sz w:val="28"/>
          <w:szCs w:val="28"/>
          <w:lang w:val="ru-RU" w:eastAsia="en-GB"/>
        </w:rPr>
        <w:tab/>
        <w:t>режима</w:t>
      </w:r>
      <w:r w:rsidRPr="00453B75">
        <w:rPr>
          <w:rFonts w:ascii="Times New Roman" w:eastAsia="Times New Roman" w:hAnsi="Times New Roman" w:cs="Times New Roman"/>
          <w:sz w:val="28"/>
          <w:szCs w:val="28"/>
          <w:lang w:val="ru-RU" w:eastAsia="en-GB"/>
        </w:rPr>
        <w:tab/>
        <w:t>информации</w:t>
      </w:r>
      <w:r w:rsidRPr="00453B75">
        <w:rPr>
          <w:rStyle w:val="ae"/>
          <w:rFonts w:ascii="Times New Roman" w:eastAsia="Times New Roman" w:hAnsi="Times New Roman" w:cs="Times New Roman"/>
          <w:sz w:val="28"/>
          <w:szCs w:val="28"/>
          <w:lang w:val="ru-RU" w:eastAsia="en-GB"/>
        </w:rPr>
        <w:footnoteReference w:id="63"/>
      </w:r>
      <w:r w:rsidR="00FD74A6" w:rsidRPr="00453B75">
        <w:rPr>
          <w:rFonts w:ascii="Times New Roman" w:eastAsia="Times New Roman" w:hAnsi="Times New Roman" w:cs="Times New Roman"/>
          <w:sz w:val="28"/>
          <w:szCs w:val="28"/>
          <w:lang w:val="ru-RU" w:eastAsia="en-GB"/>
        </w:rPr>
        <w:t>.</w:t>
      </w:r>
    </w:p>
    <w:p w14:paraId="4AB5E2F7" w14:textId="77777777" w:rsidR="0021461E" w:rsidRPr="00453B75" w:rsidRDefault="00B60621" w:rsidP="00453B75">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очень важно </w:t>
      </w:r>
      <w:r w:rsidR="00F96454" w:rsidRPr="00453B75">
        <w:rPr>
          <w:rFonts w:ascii="Times New Roman" w:eastAsia="Times New Roman" w:hAnsi="Times New Roman" w:cs="Times New Roman"/>
          <w:sz w:val="28"/>
          <w:szCs w:val="28"/>
          <w:lang w:val="ru-RU" w:eastAsia="en-GB"/>
        </w:rPr>
        <w:t>специальные информационные виды ответственности.</w:t>
      </w:r>
      <w:r w:rsidRPr="00453B75">
        <w:rPr>
          <w:rFonts w:ascii="Times New Roman" w:eastAsia="Times New Roman" w:hAnsi="Times New Roman" w:cs="Times New Roman"/>
          <w:sz w:val="28"/>
          <w:szCs w:val="28"/>
          <w:lang w:val="ru-RU" w:eastAsia="en-GB"/>
        </w:rPr>
        <w:t xml:space="preserve"> Закрепить</w:t>
      </w:r>
      <w:r w:rsidR="007750D7" w:rsidRPr="00453B75">
        <w:rPr>
          <w:rFonts w:ascii="Times New Roman" w:eastAsia="Times New Roman" w:hAnsi="Times New Roman" w:cs="Times New Roman"/>
          <w:sz w:val="28"/>
          <w:szCs w:val="28"/>
          <w:lang w:val="ru-RU" w:eastAsia="en-GB"/>
        </w:rPr>
        <w:t>,</w:t>
      </w:r>
      <w:r w:rsidRPr="00453B75">
        <w:rPr>
          <w:rFonts w:ascii="Times New Roman" w:eastAsia="Times New Roman" w:hAnsi="Times New Roman" w:cs="Times New Roman"/>
          <w:sz w:val="28"/>
          <w:szCs w:val="28"/>
          <w:lang w:val="ru-RU" w:eastAsia="en-GB"/>
        </w:rPr>
        <w:t xml:space="preserve"> которые уже содержатся в действующих актах (опубликовать опровержение), так и какие-то новые цифровые</w:t>
      </w:r>
      <w:r w:rsidR="00F96454" w:rsidRPr="00453B75">
        <w:rPr>
          <w:rFonts w:ascii="Times New Roman" w:eastAsia="Times New Roman" w:hAnsi="Times New Roman" w:cs="Times New Roman"/>
          <w:sz w:val="28"/>
          <w:szCs w:val="28"/>
          <w:lang w:val="ru-RU" w:eastAsia="en-GB"/>
        </w:rPr>
        <w:t xml:space="preserve">. (отключение злонамеренного участника из сети пользователей и др)…. подчеркнуть осторожно … что акцент на правовых институтах (можно ли их как-то с объектами права сопоставить..., например, взятые при определенных параметров объекты правового регулирования (информация, информационные процессы, информационая среда) … </w:t>
      </w:r>
    </w:p>
    <w:p w14:paraId="3ED10116" w14:textId="77777777" w:rsidR="00163A4E"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t>особое внимание объектам...</w:t>
      </w:r>
      <w:r w:rsidRPr="00453B75">
        <w:rPr>
          <w:rFonts w:ascii="Times New Roman" w:eastAsia="Times New Roman" w:hAnsi="Times New Roman" w:cs="Times New Roman"/>
          <w:sz w:val="28"/>
          <w:szCs w:val="28"/>
          <w:lang w:val="ru-RU" w:eastAsia="en-GB"/>
        </w:rPr>
        <w:t xml:space="preserve"> </w:t>
      </w:r>
    </w:p>
    <w:p w14:paraId="73237D49" w14:textId="77777777" w:rsidR="00163A4E"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 </w:t>
      </w:r>
      <w:r w:rsidRPr="00453B75">
        <w:rPr>
          <w:rFonts w:ascii="Times New Roman" w:eastAsia="Times New Roman" w:hAnsi="Times New Roman" w:cs="Times New Roman"/>
          <w:sz w:val="28"/>
          <w:szCs w:val="28"/>
          <w:highlight w:val="yellow"/>
          <w:lang w:val="ru-RU" w:eastAsia="en-GB"/>
        </w:rPr>
        <w:t>- информаци</w:t>
      </w:r>
      <w:r w:rsidR="002E36D7" w:rsidRPr="00453B75">
        <w:rPr>
          <w:rFonts w:ascii="Times New Roman" w:eastAsia="Times New Roman" w:hAnsi="Times New Roman" w:cs="Times New Roman"/>
          <w:sz w:val="28"/>
          <w:szCs w:val="28"/>
          <w:highlight w:val="yellow"/>
          <w:lang w:val="ru-RU" w:eastAsia="en-GB"/>
        </w:rPr>
        <w:t>я</w:t>
      </w:r>
      <w:r w:rsidRPr="00453B75">
        <w:rPr>
          <w:rFonts w:ascii="Times New Roman" w:eastAsia="Times New Roman" w:hAnsi="Times New Roman" w:cs="Times New Roman"/>
          <w:sz w:val="28"/>
          <w:szCs w:val="28"/>
          <w:highlight w:val="yellow"/>
          <w:lang w:val="ru-RU" w:eastAsia="en-GB"/>
        </w:rPr>
        <w:t>..</w:t>
      </w:r>
      <w:r w:rsidRPr="00453B75">
        <w:rPr>
          <w:rFonts w:ascii="Times New Roman" w:eastAsia="Times New Roman" w:hAnsi="Times New Roman" w:cs="Times New Roman"/>
          <w:sz w:val="28"/>
          <w:szCs w:val="28"/>
          <w:lang w:val="ru-RU" w:eastAsia="en-GB"/>
        </w:rPr>
        <w:t xml:space="preserve">..... </w:t>
      </w:r>
      <w:r w:rsidR="00C05133" w:rsidRPr="00453B75">
        <w:rPr>
          <w:rFonts w:ascii="Times New Roman" w:eastAsia="Times New Roman" w:hAnsi="Times New Roman" w:cs="Times New Roman"/>
          <w:sz w:val="28"/>
          <w:szCs w:val="28"/>
          <w:lang w:val="ru-RU" w:eastAsia="en-GB"/>
        </w:rPr>
        <w:t>важно показать, что информация как объект может быть связана с инфраструктурой (информационной средой), а может не быть связанной</w:t>
      </w:r>
      <w:r w:rsidR="009A5D63" w:rsidRPr="00453B75">
        <w:rPr>
          <w:rFonts w:ascii="Times New Roman" w:eastAsia="Times New Roman" w:hAnsi="Times New Roman" w:cs="Times New Roman"/>
          <w:sz w:val="28"/>
          <w:szCs w:val="28"/>
          <w:lang w:val="ru-RU" w:eastAsia="en-GB"/>
        </w:rPr>
        <w:t>… + закрепить общую концепция с отрытым перечнем …</w:t>
      </w:r>
    </w:p>
    <w:p w14:paraId="338A409F" w14:textId="77777777" w:rsidR="005F1D11" w:rsidRPr="00453B75" w:rsidRDefault="005F1D11"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На разных этапах разными исследователями уделялось большее или меньшее значение. </w:t>
      </w:r>
    </w:p>
    <w:p w14:paraId="59DDEB34" w14:textId="77777777" w:rsidR="005F1D11" w:rsidRPr="00453B75" w:rsidRDefault="005F1D11"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Анализ диссертаций показал, что сначала право формы (в частности диссертации), потом что потом право содержания (потом снова формы). При этом данная закономерность не носит четкого очертания. </w:t>
      </w:r>
    </w:p>
    <w:p w14:paraId="319502C2" w14:textId="77777777" w:rsidR="005F1D11" w:rsidRPr="00453B75" w:rsidRDefault="005F1D11"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настоящее время как представляется </w:t>
      </w:r>
    </w:p>
    <w:p w14:paraId="3C97904A" w14:textId="77777777" w:rsidR="005F1D11" w:rsidRPr="00453B75" w:rsidRDefault="005F1D11" w:rsidP="00453B7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Если это классическое информационное право или как его называют «право оборота информации» эклетичность проявляется в том, что информации везде есть и кем-то как-то воспринимается. В той или иной отрасли может иметь существенную специфику, которая даже не всегда в информационное право не увязалось бы… банковская тайна, адвокатская тайна, информация, предназначенная только для квалифицированных инвесторов. </w:t>
      </w:r>
    </w:p>
    <w:p w14:paraId="1D87291F" w14:textId="77777777" w:rsidR="005F1D11" w:rsidRPr="00453B75" w:rsidRDefault="005F1D11" w:rsidP="00453B7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 другой стороны – цифровое право. Фактически право инфраструктуры. Тоже везде. Это и платформы (государственные и частные) и электронные подписи и др. </w:t>
      </w:r>
    </w:p>
    <w:p w14:paraId="6541539D" w14:textId="77777777" w:rsidR="00263C06"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Открытая / закрытая информации</w:t>
      </w:r>
    </w:p>
    <w:p w14:paraId="1631A792" w14:textId="77777777" w:rsidR="00263C06"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А) Все виды тайн и их правовые режимы </w:t>
      </w:r>
    </w:p>
    <w:p w14:paraId="09F65758" w14:textId="77777777" w:rsidR="00263C06"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 гос. тайна </w:t>
      </w:r>
    </w:p>
    <w:p w14:paraId="4A819380" w14:textId="77777777" w:rsidR="00263C06"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коммерческая </w:t>
      </w:r>
    </w:p>
    <w:p w14:paraId="680468BE" w14:textId="77777777" w:rsidR="00263C06"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персональные данные </w:t>
      </w:r>
    </w:p>
    <w:p w14:paraId="0C3339A9" w14:textId="77777777" w:rsidR="00263C06"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Б) Реклама, ограничения </w:t>
      </w:r>
    </w:p>
    <w:p w14:paraId="2437CCCE" w14:textId="77777777" w:rsidR="00263C06"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В) СМИ </w:t>
      </w:r>
    </w:p>
    <w:p w14:paraId="0BB8CE76" w14:textId="77777777" w:rsidR="00263C06"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Г) информация к которой нужно обеспечить доступ </w:t>
      </w:r>
    </w:p>
    <w:p w14:paraId="4BD52D41" w14:textId="77777777" w:rsidR="00263C06" w:rsidRPr="00453B75" w:rsidRDefault="00263C06"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Д) информация доступ к которой надо закрыть / или ор</w:t>
      </w:r>
      <w:commentRangeStart w:id="122"/>
      <w:r w:rsidRPr="00453B75">
        <w:rPr>
          <w:rFonts w:ascii="Times New Roman" w:eastAsia="Times New Roman" w:hAnsi="Times New Roman" w:cs="Times New Roman"/>
          <w:sz w:val="28"/>
          <w:szCs w:val="28"/>
          <w:lang w:val="ru-RU" w:eastAsia="en-GB"/>
        </w:rPr>
        <w:t>гра</w:t>
      </w:r>
      <w:commentRangeEnd w:id="122"/>
      <w:r w:rsidRPr="00453B75">
        <w:rPr>
          <w:rStyle w:val="a7"/>
          <w:rFonts w:ascii="Times New Roman" w:hAnsi="Times New Roman" w:cs="Times New Roman"/>
          <w:sz w:val="28"/>
          <w:szCs w:val="28"/>
        </w:rPr>
        <w:commentReference w:id="122"/>
      </w:r>
      <w:r w:rsidRPr="00453B75">
        <w:rPr>
          <w:rFonts w:ascii="Times New Roman" w:eastAsia="Times New Roman" w:hAnsi="Times New Roman" w:cs="Times New Roman"/>
          <w:sz w:val="28"/>
          <w:szCs w:val="28"/>
          <w:lang w:val="ru-RU" w:eastAsia="en-GB"/>
        </w:rPr>
        <w:t>ничить</w:t>
      </w:r>
    </w:p>
    <w:p w14:paraId="4C35ECC8" w14:textId="77777777" w:rsidR="00F309E9"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w:t>
      </w:r>
      <w:r w:rsidR="009A5D63" w:rsidRPr="00453B75">
        <w:rPr>
          <w:rFonts w:ascii="Times New Roman" w:eastAsia="Times New Roman" w:hAnsi="Times New Roman" w:cs="Times New Roman"/>
          <w:sz w:val="28"/>
          <w:szCs w:val="28"/>
          <w:highlight w:val="yellow"/>
          <w:lang w:val="ru-RU" w:eastAsia="en-GB"/>
        </w:rPr>
        <w:t>и</w:t>
      </w:r>
      <w:r w:rsidRPr="00453B75">
        <w:rPr>
          <w:rFonts w:ascii="Times New Roman" w:eastAsia="Times New Roman" w:hAnsi="Times New Roman" w:cs="Times New Roman"/>
          <w:sz w:val="28"/>
          <w:szCs w:val="28"/>
          <w:highlight w:val="yellow"/>
          <w:lang w:val="ru-RU" w:eastAsia="en-GB"/>
        </w:rPr>
        <w:t>нформационные среды</w:t>
      </w:r>
      <w:r w:rsidRPr="00453B75">
        <w:rPr>
          <w:rFonts w:ascii="Times New Roman" w:eastAsia="Times New Roman" w:hAnsi="Times New Roman" w:cs="Times New Roman"/>
          <w:sz w:val="28"/>
          <w:szCs w:val="28"/>
          <w:lang w:val="ru-RU" w:eastAsia="en-GB"/>
        </w:rPr>
        <w:t xml:space="preserve"> как объект информационных правоотношений </w:t>
      </w:r>
    </w:p>
    <w:p w14:paraId="4BC98A26" w14:textId="77777777" w:rsidR="00F309E9"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уровни информационной среды (расчетов, протоколов, приложений) </w:t>
      </w:r>
    </w:p>
    <w:p w14:paraId="0DC5B750" w14:textId="77777777" w:rsidR="00F309E9"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сегменты информационной среды (аналоговый, цифровой, квантовый) </w:t>
      </w:r>
    </w:p>
    <w:p w14:paraId="751633ED" w14:textId="77777777" w:rsidR="00F309E9"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элементы информационной среды (информация, информационные системы, информационные технологии, пр.) </w:t>
      </w:r>
    </w:p>
    <w:p w14:paraId="6FD31051" w14:textId="77777777" w:rsidR="00F309E9"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взаимосвязь уровней, сегментов</w:t>
      </w:r>
      <w:commentRangeStart w:id="123"/>
      <w:r w:rsidRPr="00453B75">
        <w:rPr>
          <w:rFonts w:ascii="Times New Roman" w:eastAsia="Times New Roman" w:hAnsi="Times New Roman" w:cs="Times New Roman"/>
          <w:sz w:val="28"/>
          <w:szCs w:val="28"/>
          <w:lang w:val="ru-RU" w:eastAsia="en-GB"/>
        </w:rPr>
        <w:t xml:space="preserve">, элементов </w:t>
      </w:r>
      <w:commentRangeEnd w:id="123"/>
      <w:r w:rsidR="00163A4E" w:rsidRPr="00453B75">
        <w:rPr>
          <w:rStyle w:val="a7"/>
          <w:rFonts w:ascii="Times New Roman" w:hAnsi="Times New Roman" w:cs="Times New Roman"/>
          <w:sz w:val="28"/>
          <w:szCs w:val="28"/>
        </w:rPr>
        <w:commentReference w:id="123"/>
      </w:r>
      <w:r w:rsidRPr="00453B75">
        <w:rPr>
          <w:rFonts w:ascii="Times New Roman" w:eastAsia="Times New Roman" w:hAnsi="Times New Roman" w:cs="Times New Roman"/>
          <w:sz w:val="28"/>
          <w:szCs w:val="28"/>
          <w:lang w:val="ru-RU" w:eastAsia="en-GB"/>
        </w:rPr>
        <w:t xml:space="preserve">информационной среды (компонентов); </w:t>
      </w:r>
    </w:p>
    <w:p w14:paraId="0F25F222" w14:textId="77777777" w:rsidR="00F309E9"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 Правовые подходы к информационным средам, </w:t>
      </w:r>
    </w:p>
    <w:p w14:paraId="3DC6BBD2" w14:textId="77777777" w:rsidR="00F309E9"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Виды информационных сред для целей правового регулирования (</w:t>
      </w:r>
      <w:r w:rsidRPr="00453B75">
        <w:rPr>
          <w:rFonts w:ascii="Times New Roman" w:eastAsia="Times New Roman" w:hAnsi="Times New Roman" w:cs="Times New Roman"/>
          <w:sz w:val="28"/>
          <w:szCs w:val="28"/>
          <w:lang w:eastAsia="en-GB"/>
        </w:rPr>
        <w:t>Open</w:t>
      </w:r>
      <w:r w:rsidRPr="00453B75">
        <w:rPr>
          <w:rFonts w:ascii="Times New Roman" w:eastAsia="Times New Roman" w:hAnsi="Times New Roman" w:cs="Times New Roman"/>
          <w:sz w:val="28"/>
          <w:szCs w:val="28"/>
          <w:lang w:val="ru-RU" w:eastAsia="en-GB"/>
        </w:rPr>
        <w:t xml:space="preserve"> </w:t>
      </w:r>
      <w:r w:rsidRPr="00453B75">
        <w:rPr>
          <w:rFonts w:ascii="Times New Roman" w:eastAsia="Times New Roman" w:hAnsi="Times New Roman" w:cs="Times New Roman"/>
          <w:sz w:val="28"/>
          <w:szCs w:val="28"/>
          <w:lang w:eastAsia="en-GB"/>
        </w:rPr>
        <w:t>API</w:t>
      </w:r>
      <w:r w:rsidRPr="00453B75">
        <w:rPr>
          <w:rFonts w:ascii="Times New Roman" w:eastAsia="Times New Roman" w:hAnsi="Times New Roman" w:cs="Times New Roman"/>
          <w:sz w:val="28"/>
          <w:szCs w:val="28"/>
          <w:lang w:val="ru-RU" w:eastAsia="en-GB"/>
        </w:rPr>
        <w:t xml:space="preserve">, цифровые платформы, цифровые экосистемы, пр.). </w:t>
      </w:r>
    </w:p>
    <w:p w14:paraId="0C204D58" w14:textId="77777777" w:rsidR="00163A4E"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 информационные технологии </w:t>
      </w:r>
      <w:r w:rsidRPr="00453B75">
        <w:rPr>
          <w:rFonts w:ascii="Times New Roman" w:eastAsia="Times New Roman" w:hAnsi="Times New Roman" w:cs="Times New Roman"/>
          <w:sz w:val="28"/>
          <w:szCs w:val="28"/>
          <w:highlight w:val="yellow"/>
          <w:lang w:val="ru-RU" w:eastAsia="en-GB"/>
        </w:rPr>
        <w:t xml:space="preserve">(….) </w:t>
      </w:r>
    </w:p>
    <w:p w14:paraId="4E43EB94"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Представляется важным для того, чтобы показаться связи между институтами, а также через междисциплинарный комментарий обосновать…</w:t>
      </w:r>
    </w:p>
    <w:p w14:paraId="1EB178F7"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Предлагается 7 уровней, при этом список уровней, открытый сам по себе. </w:t>
      </w:r>
    </w:p>
    <w:p w14:paraId="197A5A4C"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актива ... будет обеспечивать связь с финансовыми активами: ЦР, ЦВ, ЦФА, УЦП и др.... инновационными способами привлечения инвестиций. Применительно к активам в основе которых лежим технология криптографии автором предложен термин "криптоактива". Для того чтобы обеспечить связь с финансовыми, гражданским правом и иными отраслями, в которых объект используется как объект необходимо предусмотреть его определением именно в системе норм информационного права. Под активом в информационной среде предлагается понимать информация, которая обладает ценностью для ее обладателя ценность которая обеспечивается такой информацией или ее свойствами. </w:t>
      </w:r>
    </w:p>
    <w:p w14:paraId="05E6E2CA"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в кодексе не обязательно ...в комментариях к кодексу подробно раскрыть, что понимается под уровнем актива... : ЦР, ЦВ, ЦФА, УЦП и др.... связать с другими отраслями</w:t>
      </w:r>
    </w:p>
    <w:p w14:paraId="0597164F"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цифровое (игровое) имущество, доменные имена, аккаунты в социальных сетях…</w:t>
      </w:r>
      <w:r w:rsidRPr="00453B75">
        <w:rPr>
          <w:rStyle w:val="ae"/>
          <w:rFonts w:ascii="Times New Roman" w:eastAsia="Times New Roman" w:hAnsi="Times New Roman" w:cs="Times New Roman"/>
          <w:bCs/>
          <w:sz w:val="28"/>
          <w:szCs w:val="28"/>
          <w:lang w:val="ru-RU" w:eastAsia="en-GB"/>
        </w:rPr>
        <w:footnoteReference w:id="64"/>
      </w:r>
    </w:p>
    <w:p w14:paraId="103F8DA6"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lastRenderedPageBreak/>
        <w:t xml:space="preserve">в кодексе с привлечением междисциплинарных специалистов разработать именно связь актива с информационной средой... показать зависимости уровней (для целей отдельных технологий?) как именно на уовне технологии связано... и как это влияет на правовые эффекты... если у тебя есть контроль над информационной системой (протоколом), то фактически у тебя есть и доступ к активу. Например, УНИДРУА (о цифровых активах) это не учитывает. </w:t>
      </w:r>
    </w:p>
    <w:p w14:paraId="7129CE93"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и то что обладатель думаем, что он ими владеет ничего не значит, сеть (система) может контролироваться на уровне протокола. + проблема фальшивого дефай, когда разработчики намеренно демонстрируют отсутствие контроля, чтобы привлечь внимание. </w:t>
      </w:r>
    </w:p>
    <w:p w14:paraId="6BE6E339"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уровень протокола, конечно.. в этом уровне для целей систематизации регулирования можно раскрыть наличие различных программ ЭВМ., в том числе неизменяемые смарт-контракты (если говорим о цифровых технологиях). смарт-контракты, базы данных как части информационной среды, мб информационный ресурс.</w:t>
      </w:r>
    </w:p>
    <w:p w14:paraId="13A7EB6F"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опять таки в комментарии пояснить связь с гражданским правом : смарт-контакт как договор (только в рамках комментариев можно пояснить...)</w:t>
      </w:r>
    </w:p>
    <w:p w14:paraId="2BFFC031"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сервисов и приложений </w:t>
      </w:r>
    </w:p>
    <w:p w14:paraId="0D7CDA7E"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агреггаторов </w:t>
      </w:r>
    </w:p>
    <w:p w14:paraId="09D6BA37"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цифровых платформ описать тоже достаточно детально </w:t>
      </w:r>
    </w:p>
    <w:p w14:paraId="0DB28A6E"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lastRenderedPageBreak/>
        <w:t>именно с точки зрения набора элемента инфраструктуры, без затрагивания функциональных особенностей платформ...</w:t>
      </w:r>
    </w:p>
    <w:p w14:paraId="15754527"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в комментариях раскрыть связь с финансовым правом, публичным правом (если речь про гос услуги и др)</w:t>
      </w:r>
    </w:p>
    <w:p w14:paraId="4EEA9C91"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инвестиционные платформы, цифровые платформы по закону, системы ОИС </w:t>
      </w:r>
    </w:p>
    <w:p w14:paraId="198557BF"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связи </w:t>
      </w:r>
    </w:p>
    <w:p w14:paraId="2B83F189"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можно рассмотреть квантовую связь, как какую-то прикладную к цифровой </w:t>
      </w:r>
    </w:p>
    <w:p w14:paraId="7FD5E29E"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потому что квантовая выражается всегда в виде цифровой... </w:t>
      </w:r>
    </w:p>
    <w:p w14:paraId="4B63BD09"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цифровая форма играет наиболее ярко, потому что как мост между аналоговой и квантовой информацией позволяет воспринять информацию… но как надстройка </w:t>
      </w:r>
    </w:p>
    <w:p w14:paraId="4C57E300"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связи как настройка в рамках информационной среды без которой невозможно. </w:t>
      </w:r>
    </w:p>
    <w:p w14:paraId="62AC63F2" w14:textId="77777777" w:rsidR="00F7343C" w:rsidRPr="00453B75" w:rsidRDefault="00F7343C"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иное! (чтобы не ограничивать возникновение новых уровней)</w:t>
      </w:r>
    </w:p>
    <w:p w14:paraId="0A8318CE" w14:textId="77777777" w:rsidR="00F7343C" w:rsidRPr="00453B75" w:rsidRDefault="00F7343C" w:rsidP="00453B75">
      <w:pPr>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Cs/>
          <w:sz w:val="28"/>
          <w:szCs w:val="28"/>
          <w:lang w:val="ru-RU" w:eastAsia="en-GB"/>
        </w:rPr>
        <w:t xml:space="preserve">Такая модель показывает важность независимого восприятия аналоговой, цифровой, квантовой информацией, взаимодействуют друг с другом на уровне элементов... </w:t>
      </w:r>
    </w:p>
    <w:p w14:paraId="625B3ACD" w14:textId="77777777" w:rsidR="00163A4E"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lastRenderedPageBreak/>
        <w:t>особенная ..</w:t>
      </w:r>
      <w:r w:rsidRPr="00453B75">
        <w:rPr>
          <w:rFonts w:ascii="Times New Roman" w:eastAsia="Times New Roman" w:hAnsi="Times New Roman" w:cs="Times New Roman"/>
          <w:sz w:val="28"/>
          <w:szCs w:val="28"/>
          <w:lang w:val="ru-RU" w:eastAsia="en-GB"/>
        </w:rPr>
        <w:t xml:space="preserve"> по конкретным объектам... </w:t>
      </w:r>
      <w:r w:rsidR="00C77CF8" w:rsidRPr="00453B75">
        <w:rPr>
          <w:rFonts w:ascii="Times New Roman" w:eastAsia="Times New Roman" w:hAnsi="Times New Roman" w:cs="Times New Roman"/>
          <w:sz w:val="28"/>
          <w:szCs w:val="28"/>
          <w:lang w:val="ru-RU" w:eastAsia="en-GB"/>
        </w:rPr>
        <w:t xml:space="preserve">информационного права, 3 части. </w:t>
      </w:r>
    </w:p>
    <w:p w14:paraId="60EBAB81" w14:textId="77777777" w:rsidR="00F74C77"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t xml:space="preserve">правовые режимы </w:t>
      </w:r>
      <w:r w:rsidR="00163A4E" w:rsidRPr="00453B75">
        <w:rPr>
          <w:rFonts w:ascii="Times New Roman" w:eastAsia="Times New Roman" w:hAnsi="Times New Roman" w:cs="Times New Roman"/>
          <w:sz w:val="28"/>
          <w:szCs w:val="28"/>
          <w:highlight w:val="yellow"/>
          <w:lang w:val="ru-RU" w:eastAsia="en-GB"/>
        </w:rPr>
        <w:t>информации</w:t>
      </w:r>
      <w:r w:rsidR="00163A4E" w:rsidRPr="00453B75">
        <w:rPr>
          <w:rFonts w:ascii="Times New Roman" w:eastAsia="Times New Roman" w:hAnsi="Times New Roman" w:cs="Times New Roman"/>
          <w:sz w:val="28"/>
          <w:szCs w:val="28"/>
          <w:lang w:val="ru-RU" w:eastAsia="en-GB"/>
        </w:rPr>
        <w:t>…</w:t>
      </w:r>
      <w:commentRangeStart w:id="124"/>
      <w:commentRangeEnd w:id="124"/>
      <w:r w:rsidR="00163A4E" w:rsidRPr="00453B75">
        <w:rPr>
          <w:rStyle w:val="a7"/>
          <w:rFonts w:ascii="Times New Roman" w:hAnsi="Times New Roman" w:cs="Times New Roman"/>
          <w:sz w:val="28"/>
          <w:szCs w:val="28"/>
        </w:rPr>
        <w:commentReference w:id="124"/>
      </w:r>
    </w:p>
    <w:p w14:paraId="4C1F5652" w14:textId="77777777" w:rsidR="00163A4E"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commentRangeStart w:id="125"/>
      <w:r w:rsidRPr="00453B75">
        <w:rPr>
          <w:rFonts w:ascii="Times New Roman" w:eastAsia="Times New Roman" w:hAnsi="Times New Roman" w:cs="Times New Roman"/>
          <w:sz w:val="28"/>
          <w:szCs w:val="28"/>
          <w:u w:val="single"/>
          <w:lang w:val="ru-RU" w:eastAsia="en-GB"/>
        </w:rPr>
        <w:t xml:space="preserve"> </w:t>
      </w:r>
      <w:r w:rsidR="00E02FDC" w:rsidRPr="00453B75">
        <w:rPr>
          <w:rFonts w:ascii="Times New Roman" w:eastAsia="Times New Roman" w:hAnsi="Times New Roman" w:cs="Times New Roman"/>
          <w:sz w:val="28"/>
          <w:szCs w:val="28"/>
          <w:u w:val="single"/>
          <w:lang w:val="ru-RU" w:eastAsia="en-GB"/>
        </w:rPr>
        <w:t xml:space="preserve">с </w:t>
      </w:r>
      <w:commentRangeEnd w:id="125"/>
      <w:r w:rsidR="00163A4E" w:rsidRPr="00453B75">
        <w:rPr>
          <w:rStyle w:val="a7"/>
          <w:rFonts w:ascii="Times New Roman" w:hAnsi="Times New Roman" w:cs="Times New Roman"/>
          <w:sz w:val="28"/>
          <w:szCs w:val="28"/>
          <w:u w:val="single"/>
        </w:rPr>
        <w:commentReference w:id="125"/>
      </w:r>
      <w:r w:rsidR="00E02FDC" w:rsidRPr="00453B75">
        <w:rPr>
          <w:rFonts w:ascii="Times New Roman" w:eastAsia="Times New Roman" w:hAnsi="Times New Roman" w:cs="Times New Roman"/>
          <w:sz w:val="28"/>
          <w:szCs w:val="28"/>
          <w:u w:val="single"/>
          <w:lang w:val="ru-RU" w:eastAsia="en-GB"/>
        </w:rPr>
        <w:t xml:space="preserve">точки зрения </w:t>
      </w:r>
      <w:r w:rsidR="00163A4E" w:rsidRPr="00453B75">
        <w:rPr>
          <w:rFonts w:ascii="Times New Roman" w:eastAsia="Times New Roman" w:hAnsi="Times New Roman" w:cs="Times New Roman"/>
          <w:sz w:val="28"/>
          <w:szCs w:val="28"/>
          <w:u w:val="single"/>
          <w:lang w:val="ru-RU" w:eastAsia="en-GB"/>
        </w:rPr>
        <w:t>содержания</w:t>
      </w:r>
      <w:r w:rsidR="00163A4E" w:rsidRPr="00453B75">
        <w:rPr>
          <w:rFonts w:ascii="Times New Roman" w:eastAsia="Times New Roman" w:hAnsi="Times New Roman" w:cs="Times New Roman"/>
          <w:sz w:val="28"/>
          <w:szCs w:val="28"/>
          <w:lang w:val="ru-RU" w:eastAsia="en-GB"/>
        </w:rPr>
        <w:t>...</w:t>
      </w:r>
      <w:r w:rsidR="00E02FDC" w:rsidRPr="00453B75">
        <w:rPr>
          <w:rFonts w:ascii="Times New Roman" w:eastAsia="Times New Roman" w:hAnsi="Times New Roman" w:cs="Times New Roman"/>
          <w:sz w:val="28"/>
          <w:szCs w:val="28"/>
          <w:lang w:val="ru-RU" w:eastAsia="en-GB"/>
        </w:rPr>
        <w:t xml:space="preserve"> </w:t>
      </w:r>
      <w:r w:rsidR="00163A4E" w:rsidRPr="00453B75">
        <w:rPr>
          <w:rFonts w:ascii="Times New Roman" w:eastAsia="Times New Roman" w:hAnsi="Times New Roman" w:cs="Times New Roman"/>
          <w:sz w:val="28"/>
          <w:szCs w:val="28"/>
          <w:lang w:val="ru-RU" w:eastAsia="en-GB"/>
        </w:rPr>
        <w:t>реклама, СМИ, защита детей, доступ к гражданам к информации о деятельности ОМС и гос органов</w:t>
      </w:r>
      <w:r w:rsidR="00E02FDC" w:rsidRPr="00453B75">
        <w:rPr>
          <w:rFonts w:ascii="Times New Roman" w:eastAsia="Times New Roman" w:hAnsi="Times New Roman" w:cs="Times New Roman"/>
          <w:sz w:val="28"/>
          <w:szCs w:val="28"/>
          <w:lang w:val="ru-RU" w:eastAsia="en-GB"/>
        </w:rPr>
        <w:t xml:space="preserve">…. </w:t>
      </w:r>
      <w:r w:rsidR="00C77CF8" w:rsidRPr="00453B75">
        <w:rPr>
          <w:rFonts w:ascii="Times New Roman" w:eastAsia="Times New Roman" w:hAnsi="Times New Roman" w:cs="Times New Roman"/>
          <w:sz w:val="28"/>
          <w:szCs w:val="28"/>
          <w:lang w:val="ru-RU" w:eastAsia="en-GB"/>
        </w:rPr>
        <w:t xml:space="preserve">Можно фактически взять действующие законы в области информации и осуществить их косметическую правку. </w:t>
      </w:r>
    </w:p>
    <w:p w14:paraId="693F5530" w14:textId="77777777" w:rsidR="00163A4E" w:rsidRPr="00453B75" w:rsidRDefault="00163A4E" w:rsidP="00453B75">
      <w:pPr>
        <w:shd w:val="clear" w:color="auto" w:fill="FFFFFF"/>
        <w:spacing w:line="360" w:lineRule="auto"/>
        <w:ind w:firstLine="709"/>
        <w:jc w:val="both"/>
        <w:rPr>
          <w:rFonts w:ascii="Times New Roman" w:eastAsia="Times New Roman" w:hAnsi="Times New Roman" w:cs="Times New Roman"/>
          <w:sz w:val="28"/>
          <w:szCs w:val="28"/>
          <w:highlight w:val="yellow"/>
          <w:lang w:val="ru-RU" w:eastAsia="en-GB"/>
        </w:rPr>
      </w:pPr>
      <w:r w:rsidRPr="00453B75">
        <w:rPr>
          <w:rFonts w:ascii="Times New Roman" w:eastAsia="Times New Roman" w:hAnsi="Times New Roman" w:cs="Times New Roman"/>
          <w:sz w:val="28"/>
          <w:szCs w:val="28"/>
          <w:lang w:val="ru-RU" w:eastAsia="en-GB"/>
        </w:rPr>
        <w:t xml:space="preserve">Есть еще новые виды информации </w:t>
      </w:r>
      <w:r w:rsidRPr="00453B75">
        <w:rPr>
          <w:rFonts w:ascii="Times New Roman" w:eastAsia="Times New Roman" w:hAnsi="Times New Roman" w:cs="Times New Roman"/>
          <w:sz w:val="28"/>
          <w:szCs w:val="28"/>
          <w:u w:val="single"/>
          <w:lang w:val="ru-RU" w:eastAsia="en-GB"/>
        </w:rPr>
        <w:t>с</w:t>
      </w:r>
      <w:r w:rsidR="00E02FDC" w:rsidRPr="00453B75">
        <w:rPr>
          <w:rFonts w:ascii="Times New Roman" w:eastAsia="Times New Roman" w:hAnsi="Times New Roman" w:cs="Times New Roman"/>
          <w:sz w:val="28"/>
          <w:szCs w:val="28"/>
          <w:u w:val="single"/>
          <w:lang w:val="ru-RU" w:eastAsia="en-GB"/>
        </w:rPr>
        <w:t xml:space="preserve"> точки зрения формы...</w:t>
      </w:r>
      <w:r w:rsidRPr="00453B75">
        <w:rPr>
          <w:rFonts w:ascii="Times New Roman" w:eastAsia="Times New Roman" w:hAnsi="Times New Roman" w:cs="Times New Roman"/>
          <w:sz w:val="28"/>
          <w:szCs w:val="28"/>
          <w:lang w:val="ru-RU" w:eastAsia="en-GB"/>
        </w:rPr>
        <w:t xml:space="preserve"> и (или) появляющихся в результате воздействия на информацию цифровых или квантовых технологий.</w:t>
      </w:r>
      <w:r w:rsidR="00E02FDC" w:rsidRPr="00453B75">
        <w:rPr>
          <w:rFonts w:ascii="Times New Roman" w:eastAsia="Times New Roman" w:hAnsi="Times New Roman" w:cs="Times New Roman"/>
          <w:sz w:val="28"/>
          <w:szCs w:val="28"/>
          <w:lang w:val="ru-RU" w:eastAsia="en-GB"/>
        </w:rPr>
        <w:t xml:space="preserve"> новые виды информации как минимум 6 </w:t>
      </w:r>
      <w:r w:rsidRPr="00453B75">
        <w:rPr>
          <w:rFonts w:ascii="Times New Roman" w:eastAsia="Times New Roman" w:hAnsi="Times New Roman" w:cs="Times New Roman"/>
          <w:sz w:val="28"/>
          <w:szCs w:val="28"/>
          <w:lang w:val="ru-RU" w:eastAsia="en-GB"/>
        </w:rPr>
        <w:t>(квантовые решения, результирующая информация и др)</w:t>
      </w:r>
      <w:r w:rsidR="00E02FDC" w:rsidRPr="00453B75">
        <w:rPr>
          <w:rFonts w:ascii="Times New Roman" w:eastAsia="Times New Roman" w:hAnsi="Times New Roman" w:cs="Times New Roman"/>
          <w:sz w:val="28"/>
          <w:szCs w:val="28"/>
          <w:lang w:val="ru-RU" w:eastAsia="en-GB"/>
        </w:rPr>
        <w:t>.. но возможно их нужно регулировать в рамках следующего раздела, а именно информационные процессы..</w:t>
      </w:r>
      <w:r w:rsidR="00F96454" w:rsidRPr="00453B75">
        <w:rPr>
          <w:rFonts w:ascii="Times New Roman" w:eastAsia="Times New Roman" w:hAnsi="Times New Roman" w:cs="Times New Roman"/>
          <w:sz w:val="28"/>
          <w:szCs w:val="28"/>
          <w:lang w:val="ru-RU" w:eastAsia="en-GB"/>
        </w:rPr>
        <w:t xml:space="preserve"> </w:t>
      </w:r>
      <w:r w:rsidR="00E02FDC" w:rsidRPr="00453B75">
        <w:rPr>
          <w:rFonts w:ascii="Times New Roman" w:eastAsia="Times New Roman" w:hAnsi="Times New Roman" w:cs="Times New Roman"/>
          <w:sz w:val="28"/>
          <w:szCs w:val="28"/>
          <w:highlight w:val="yellow"/>
          <w:lang w:val="ru-RU" w:eastAsia="en-GB"/>
        </w:rPr>
        <w:t>….</w:t>
      </w:r>
    </w:p>
    <w:p w14:paraId="3DB404A1" w14:textId="77777777" w:rsidR="00F74C77" w:rsidRPr="00453B75" w:rsidRDefault="00F96454"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t>- информационные процессы</w:t>
      </w:r>
      <w:r w:rsidR="00EC631F" w:rsidRPr="00453B75">
        <w:rPr>
          <w:rFonts w:ascii="Times New Roman" w:eastAsia="Times New Roman" w:hAnsi="Times New Roman" w:cs="Times New Roman"/>
          <w:sz w:val="28"/>
          <w:szCs w:val="28"/>
          <w:lang w:val="ru-RU" w:eastAsia="en-GB"/>
        </w:rPr>
        <w:t xml:space="preserve"> </w:t>
      </w:r>
      <w:r w:rsidR="00E02FDC" w:rsidRPr="00453B75">
        <w:rPr>
          <w:rFonts w:ascii="Times New Roman" w:eastAsia="Times New Roman" w:hAnsi="Times New Roman" w:cs="Times New Roman"/>
          <w:sz w:val="28"/>
          <w:szCs w:val="28"/>
          <w:lang w:val="ru-RU" w:eastAsia="en-GB"/>
        </w:rPr>
        <w:t xml:space="preserve">классический набор: </w:t>
      </w:r>
      <w:r w:rsidR="00E02FDC" w:rsidRPr="00453B75">
        <w:rPr>
          <w:rFonts w:ascii="Times New Roman" w:eastAsia="Times New Roman" w:hAnsi="Times New Roman" w:cs="Times New Roman"/>
          <w:sz w:val="28"/>
          <w:szCs w:val="28"/>
          <w:highlight w:val="cyan"/>
          <w:lang w:val="ru-RU" w:eastAsia="en-GB"/>
        </w:rPr>
        <w:t>поиск</w:t>
      </w:r>
      <w:r w:rsidR="00E02FDC" w:rsidRPr="00453B75">
        <w:rPr>
          <w:rFonts w:ascii="Times New Roman" w:eastAsia="Times New Roman" w:hAnsi="Times New Roman" w:cs="Times New Roman"/>
          <w:sz w:val="28"/>
          <w:szCs w:val="28"/>
          <w:lang w:val="ru-RU" w:eastAsia="en-GB"/>
        </w:rPr>
        <w:t xml:space="preserve">, </w:t>
      </w:r>
      <w:r w:rsidR="00E02FDC" w:rsidRPr="00453B75">
        <w:rPr>
          <w:rFonts w:ascii="Times New Roman" w:eastAsia="Times New Roman" w:hAnsi="Times New Roman" w:cs="Times New Roman"/>
          <w:sz w:val="28"/>
          <w:szCs w:val="28"/>
          <w:highlight w:val="cyan"/>
          <w:lang w:val="ru-RU" w:eastAsia="en-GB"/>
        </w:rPr>
        <w:t>получение</w:t>
      </w:r>
      <w:r w:rsidR="00E02FDC" w:rsidRPr="00453B75">
        <w:rPr>
          <w:rFonts w:ascii="Times New Roman" w:eastAsia="Times New Roman" w:hAnsi="Times New Roman" w:cs="Times New Roman"/>
          <w:sz w:val="28"/>
          <w:szCs w:val="28"/>
          <w:lang w:val="ru-RU" w:eastAsia="en-GB"/>
        </w:rPr>
        <w:t xml:space="preserve">, </w:t>
      </w:r>
      <w:r w:rsidR="00E02FDC" w:rsidRPr="00453B75">
        <w:rPr>
          <w:rFonts w:ascii="Times New Roman" w:eastAsia="Times New Roman" w:hAnsi="Times New Roman" w:cs="Times New Roman"/>
          <w:sz w:val="28"/>
          <w:szCs w:val="28"/>
          <w:highlight w:val="cyan"/>
          <w:lang w:val="ru-RU" w:eastAsia="en-GB"/>
        </w:rPr>
        <w:t>передачу</w:t>
      </w:r>
      <w:r w:rsidR="00E02FDC" w:rsidRPr="00453B75">
        <w:rPr>
          <w:rFonts w:ascii="Times New Roman" w:eastAsia="Times New Roman" w:hAnsi="Times New Roman" w:cs="Times New Roman"/>
          <w:sz w:val="28"/>
          <w:szCs w:val="28"/>
          <w:lang w:val="ru-RU" w:eastAsia="en-GB"/>
        </w:rPr>
        <w:t xml:space="preserve">, </w:t>
      </w:r>
      <w:r w:rsidR="00E02FDC" w:rsidRPr="00453B75">
        <w:rPr>
          <w:rFonts w:ascii="Times New Roman" w:eastAsia="Times New Roman" w:hAnsi="Times New Roman" w:cs="Times New Roman"/>
          <w:sz w:val="28"/>
          <w:szCs w:val="28"/>
          <w:highlight w:val="cyan"/>
          <w:lang w:val="ru-RU" w:eastAsia="en-GB"/>
        </w:rPr>
        <w:t>производство</w:t>
      </w:r>
      <w:r w:rsidR="00E02FDC" w:rsidRPr="00453B75">
        <w:rPr>
          <w:rFonts w:ascii="Times New Roman" w:eastAsia="Times New Roman" w:hAnsi="Times New Roman" w:cs="Times New Roman"/>
          <w:sz w:val="28"/>
          <w:szCs w:val="28"/>
          <w:lang w:val="ru-RU" w:eastAsia="en-GB"/>
        </w:rPr>
        <w:t xml:space="preserve"> и </w:t>
      </w:r>
      <w:r w:rsidR="00E02FDC" w:rsidRPr="00453B75">
        <w:rPr>
          <w:rFonts w:ascii="Times New Roman" w:eastAsia="Times New Roman" w:hAnsi="Times New Roman" w:cs="Times New Roman"/>
          <w:sz w:val="28"/>
          <w:szCs w:val="28"/>
          <w:highlight w:val="cyan"/>
          <w:lang w:val="ru-RU" w:eastAsia="en-GB"/>
        </w:rPr>
        <w:t>распространение информации</w:t>
      </w:r>
      <w:r w:rsidR="00E02FDC" w:rsidRPr="00453B75">
        <w:rPr>
          <w:rFonts w:ascii="Times New Roman" w:eastAsia="Times New Roman" w:hAnsi="Times New Roman" w:cs="Times New Roman"/>
          <w:sz w:val="28"/>
          <w:szCs w:val="28"/>
          <w:lang w:val="ru-RU" w:eastAsia="en-GB"/>
        </w:rPr>
        <w:t xml:space="preserve">…. Но еще очень важно отразить информационные процессы </w:t>
      </w:r>
      <w:r w:rsidR="00E02FDC" w:rsidRPr="00453B75">
        <w:rPr>
          <w:rFonts w:ascii="Times New Roman" w:eastAsia="Times New Roman" w:hAnsi="Times New Roman" w:cs="Times New Roman"/>
          <w:sz w:val="28"/>
          <w:szCs w:val="28"/>
          <w:highlight w:val="magenta"/>
          <w:lang w:val="ru-RU" w:eastAsia="en-GB"/>
        </w:rPr>
        <w:t>учета</w:t>
      </w:r>
      <w:r w:rsidR="00E02FDC" w:rsidRPr="00453B75">
        <w:rPr>
          <w:rFonts w:ascii="Times New Roman" w:eastAsia="Times New Roman" w:hAnsi="Times New Roman" w:cs="Times New Roman"/>
          <w:sz w:val="28"/>
          <w:szCs w:val="28"/>
          <w:lang w:val="ru-RU" w:eastAsia="en-GB"/>
        </w:rPr>
        <w:t xml:space="preserve"> информации и их </w:t>
      </w:r>
      <w:r w:rsidR="00E02FDC" w:rsidRPr="00453B75">
        <w:rPr>
          <w:rFonts w:ascii="Times New Roman" w:eastAsia="Times New Roman" w:hAnsi="Times New Roman" w:cs="Times New Roman"/>
          <w:sz w:val="28"/>
          <w:szCs w:val="28"/>
          <w:highlight w:val="magenta"/>
          <w:lang w:val="ru-RU" w:eastAsia="en-GB"/>
        </w:rPr>
        <w:t>обработки</w:t>
      </w:r>
      <w:r w:rsidR="00E02FDC" w:rsidRPr="00453B75">
        <w:rPr>
          <w:rFonts w:ascii="Times New Roman" w:eastAsia="Times New Roman" w:hAnsi="Times New Roman" w:cs="Times New Roman"/>
          <w:sz w:val="28"/>
          <w:szCs w:val="28"/>
          <w:lang w:val="ru-RU" w:eastAsia="en-GB"/>
        </w:rPr>
        <w:t xml:space="preserve">… </w:t>
      </w:r>
    </w:p>
    <w:p w14:paraId="3E22676F" w14:textId="77777777" w:rsidR="00E02FDC" w:rsidRPr="00453B75" w:rsidRDefault="00E02FDC"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и вот здесь у меня тоже вопрос </w:t>
      </w:r>
      <w:r w:rsidRPr="00453B75">
        <w:rPr>
          <w:rFonts w:ascii="Times New Roman" w:eastAsia="Times New Roman" w:hAnsi="Times New Roman" w:cs="Times New Roman"/>
          <w:sz w:val="28"/>
          <w:szCs w:val="28"/>
          <w:u w:val="single"/>
          <w:lang w:val="ru-RU" w:eastAsia="en-GB"/>
        </w:rPr>
        <w:t>с точки зрения методологии</w:t>
      </w:r>
      <w:r w:rsidRPr="00453B75">
        <w:rPr>
          <w:rFonts w:ascii="Times New Roman" w:eastAsia="Times New Roman" w:hAnsi="Times New Roman" w:cs="Times New Roman"/>
          <w:sz w:val="28"/>
          <w:szCs w:val="28"/>
          <w:lang w:val="ru-RU" w:eastAsia="en-GB"/>
        </w:rPr>
        <w:t xml:space="preserve">… два пусти есть: либо сразу здесь раскрыть специфику технологий… ИИ – </w:t>
      </w:r>
      <w:r w:rsidR="00163A4E" w:rsidRPr="00453B75">
        <w:rPr>
          <w:rFonts w:ascii="Times New Roman" w:eastAsia="Times New Roman" w:hAnsi="Times New Roman" w:cs="Times New Roman"/>
          <w:sz w:val="28"/>
          <w:szCs w:val="28"/>
          <w:lang w:val="ru-RU" w:eastAsia="en-GB"/>
        </w:rPr>
        <w:t>обработка.</w:t>
      </w:r>
      <w:r w:rsidRPr="00453B75">
        <w:rPr>
          <w:rFonts w:ascii="Times New Roman" w:eastAsia="Times New Roman" w:hAnsi="Times New Roman" w:cs="Times New Roman"/>
          <w:sz w:val="28"/>
          <w:szCs w:val="28"/>
          <w:lang w:val="ru-RU" w:eastAsia="en-GB"/>
        </w:rPr>
        <w:t xml:space="preserve"> РР распределенный реестр – учет и т.д.</w:t>
      </w:r>
      <w:r w:rsidRPr="00453B75">
        <w:rPr>
          <w:rFonts w:ascii="Times New Roman" w:eastAsia="Times New Roman" w:hAnsi="Times New Roman" w:cs="Times New Roman"/>
          <w:sz w:val="28"/>
          <w:szCs w:val="28"/>
          <w:highlight w:val="yellow"/>
          <w:lang w:val="ru-RU" w:eastAsia="en-GB"/>
        </w:rPr>
        <w:t xml:space="preserve"> </w:t>
      </w:r>
      <w:r w:rsidRPr="00453B75">
        <w:rPr>
          <w:rFonts w:ascii="Times New Roman" w:eastAsia="Times New Roman" w:hAnsi="Times New Roman" w:cs="Times New Roman"/>
          <w:sz w:val="28"/>
          <w:szCs w:val="28"/>
          <w:lang w:val="ru-RU" w:eastAsia="en-GB"/>
        </w:rPr>
        <w:t xml:space="preserve">Тут же про появление новых видов информации. </w:t>
      </w:r>
    </w:p>
    <w:p w14:paraId="48E6EA16" w14:textId="77777777" w:rsidR="007750D7" w:rsidRPr="00453B75" w:rsidRDefault="007750D7"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highlight w:val="yellow"/>
          <w:lang w:val="ru-RU" w:eastAsia="en-GB"/>
        </w:rPr>
        <w:t>- информа</w:t>
      </w:r>
      <w:commentRangeStart w:id="126"/>
      <w:r w:rsidRPr="00453B75">
        <w:rPr>
          <w:rFonts w:ascii="Times New Roman" w:eastAsia="Times New Roman" w:hAnsi="Times New Roman" w:cs="Times New Roman"/>
          <w:sz w:val="28"/>
          <w:szCs w:val="28"/>
          <w:highlight w:val="yellow"/>
          <w:lang w:val="ru-RU" w:eastAsia="en-GB"/>
        </w:rPr>
        <w:t xml:space="preserve">ционная </w:t>
      </w:r>
      <w:commentRangeEnd w:id="126"/>
      <w:r w:rsidR="00263C06" w:rsidRPr="00453B75">
        <w:rPr>
          <w:rStyle w:val="a7"/>
          <w:rFonts w:ascii="Times New Roman" w:hAnsi="Times New Roman" w:cs="Times New Roman"/>
          <w:sz w:val="28"/>
          <w:szCs w:val="28"/>
        </w:rPr>
        <w:commentReference w:id="126"/>
      </w:r>
      <w:r w:rsidRPr="00453B75">
        <w:rPr>
          <w:rFonts w:ascii="Times New Roman" w:eastAsia="Times New Roman" w:hAnsi="Times New Roman" w:cs="Times New Roman"/>
          <w:sz w:val="28"/>
          <w:szCs w:val="28"/>
          <w:highlight w:val="yellow"/>
          <w:lang w:val="ru-RU" w:eastAsia="en-GB"/>
        </w:rPr>
        <w:t>безопасность</w:t>
      </w:r>
    </w:p>
    <w:p w14:paraId="5DAF22E2" w14:textId="77777777" w:rsidR="00163A4E" w:rsidRPr="00453B75" w:rsidRDefault="00163A4E"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 xml:space="preserve">с точки зрения </w:t>
      </w:r>
      <w:commentRangeStart w:id="127"/>
      <w:r w:rsidRPr="00453B75">
        <w:rPr>
          <w:rFonts w:ascii="Times New Roman" w:eastAsia="Times New Roman" w:hAnsi="Times New Roman" w:cs="Times New Roman"/>
          <w:sz w:val="28"/>
          <w:szCs w:val="28"/>
          <w:lang w:val="ru-RU" w:eastAsia="en-GB"/>
        </w:rPr>
        <w:t xml:space="preserve">методологии анализа систематизация </w:t>
      </w:r>
      <w:commentRangeEnd w:id="127"/>
      <w:r w:rsidR="00263C06" w:rsidRPr="00453B75">
        <w:rPr>
          <w:rStyle w:val="a7"/>
          <w:rFonts w:ascii="Times New Roman" w:hAnsi="Times New Roman" w:cs="Times New Roman"/>
          <w:sz w:val="28"/>
          <w:szCs w:val="28"/>
        </w:rPr>
        <w:commentReference w:id="127"/>
      </w:r>
      <w:r w:rsidRPr="00453B75">
        <w:rPr>
          <w:rFonts w:ascii="Times New Roman" w:eastAsia="Times New Roman" w:hAnsi="Times New Roman" w:cs="Times New Roman"/>
          <w:sz w:val="28"/>
          <w:szCs w:val="28"/>
          <w:lang w:val="ru-RU" w:eastAsia="en-GB"/>
        </w:rPr>
        <w:t xml:space="preserve">главы об информационных процессах сложнее, чем систематизация информации. там, где информация можно просто взять регулирование законов, скорректировать их косметически,  </w:t>
      </w:r>
    </w:p>
    <w:p w14:paraId="22DA3097" w14:textId="77777777" w:rsidR="00C77CF8" w:rsidRPr="00453B75" w:rsidRDefault="00C77CF8"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sz w:val="28"/>
          <w:szCs w:val="28"/>
          <w:lang w:val="ru-RU" w:eastAsia="en-GB"/>
        </w:rPr>
        <w:t>***</w:t>
      </w:r>
    </w:p>
    <w:p w14:paraId="2786C755" w14:textId="77777777" w:rsidR="00C77CF8" w:rsidRPr="00453B75" w:rsidRDefault="00C77CF8"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А) с точки зрения ее обеспечения</w:t>
      </w:r>
    </w:p>
    <w:p w14:paraId="7899BD60" w14:textId="77777777" w:rsidR="00163A4E" w:rsidRPr="00453B75" w:rsidRDefault="00163A4E"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sz w:val="28"/>
          <w:szCs w:val="28"/>
          <w:lang w:val="ru-RU" w:eastAsia="en-GB"/>
        </w:rPr>
        <w:t>на уровне инфраструктуры</w:t>
      </w:r>
      <w:r w:rsidRPr="00453B75">
        <w:rPr>
          <w:rFonts w:ascii="Times New Roman" w:eastAsia="Times New Roman" w:hAnsi="Times New Roman" w:cs="Times New Roman"/>
          <w:sz w:val="28"/>
          <w:szCs w:val="28"/>
          <w:lang w:val="ru-RU" w:eastAsia="en-GB"/>
        </w:rPr>
        <w:t xml:space="preserve"> важно предусмотреть элементы регулирования… какие риски реализовались в сегменте децентрализованных финансов, например.  </w:t>
      </w:r>
    </w:p>
    <w:p w14:paraId="3D03003D" w14:textId="77777777" w:rsidR="00163A4E" w:rsidRPr="00453B75" w:rsidRDefault="00163A4E"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Риски, которые просто цифровых средах возникают (аналогично в целом которые сейчас реализуются)</w:t>
      </w:r>
    </w:p>
    <w:p w14:paraId="372D0172" w14:textId="77777777" w:rsidR="00163A4E" w:rsidRPr="00453B75" w:rsidRDefault="00163A4E"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Отдельно риски, связанные с автономным функционирование ИИ агентов (в частности когда они выходят из-под контроля).</w:t>
      </w:r>
    </w:p>
    <w:p w14:paraId="549D51B9" w14:textId="77777777" w:rsidR="00163A4E" w:rsidRPr="00453B75" w:rsidRDefault="00163A4E"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Проблемы совместной ответственности в человеко-машинных командах, а также проблемы ответственности в децентрализованных средах. </w:t>
      </w:r>
    </w:p>
    <w:p w14:paraId="325501D8" w14:textId="77777777" w:rsidR="00163A4E" w:rsidRPr="00453B75" w:rsidRDefault="00C77CF8" w:rsidP="00453B75">
      <w:pPr>
        <w:shd w:val="clear" w:color="auto" w:fill="FFFFFF"/>
        <w:spacing w:line="360" w:lineRule="auto"/>
        <w:ind w:firstLine="709"/>
        <w:jc w:val="both"/>
        <w:rPr>
          <w:rFonts w:ascii="Times New Roman" w:eastAsia="Times New Roman" w:hAnsi="Times New Roman" w:cs="Times New Roman"/>
          <w:i/>
          <w:sz w:val="28"/>
          <w:szCs w:val="28"/>
          <w:lang w:val="ru-RU" w:eastAsia="en-GB"/>
        </w:rPr>
      </w:pPr>
      <w:r w:rsidRPr="00453B75">
        <w:rPr>
          <w:rFonts w:ascii="Times New Roman" w:eastAsia="Times New Roman" w:hAnsi="Times New Roman" w:cs="Times New Roman"/>
          <w:i/>
          <w:sz w:val="28"/>
          <w:szCs w:val="28"/>
          <w:lang w:val="ru-RU" w:eastAsia="en-GB"/>
        </w:rPr>
        <w:t xml:space="preserve">На уровне воздействия на моральные психические процессы и состояния личности и др. </w:t>
      </w:r>
    </w:p>
    <w:p w14:paraId="02349AEE" w14:textId="77777777" w:rsidR="00F74C77" w:rsidRPr="00453B75" w:rsidRDefault="00F74C77"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Б) С точки зрения ответственности </w:t>
      </w:r>
    </w:p>
    <w:p w14:paraId="37285FAC" w14:textId="77777777" w:rsidR="00F74C77" w:rsidRPr="00453B75" w:rsidRDefault="00F74C77"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В кодекс нужно включать только виды ответственности, который носят информационный характер</w:t>
      </w:r>
    </w:p>
    <w:p w14:paraId="22EB20B5" w14:textId="77777777" w:rsidR="00F74C77" w:rsidRPr="00453B75" w:rsidRDefault="00F74C77"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lastRenderedPageBreak/>
        <w:t>Выбрать и предусмотреть виды ответственности, которые уже есть в законодательстве.</w:t>
      </w:r>
    </w:p>
    <w:p w14:paraId="3152745B" w14:textId="77777777" w:rsidR="00F74C77" w:rsidRPr="00453B75" w:rsidRDefault="00F74C77"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Предусмотреть новые виды ответственности в условиях множественности участников, высокой степени автономности среды, включая свойство децентрализации среды. </w:t>
      </w:r>
    </w:p>
    <w:p w14:paraId="43468E2A" w14:textId="77777777" w:rsidR="00F74C77" w:rsidRPr="00453B75" w:rsidRDefault="00F74C77"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Подходы в зависимости от типа автономности среды будут отличаться. </w:t>
      </w:r>
    </w:p>
    <w:p w14:paraId="04C8C990" w14:textId="77777777" w:rsidR="00F74C77" w:rsidRPr="00453B75" w:rsidRDefault="00F74C77"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p>
    <w:p w14:paraId="25E946CC" w14:textId="77777777" w:rsidR="00F309E9" w:rsidRPr="00453B75" w:rsidRDefault="00F96454" w:rsidP="00453B75">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сложное... много р=проанализировать надо... чтобы общие нормы сформулировать анаали всеого… информационных процессов распространения - информационная безопасность легко .. так как специальная кии дети и т.д. квантоваые и цифро сегмент два рути: как сосвляюзих институты… иои как потрали - разделы кодекса - или как - то инче? с квантами проще не сильно менятся... …. мне не дают работы требующей думать а не тех анализа норм пу попробуйте параллельно поручения с </w:t>
      </w:r>
    </w:p>
    <w:p w14:paraId="014DBD68" w14:textId="77777777" w:rsidR="00F96454" w:rsidRPr="00453B75" w:rsidRDefault="00F96454" w:rsidP="00453B75">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(((((почему лучше говорить о принятии информационного, а не цифрового кодекса? ))))) </w:t>
      </w:r>
      <w:r w:rsidRPr="00453B75">
        <w:rPr>
          <w:rFonts w:ascii="Times New Roman" w:eastAsia="Times New Roman" w:hAnsi="Times New Roman" w:cs="Times New Roman"/>
          <w:sz w:val="28"/>
          <w:szCs w:val="28"/>
          <w:highlight w:val="yellow"/>
          <w:lang w:val="ru-RU" w:eastAsia="en-GB"/>
        </w:rPr>
        <w:t>наличие кодекса именно кодифицированного акта - признак самостоятельности отрасли права</w:t>
      </w:r>
      <w:r w:rsidRPr="00453B75">
        <w:rPr>
          <w:rFonts w:ascii="Times New Roman" w:eastAsia="Times New Roman" w:hAnsi="Times New Roman" w:cs="Times New Roman"/>
          <w:sz w:val="28"/>
          <w:szCs w:val="28"/>
          <w:lang w:val="ru-RU" w:eastAsia="en-GB"/>
        </w:rPr>
        <w:t xml:space="preserve">... если сейчас принять цифровой кодекс значит признать наличие цифрового права , не информационного... *** единственная возможность - расширить регулирование за счет инфрм права... фактически замена понятия *** почему невозможно? ..... особое внмание на </w:t>
      </w:r>
      <w:r w:rsidRPr="00453B75">
        <w:rPr>
          <w:rFonts w:ascii="Times New Roman" w:eastAsia="Times New Roman" w:hAnsi="Times New Roman" w:cs="Times New Roman"/>
          <w:sz w:val="28"/>
          <w:szCs w:val="28"/>
          <w:lang w:val="ru-RU" w:eastAsia="en-GB"/>
        </w:rPr>
        <w:lastRenderedPageBreak/>
        <w:t>структру кодекса.. общая часть .. особенная часть (информация, информационные процессы, информационная безопасность)</w:t>
      </w:r>
    </w:p>
    <w:p w14:paraId="1E67E23A" w14:textId="77777777" w:rsidR="0004288F" w:rsidRPr="00453B75" w:rsidRDefault="0004288F" w:rsidP="00453B75">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sz w:val="28"/>
          <w:szCs w:val="28"/>
          <w:lang w:val="ru-RU" w:eastAsia="en-GB"/>
        </w:rPr>
        <w:t>…. о соотношении... с другими отраслями с информационным</w:t>
      </w:r>
      <w:r w:rsidRPr="00453B75">
        <w:rPr>
          <w:rFonts w:ascii="Times New Roman" w:eastAsia="Times New Roman" w:hAnsi="Times New Roman" w:cs="Times New Roman"/>
          <w:sz w:val="28"/>
          <w:szCs w:val="28"/>
          <w:lang w:val="ru-RU" w:eastAsia="en-GB"/>
        </w:rPr>
        <w:t xml:space="preserve"> .. </w:t>
      </w:r>
    </w:p>
    <w:p w14:paraId="125E7B54" w14:textId="77777777" w:rsidR="0004288F" w:rsidRPr="00453B75" w:rsidRDefault="0004288F" w:rsidP="00453B75">
      <w:pPr>
        <w:shd w:val="clear" w:color="auto" w:fill="FFFFFF"/>
        <w:spacing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Прямое: Через уровни информационной среды: Уровень актива – с гражданским правом, финансовым, уголовным и др. Косвенное: Формулирование общих и спец прав режимов, которые можно экстраполировать  </w:t>
      </w:r>
    </w:p>
    <w:p w14:paraId="4DAE0398" w14:textId="77777777" w:rsidR="00F96454" w:rsidRPr="00453B75" w:rsidRDefault="00F96454" w:rsidP="00453B75">
      <w:pPr>
        <w:shd w:val="clear" w:color="auto" w:fill="FFFFFF"/>
        <w:spacing w:before="100" w:beforeAutospacing="1" w:after="24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Отличный и очень глубокий набор мыслей. Давайте структурируем их и развернем в последовательную концепцию, параллельно отвечая на ваши вопросы.</w:t>
      </w:r>
    </w:p>
    <w:p w14:paraId="27CCB7A6" w14:textId="77777777" w:rsidR="00BB382A" w:rsidRPr="00453B75" w:rsidRDefault="00C77CF8"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i/>
          <w:sz w:val="28"/>
          <w:szCs w:val="28"/>
          <w:lang w:val="ru-RU" w:eastAsia="en-GB"/>
        </w:rPr>
        <w:t>Б) с точки зрения</w:t>
      </w:r>
      <w:r w:rsidRPr="00453B75">
        <w:rPr>
          <w:rFonts w:ascii="Times New Roman" w:eastAsia="Times New Roman" w:hAnsi="Times New Roman" w:cs="Times New Roman"/>
          <w:b/>
          <w:bCs/>
          <w:sz w:val="28"/>
          <w:szCs w:val="28"/>
          <w:lang w:val="ru-RU" w:eastAsia="en-GB"/>
        </w:rPr>
        <w:t xml:space="preserve"> </w:t>
      </w:r>
    </w:p>
    <w:p w14:paraId="73AE19CB"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79206D50"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t>***</w:t>
      </w:r>
    </w:p>
    <w:p w14:paraId="6C0E9DE8" w14:textId="77777777" w:rsidR="00BB382A" w:rsidRPr="00453B75" w:rsidRDefault="00BB382A" w:rsidP="00453B75">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Цифровые и квантовые технологии влияют на оба объекта информационного права: </w:t>
      </w:r>
    </w:p>
    <w:p w14:paraId="07CCB343" w14:textId="77777777" w:rsidR="00BB382A" w:rsidRPr="00453B75" w:rsidRDefault="00BB382A" w:rsidP="00453B75">
      <w:pPr>
        <w:pStyle w:val="ac"/>
        <w:numPr>
          <w:ilvl w:val="0"/>
          <w:numId w:val="8"/>
        </w:numPr>
        <w:shd w:val="clear" w:color="auto" w:fill="FFFFFF"/>
        <w:spacing w:line="360" w:lineRule="auto"/>
        <w:ind w:left="0"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На информацию как на содержание (с позиции ее восприятия человеком)</w:t>
      </w:r>
    </w:p>
    <w:p w14:paraId="5305CD0F" w14:textId="77777777" w:rsidR="00BB382A" w:rsidRPr="00453B75" w:rsidRDefault="00BB382A" w:rsidP="00453B75">
      <w:pPr>
        <w:pStyle w:val="ac"/>
        <w:numPr>
          <w:ilvl w:val="0"/>
          <w:numId w:val="8"/>
        </w:numPr>
        <w:shd w:val="clear" w:color="auto" w:fill="FFFFFF"/>
        <w:spacing w:line="360" w:lineRule="auto"/>
        <w:ind w:left="0" w:firstLine="709"/>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 xml:space="preserve">На информационную среду </w:t>
      </w:r>
      <w:r w:rsidRPr="00453B75">
        <w:rPr>
          <w:rFonts w:ascii="Times New Roman" w:eastAsia="Times New Roman" w:hAnsi="Times New Roman" w:cs="Times New Roman"/>
          <w:sz w:val="28"/>
          <w:szCs w:val="28"/>
          <w:lang w:val="ru-RU" w:eastAsia="en-GB"/>
        </w:rPr>
        <w:br/>
        <w:t xml:space="preserve">           - появляются новые юридически значимые виды цифровой, квантовой информации </w:t>
      </w:r>
    </w:p>
    <w:p w14:paraId="20988960" w14:textId="77777777" w:rsidR="00BB382A" w:rsidRPr="00453B75" w:rsidRDefault="00BB382A" w:rsidP="00453B75">
      <w:pPr>
        <w:pStyle w:val="ds-markdown-paragraph"/>
        <w:shd w:val="clear" w:color="auto" w:fill="FFFFFF"/>
        <w:spacing w:before="206" w:beforeAutospacing="0" w:after="206" w:afterAutospacing="0" w:line="360" w:lineRule="auto"/>
        <w:ind w:firstLine="709"/>
        <w:jc w:val="both"/>
        <w:rPr>
          <w:sz w:val="28"/>
          <w:szCs w:val="28"/>
          <w:lang w:val="ru-RU"/>
        </w:rPr>
      </w:pPr>
      <w:r w:rsidRPr="00453B75">
        <w:rPr>
          <w:sz w:val="28"/>
          <w:szCs w:val="28"/>
          <w:lang w:val="ru-RU"/>
        </w:rPr>
        <w:lastRenderedPageBreak/>
        <w:t>Свойства сквозных цифровых технологий воздействуя на информационную среду и ее элементы…: 1) интеграция цифровой природы в классические неинформационные институты; 2) возникновение новых отношений и институтов, отличающихся от классических правовых институтов; 3) появление новых юридически значимых видов информации; 4) возникновение симметричных межотраслевых взаимосвязей между уровнями информационной среды; 5) характер информационной среды приобретает ключевое значение для целей разграничения регулируемой информационной среды от нерегу</w:t>
      </w:r>
      <w:commentRangeStart w:id="128"/>
      <w:r w:rsidRPr="00453B75">
        <w:rPr>
          <w:sz w:val="28"/>
          <w:szCs w:val="28"/>
          <w:lang w:val="ru-RU"/>
        </w:rPr>
        <w:t>лируемой</w:t>
      </w:r>
      <w:commentRangeEnd w:id="128"/>
      <w:r w:rsidRPr="00453B75">
        <w:rPr>
          <w:sz w:val="28"/>
          <w:szCs w:val="28"/>
          <w:lang w:val="ru-RU"/>
        </w:rPr>
        <w:commentReference w:id="128"/>
      </w:r>
      <w:r w:rsidRPr="00453B75">
        <w:rPr>
          <w:sz w:val="28"/>
          <w:szCs w:val="28"/>
          <w:lang w:val="ru-RU"/>
        </w:rPr>
        <w:t xml:space="preserve">. </w:t>
      </w:r>
    </w:p>
    <w:p w14:paraId="16DAE1F3" w14:textId="77777777" w:rsidR="00BB382A" w:rsidRPr="00453B75" w:rsidRDefault="00BB382A" w:rsidP="009537E0">
      <w:pPr>
        <w:pStyle w:val="ds-markdown-paragraph"/>
        <w:shd w:val="clear" w:color="auto" w:fill="FFFFFF"/>
        <w:spacing w:before="206" w:beforeAutospacing="0" w:after="206" w:afterAutospacing="0" w:line="360" w:lineRule="auto"/>
        <w:jc w:val="both"/>
        <w:rPr>
          <w:sz w:val="28"/>
          <w:szCs w:val="28"/>
          <w:lang w:val="ru-RU"/>
        </w:rPr>
      </w:pPr>
      <w:r w:rsidRPr="00453B75">
        <w:rPr>
          <w:sz w:val="28"/>
          <w:szCs w:val="28"/>
          <w:lang w:val="ru-RU"/>
        </w:rPr>
        <w:t xml:space="preserve">Развитие сквозных цифровых технологий выразилось в появлении концепции «цифрового права». </w:t>
      </w:r>
    </w:p>
    <w:p w14:paraId="661AD1FC" w14:textId="77777777" w:rsidR="00BB382A" w:rsidRPr="00453B75" w:rsidRDefault="00BB382A" w:rsidP="009537E0">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Стремительно проникая в общественные отношения, цифровые технологии меняют устоявшиеся правовые институты, формируют новые правовые институты, способствуют появлению неподконтрольных регулятору информационных сред. </w:t>
      </w:r>
    </w:p>
    <w:p w14:paraId="2DF69EEB" w14:textId="77777777" w:rsidR="00BB382A" w:rsidRPr="00453B75" w:rsidRDefault="00BB382A" w:rsidP="009537E0">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Под влиянием цифровых технологий информационная среда становится многоуровневой структурой, в которой различные уровни связаны между собой и могут регулироваться разными отраслями права. При этом отраслевое законодательство зачастую рассматривает цифровые объекты изолированно от инфраструктуры их учета, и, как правило, </w:t>
      </w:r>
      <w:r w:rsidRPr="00453B75">
        <w:rPr>
          <w:rFonts w:ascii="Times New Roman" w:hAnsi="Times New Roman" w:cs="Times New Roman"/>
          <w:i/>
          <w:iCs/>
          <w:sz w:val="28"/>
          <w:szCs w:val="28"/>
          <w:lang w:val="ru-RU"/>
        </w:rPr>
        <w:t>в статичном состоянии</w:t>
      </w:r>
      <w:r w:rsidRPr="00453B75">
        <w:rPr>
          <w:rFonts w:ascii="Times New Roman" w:hAnsi="Times New Roman" w:cs="Times New Roman"/>
          <w:sz w:val="28"/>
          <w:szCs w:val="28"/>
          <w:lang w:val="ru-RU"/>
        </w:rPr>
        <w:t xml:space="preserve">, не учитывает возможные изменения, влияющие на их правовой режим. Данная особенность приводит к системным рискам фрагментарности регулирования. </w:t>
      </w:r>
    </w:p>
    <w:p w14:paraId="693B6633" w14:textId="77777777" w:rsidR="00BB382A" w:rsidRPr="00453B75" w:rsidRDefault="00BB382A" w:rsidP="009537E0">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lastRenderedPageBreak/>
        <w:t xml:space="preserve">В условиях, когда правовое регулирование не </w:t>
      </w:r>
      <w:commentRangeStart w:id="129"/>
      <w:commentRangeStart w:id="130"/>
      <w:r w:rsidRPr="00453B75">
        <w:rPr>
          <w:rFonts w:ascii="Times New Roman" w:hAnsi="Times New Roman" w:cs="Times New Roman"/>
          <w:sz w:val="28"/>
          <w:szCs w:val="28"/>
          <w:lang w:val="ru-RU"/>
        </w:rPr>
        <w:t xml:space="preserve">всегда применимо </w:t>
      </w:r>
      <w:commentRangeEnd w:id="129"/>
      <w:r w:rsidRPr="00453B75">
        <w:rPr>
          <w:rStyle w:val="a7"/>
          <w:rFonts w:ascii="Times New Roman" w:hAnsi="Times New Roman" w:cs="Times New Roman"/>
          <w:sz w:val="28"/>
          <w:szCs w:val="28"/>
        </w:rPr>
        <w:commentReference w:id="129"/>
      </w:r>
      <w:commentRangeEnd w:id="130"/>
      <w:r w:rsidRPr="00453B75">
        <w:rPr>
          <w:rStyle w:val="a7"/>
          <w:rFonts w:ascii="Times New Roman" w:hAnsi="Times New Roman" w:cs="Times New Roman"/>
          <w:sz w:val="28"/>
          <w:szCs w:val="28"/>
        </w:rPr>
        <w:commentReference w:id="130"/>
      </w:r>
      <w:r w:rsidRPr="00453B75">
        <w:rPr>
          <w:rFonts w:ascii="Times New Roman" w:hAnsi="Times New Roman" w:cs="Times New Roman"/>
          <w:sz w:val="28"/>
          <w:szCs w:val="28"/>
          <w:lang w:val="ru-RU"/>
        </w:rPr>
        <w:t>к появившимся и появляющимся цифровым объектам, и субъектам общественных отношений, может наблюдаться рост отраслевого законодательства, не учитывающего взаимосвязь элементов информационной среды под влиянием технологии.</w:t>
      </w:r>
    </w:p>
    <w:p w14:paraId="26CCA1A6" w14:textId="77777777" w:rsidR="00BB382A" w:rsidRPr="00453B75" w:rsidRDefault="00BB382A" w:rsidP="009537E0">
      <w:pPr>
        <w:spacing w:after="0" w:line="360" w:lineRule="auto"/>
        <w:ind w:firstLine="851"/>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 В таких условиях наиболее эффективным представляется </w:t>
      </w:r>
      <w:r w:rsidRPr="00453B75">
        <w:rPr>
          <w:rFonts w:ascii="Times New Roman" w:hAnsi="Times New Roman" w:cs="Times New Roman"/>
          <w:i/>
          <w:sz w:val="28"/>
          <w:szCs w:val="28"/>
          <w:lang w:val="ru-RU"/>
        </w:rPr>
        <w:t>системное регулирование</w:t>
      </w:r>
      <w:r w:rsidRPr="00453B75">
        <w:rPr>
          <w:rFonts w:ascii="Times New Roman" w:hAnsi="Times New Roman" w:cs="Times New Roman"/>
          <w:sz w:val="28"/>
          <w:szCs w:val="28"/>
          <w:lang w:val="ru-RU"/>
        </w:rPr>
        <w:t xml:space="preserve"> складывающихся и сложившихся отношений. В особом регулировании нуждаются, прежде всего, объекты с двойственной или комплексной правовой природой. </w:t>
      </w:r>
    </w:p>
    <w:p w14:paraId="13621F18" w14:textId="77777777" w:rsidR="00BB382A" w:rsidRPr="00453B75" w:rsidRDefault="00BB382A" w:rsidP="009537E0">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Значение системного регулирования определяется потребностью в создании универсальных правовых категорий и подходов для различных органов власти, осуществляющих регулирование в условиях инновационных информационных сред</w:t>
      </w:r>
      <w:r w:rsidRPr="00453B75">
        <w:rPr>
          <w:rStyle w:val="ae"/>
          <w:rFonts w:ascii="Times New Roman" w:hAnsi="Times New Roman" w:cs="Times New Roman"/>
          <w:sz w:val="28"/>
          <w:szCs w:val="28"/>
        </w:rPr>
        <w:footnoteReference w:id="65"/>
      </w:r>
      <w:r w:rsidRPr="00453B75">
        <w:rPr>
          <w:rFonts w:ascii="Times New Roman" w:hAnsi="Times New Roman" w:cs="Times New Roman"/>
          <w:sz w:val="28"/>
          <w:szCs w:val="28"/>
          <w:lang w:val="ru-RU"/>
        </w:rPr>
        <w:t xml:space="preserve">. </w:t>
      </w:r>
    </w:p>
    <w:p w14:paraId="364FA1A1" w14:textId="77777777" w:rsidR="00BB382A" w:rsidRPr="00453B75" w:rsidRDefault="00BB382A" w:rsidP="009537E0">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Формируемые нормы должны обладать гибкостью, избегая излишней императивности, сохраняя при этом высокий нормативный статус систематизирующего акта, позволяющий использовать его в качестве устойчивого ориентира для правоприменительной практики.</w:t>
      </w:r>
    </w:p>
    <w:p w14:paraId="27F86306" w14:textId="77777777" w:rsidR="00BB382A" w:rsidRPr="00453B75" w:rsidRDefault="00BB382A" w:rsidP="009537E0">
      <w:pPr>
        <w:spacing w:after="0" w:line="360" w:lineRule="auto"/>
        <w:ind w:firstLine="851"/>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Особые законодательные решения могут потребоваться для информационных сред с высокой степенью автономностью и децентрализации.  </w:t>
      </w:r>
    </w:p>
    <w:p w14:paraId="7EFBA63B"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17252976"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7B44972"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2A724905"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7D681DE7"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1E502600"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3CE83E1"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24A5F2DB"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D62842B"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17751979"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25F051D"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1253C7F6"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332AD21B"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CCB26F6"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68A253FA"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367C88E5"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629C8252"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2940686B"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26F2A88A"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46387D8A"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034F4F2"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AA5AB47"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10A88196"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2B802197"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6D955ABB"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15C6BB53"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40D12EF"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49BFBA6"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6F11B1D8"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14E0A18F" w14:textId="77777777" w:rsidR="00BB382A" w:rsidRPr="00453B75" w:rsidRDefault="00BB382A"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p>
    <w:p w14:paraId="08A2A89E" w14:textId="77777777" w:rsidR="00C77CF8" w:rsidRPr="00453B75" w:rsidRDefault="00C77CF8" w:rsidP="00453B75">
      <w:pPr>
        <w:shd w:val="clear" w:color="auto" w:fill="FFFFFF"/>
        <w:spacing w:before="100" w:beforeAutospacing="1" w:after="240" w:line="360" w:lineRule="auto"/>
        <w:jc w:val="both"/>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t xml:space="preserve"> </w:t>
      </w:r>
    </w:p>
    <w:p w14:paraId="632B7BAE" w14:textId="77777777" w:rsidR="00F96454" w:rsidRPr="00453B75" w:rsidRDefault="00F96454" w:rsidP="00453B75">
      <w:pPr>
        <w:shd w:val="clear" w:color="auto" w:fill="FFFFFF"/>
        <w:spacing w:before="480" w:after="480" w:line="360" w:lineRule="auto"/>
        <w:jc w:val="both"/>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lastRenderedPageBreak/>
        <w:t>3. Структура Кодекса</w:t>
      </w:r>
    </w:p>
    <w:p w14:paraId="1634AA97" w14:textId="77777777" w:rsidR="00F96454" w:rsidRPr="00453B75" w:rsidRDefault="00F96454" w:rsidP="00453B75">
      <w:pPr>
        <w:shd w:val="clear" w:color="auto" w:fill="FFFFFF"/>
        <w:spacing w:before="240" w:after="120" w:line="360" w:lineRule="auto"/>
        <w:jc w:val="both"/>
        <w:outlineLvl w:val="3"/>
        <w:rPr>
          <w:rFonts w:ascii="Times New Roman" w:eastAsia="Times New Roman" w:hAnsi="Times New Roman" w:cs="Times New Roman"/>
          <w:b/>
          <w:bCs/>
          <w:sz w:val="28"/>
          <w:szCs w:val="28"/>
          <w:lang w:eastAsia="en-GB"/>
        </w:rPr>
      </w:pPr>
      <w:r w:rsidRPr="00453B75">
        <w:rPr>
          <w:rFonts w:ascii="Times New Roman" w:eastAsia="Times New Roman" w:hAnsi="Times New Roman" w:cs="Times New Roman"/>
          <w:b/>
          <w:bCs/>
          <w:sz w:val="28"/>
          <w:szCs w:val="28"/>
          <w:lang w:eastAsia="en-GB"/>
        </w:rPr>
        <w:t>ОБЩАЯ ЧАСТЬ</w:t>
      </w:r>
    </w:p>
    <w:p w14:paraId="7D81174D" w14:textId="77777777" w:rsidR="00F96454" w:rsidRPr="00453B75" w:rsidRDefault="00F96454" w:rsidP="00453B75">
      <w:pPr>
        <w:numPr>
          <w:ilvl w:val="0"/>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Предмет регулирования:</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Специально-цифровые (информационные) отношения. Узко, как верно отмечает Вайпан. Это отношения, возникающие по поводу информации, информационных процессов и компонентов информационной среды.</w:t>
      </w:r>
    </w:p>
    <w:p w14:paraId="5C67EADE" w14:textId="77777777" w:rsidR="00F96454" w:rsidRPr="00453B75" w:rsidRDefault="00F96454" w:rsidP="00453B75">
      <w:pPr>
        <w:numPr>
          <w:ilvl w:val="0"/>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Основные принципы:</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Открытость, доступность, безопасность, технологическая нейтральность, единство информационного пространства.</w:t>
      </w:r>
    </w:p>
    <w:p w14:paraId="19AA3745" w14:textId="77777777" w:rsidR="00F96454" w:rsidRPr="00453B75" w:rsidRDefault="00F96454" w:rsidP="00453B75">
      <w:pPr>
        <w:numPr>
          <w:ilvl w:val="0"/>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Методы:</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Преимущественно императивный (в части госуправления и безопасности) с элементами диспозитивного (в части гражданского оборота информации).</w:t>
      </w:r>
    </w:p>
    <w:p w14:paraId="321705C5" w14:textId="77777777" w:rsidR="00F96454" w:rsidRPr="00453B75" w:rsidRDefault="00F96454" w:rsidP="00453B75">
      <w:pPr>
        <w:numPr>
          <w:ilvl w:val="0"/>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Субъекты информационных правоотношений:</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Пользователь, оператор, владелец информационной системы, регулятор и т.д. (с возможностью адаптации под конкретные законы).</w:t>
      </w:r>
    </w:p>
    <w:p w14:paraId="384516C8" w14:textId="77777777" w:rsidR="00F96454" w:rsidRPr="00453B75" w:rsidRDefault="00F96454" w:rsidP="00453B75">
      <w:pPr>
        <w:numPr>
          <w:ilvl w:val="0"/>
          <w:numId w:val="5"/>
        </w:numPr>
        <w:shd w:val="clear" w:color="auto" w:fill="FFFFFF"/>
        <w:spacing w:before="100" w:beforeAutospacing="1" w:after="12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Объекты информационных правоотношений (Особое внимание):</w:t>
      </w:r>
    </w:p>
    <w:p w14:paraId="4D87C3AF" w14:textId="77777777" w:rsidR="00F96454" w:rsidRPr="00453B75" w:rsidRDefault="00F96454" w:rsidP="00453B75">
      <w:pPr>
        <w:numPr>
          <w:ilvl w:val="1"/>
          <w:numId w:val="5"/>
        </w:numPr>
        <w:shd w:val="clear" w:color="auto" w:fill="FFFFFF"/>
        <w:spacing w:before="100" w:beforeAutospacing="1" w:after="0" w:line="360" w:lineRule="auto"/>
        <w:jc w:val="both"/>
        <w:rPr>
          <w:rFonts w:ascii="Times New Roman" w:eastAsia="Times New Roman" w:hAnsi="Times New Roman" w:cs="Times New Roman"/>
          <w:sz w:val="28"/>
          <w:szCs w:val="28"/>
          <w:lang w:eastAsia="en-GB"/>
        </w:rPr>
      </w:pPr>
      <w:r w:rsidRPr="00453B75">
        <w:rPr>
          <w:rFonts w:ascii="Times New Roman" w:eastAsia="Times New Roman" w:hAnsi="Times New Roman" w:cs="Times New Roman"/>
          <w:b/>
          <w:bCs/>
          <w:sz w:val="28"/>
          <w:szCs w:val="28"/>
          <w:lang w:val="ru-RU" w:eastAsia="en-GB"/>
        </w:rPr>
        <w:t>Информация:</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Дается классификация</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b/>
          <w:bCs/>
          <w:sz w:val="28"/>
          <w:szCs w:val="28"/>
          <w:lang w:val="ru-RU" w:eastAsia="en-GB"/>
        </w:rPr>
        <w:t>для целей Кодекса</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 xml:space="preserve">(по категории доступа: открытая, ограниченная; по виду: персональные данные, общедоступная, иная; по форме представления: данные, документ). </w:t>
      </w:r>
      <w:r w:rsidRPr="00453B75">
        <w:rPr>
          <w:rFonts w:ascii="Times New Roman" w:eastAsia="Times New Roman" w:hAnsi="Times New Roman" w:cs="Times New Roman"/>
          <w:sz w:val="28"/>
          <w:szCs w:val="28"/>
          <w:lang w:eastAsia="en-GB"/>
        </w:rPr>
        <w:t>Правовые режимы — в Особенной части.</w:t>
      </w:r>
    </w:p>
    <w:p w14:paraId="6C6ADFEC" w14:textId="77777777" w:rsidR="00F96454" w:rsidRPr="00453B75" w:rsidRDefault="00F96454" w:rsidP="00453B75">
      <w:pPr>
        <w:numPr>
          <w:ilvl w:val="1"/>
          <w:numId w:val="5"/>
        </w:numPr>
        <w:shd w:val="clear" w:color="auto" w:fill="FFFFFF"/>
        <w:spacing w:before="100" w:beforeAutospacing="1" w:after="12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Информационная среда как сложный объект:</w:t>
      </w:r>
    </w:p>
    <w:p w14:paraId="5B1D4849" w14:textId="77777777" w:rsidR="00F96454" w:rsidRPr="00453B75" w:rsidRDefault="00F96454" w:rsidP="00453B75">
      <w:pPr>
        <w:numPr>
          <w:ilvl w:val="2"/>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lastRenderedPageBreak/>
        <w:t>Уровни:</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протоколов, приложений, расчетов (логический срез).</w:t>
      </w:r>
    </w:p>
    <w:p w14:paraId="0D6AF390" w14:textId="77777777" w:rsidR="00F96454" w:rsidRPr="00453B75" w:rsidRDefault="00F96454" w:rsidP="00453B75">
      <w:pPr>
        <w:numPr>
          <w:ilvl w:val="2"/>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t>Сегменты:</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аналоговый, цифровой, квантовый (технологический срез).</w:t>
      </w:r>
    </w:p>
    <w:p w14:paraId="5B0E8306" w14:textId="77777777" w:rsidR="00F96454" w:rsidRPr="00453B75" w:rsidRDefault="00F96454" w:rsidP="00453B75">
      <w:pPr>
        <w:numPr>
          <w:ilvl w:val="2"/>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t>Элементы/Компоненты:</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информация, системы, технологии, сети (структурный срез).</w:t>
      </w:r>
    </w:p>
    <w:p w14:paraId="56C5615C" w14:textId="77777777" w:rsidR="00F96454" w:rsidRPr="00453B75" w:rsidRDefault="00F96454" w:rsidP="00453B75">
      <w:pPr>
        <w:numPr>
          <w:ilvl w:val="2"/>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t>Взаимосвязь:</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Кодекс фиксирует, что регулирование на одном уровне/сегменте влияет на другие.</w:t>
      </w:r>
    </w:p>
    <w:p w14:paraId="6D34DAA4" w14:textId="77777777" w:rsidR="00F96454" w:rsidRPr="00453B75" w:rsidRDefault="00F96454" w:rsidP="00453B75">
      <w:pPr>
        <w:numPr>
          <w:ilvl w:val="2"/>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t>Виды сред для регулирования:</w:t>
      </w:r>
      <w:r w:rsidRPr="00453B75">
        <w:rPr>
          <w:rFonts w:ascii="Times New Roman" w:eastAsia="Times New Roman" w:hAnsi="Times New Roman" w:cs="Times New Roman"/>
          <w:sz w:val="28"/>
          <w:szCs w:val="28"/>
          <w:lang w:eastAsia="en-GB"/>
        </w:rPr>
        <w:t> Open</w:t>
      </w:r>
      <w:r w:rsidRPr="00453B75">
        <w:rPr>
          <w:rFonts w:ascii="Times New Roman" w:eastAsia="Times New Roman" w:hAnsi="Times New Roman" w:cs="Times New Roman"/>
          <w:sz w:val="28"/>
          <w:szCs w:val="28"/>
          <w:lang w:val="ru-RU" w:eastAsia="en-GB"/>
        </w:rPr>
        <w:t xml:space="preserve"> </w:t>
      </w:r>
      <w:r w:rsidRPr="00453B75">
        <w:rPr>
          <w:rFonts w:ascii="Times New Roman" w:eastAsia="Times New Roman" w:hAnsi="Times New Roman" w:cs="Times New Roman"/>
          <w:sz w:val="28"/>
          <w:szCs w:val="28"/>
          <w:lang w:eastAsia="en-GB"/>
        </w:rPr>
        <w:t>API</w:t>
      </w:r>
      <w:r w:rsidRPr="00453B75">
        <w:rPr>
          <w:rFonts w:ascii="Times New Roman" w:eastAsia="Times New Roman" w:hAnsi="Times New Roman" w:cs="Times New Roman"/>
          <w:sz w:val="28"/>
          <w:szCs w:val="28"/>
          <w:lang w:val="ru-RU" w:eastAsia="en-GB"/>
        </w:rPr>
        <w:t>, цифровые платформы, экосистемы — как организационно-технологические формы среды.</w:t>
      </w:r>
    </w:p>
    <w:p w14:paraId="1FB4A5B7" w14:textId="77777777" w:rsidR="00F96454" w:rsidRPr="00453B75" w:rsidRDefault="00F96454" w:rsidP="00453B75">
      <w:pPr>
        <w:numPr>
          <w:ilvl w:val="1"/>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Информационные процессы:</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Дается общее определение и закрепляется, что детальное регулирование отдельных процессов (распространения, обработки, хранения) находится в Особенной части.</w:t>
      </w:r>
    </w:p>
    <w:p w14:paraId="704612C0" w14:textId="77777777" w:rsidR="00F96454" w:rsidRPr="00453B75" w:rsidRDefault="00F96454" w:rsidP="00453B75">
      <w:pPr>
        <w:numPr>
          <w:ilvl w:val="0"/>
          <w:numId w:val="5"/>
        </w:numPr>
        <w:shd w:val="clear" w:color="auto" w:fill="FFFFFF"/>
        <w:spacing w:before="100" w:beforeAutospacing="1" w:after="120" w:line="360" w:lineRule="auto"/>
        <w:jc w:val="both"/>
        <w:rPr>
          <w:rFonts w:ascii="Times New Roman" w:eastAsia="Times New Roman" w:hAnsi="Times New Roman" w:cs="Times New Roman"/>
          <w:sz w:val="28"/>
          <w:szCs w:val="28"/>
          <w:lang w:eastAsia="en-GB"/>
        </w:rPr>
      </w:pPr>
      <w:r w:rsidRPr="00453B75">
        <w:rPr>
          <w:rFonts w:ascii="Times New Roman" w:eastAsia="Times New Roman" w:hAnsi="Times New Roman" w:cs="Times New Roman"/>
          <w:b/>
          <w:bCs/>
          <w:sz w:val="28"/>
          <w:szCs w:val="28"/>
          <w:lang w:eastAsia="en-GB"/>
        </w:rPr>
        <w:t>Базовые правовые институты:</w:t>
      </w:r>
    </w:p>
    <w:p w14:paraId="4B4A5592" w14:textId="77777777" w:rsidR="00F96454" w:rsidRPr="00453B75" w:rsidRDefault="00F96454" w:rsidP="00453B75">
      <w:pPr>
        <w:numPr>
          <w:ilvl w:val="1"/>
          <w:numId w:val="5"/>
        </w:numPr>
        <w:shd w:val="clear" w:color="auto" w:fill="FFFFFF"/>
        <w:spacing w:before="100" w:beforeAutospacing="1" w:after="0" w:line="360" w:lineRule="auto"/>
        <w:jc w:val="both"/>
        <w:rPr>
          <w:rFonts w:ascii="Times New Roman" w:eastAsia="Times New Roman" w:hAnsi="Times New Roman" w:cs="Times New Roman"/>
          <w:sz w:val="28"/>
          <w:szCs w:val="28"/>
          <w:lang w:eastAsia="en-GB"/>
        </w:rPr>
      </w:pPr>
      <w:r w:rsidRPr="00453B75">
        <w:rPr>
          <w:rFonts w:ascii="Times New Roman" w:eastAsia="Times New Roman" w:hAnsi="Times New Roman" w:cs="Times New Roman"/>
          <w:sz w:val="28"/>
          <w:szCs w:val="28"/>
          <w:lang w:eastAsia="en-GB"/>
        </w:rPr>
        <w:t>Доступ к информации.</w:t>
      </w:r>
    </w:p>
    <w:p w14:paraId="7DC1ABC2" w14:textId="77777777" w:rsidR="00F96454" w:rsidRPr="00453B75" w:rsidRDefault="00F96454" w:rsidP="00453B75">
      <w:pPr>
        <w:numPr>
          <w:ilvl w:val="1"/>
          <w:numId w:val="5"/>
        </w:numPr>
        <w:shd w:val="clear" w:color="auto" w:fill="FFFFFF"/>
        <w:spacing w:before="100" w:beforeAutospacing="1" w:after="0" w:line="360" w:lineRule="auto"/>
        <w:jc w:val="both"/>
        <w:rPr>
          <w:rFonts w:ascii="Times New Roman" w:eastAsia="Times New Roman" w:hAnsi="Times New Roman" w:cs="Times New Roman"/>
          <w:sz w:val="28"/>
          <w:szCs w:val="28"/>
          <w:lang w:eastAsia="en-GB"/>
        </w:rPr>
      </w:pPr>
      <w:r w:rsidRPr="00453B75">
        <w:rPr>
          <w:rFonts w:ascii="Times New Roman" w:eastAsia="Times New Roman" w:hAnsi="Times New Roman" w:cs="Times New Roman"/>
          <w:sz w:val="28"/>
          <w:szCs w:val="28"/>
          <w:lang w:eastAsia="en-GB"/>
        </w:rPr>
        <w:t>Информационный ресурс.</w:t>
      </w:r>
    </w:p>
    <w:p w14:paraId="09E73CFF" w14:textId="77777777" w:rsidR="00F96454" w:rsidRPr="00453B75" w:rsidRDefault="00F96454" w:rsidP="00453B75">
      <w:pPr>
        <w:numPr>
          <w:ilvl w:val="1"/>
          <w:numId w:val="5"/>
        </w:numPr>
        <w:shd w:val="clear" w:color="auto" w:fill="FFFFFF"/>
        <w:spacing w:before="100" w:beforeAutospacing="1" w:after="0" w:line="360" w:lineRule="auto"/>
        <w:jc w:val="both"/>
        <w:rPr>
          <w:rFonts w:ascii="Times New Roman" w:eastAsia="Times New Roman" w:hAnsi="Times New Roman" w:cs="Times New Roman"/>
          <w:sz w:val="28"/>
          <w:szCs w:val="28"/>
          <w:lang w:eastAsia="en-GB"/>
        </w:rPr>
      </w:pPr>
      <w:r w:rsidRPr="00453B75">
        <w:rPr>
          <w:rFonts w:ascii="Times New Roman" w:eastAsia="Times New Roman" w:hAnsi="Times New Roman" w:cs="Times New Roman"/>
          <w:sz w:val="28"/>
          <w:szCs w:val="28"/>
          <w:lang w:eastAsia="en-GB"/>
        </w:rPr>
        <w:t>Информационная безопасность.</w:t>
      </w:r>
    </w:p>
    <w:p w14:paraId="071BBE82" w14:textId="77777777" w:rsidR="00F96454" w:rsidRPr="00453B75" w:rsidRDefault="00F96454" w:rsidP="00453B75">
      <w:pPr>
        <w:numPr>
          <w:ilvl w:val="1"/>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«Чистые» институты, такие как</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b/>
          <w:bCs/>
          <w:sz w:val="28"/>
          <w:szCs w:val="28"/>
          <w:lang w:val="ru-RU" w:eastAsia="en-GB"/>
        </w:rPr>
        <w:t>специальные информационные виды ответственности</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 xml:space="preserve">(отключение злонамеренного участника, удаление информации, блокировка ресурса). Это именно те </w:t>
      </w:r>
      <w:r w:rsidRPr="00453B75">
        <w:rPr>
          <w:rFonts w:ascii="Times New Roman" w:eastAsia="Times New Roman" w:hAnsi="Times New Roman" w:cs="Times New Roman"/>
          <w:sz w:val="28"/>
          <w:szCs w:val="28"/>
          <w:lang w:val="ru-RU" w:eastAsia="en-GB"/>
        </w:rPr>
        <w:lastRenderedPageBreak/>
        <w:t>нормы, на которые можно ссылаться напрямую, не прибегая к общим нормам КоАП или ГК.</w:t>
      </w:r>
    </w:p>
    <w:p w14:paraId="4E6839B9" w14:textId="77777777" w:rsidR="00F96454" w:rsidRPr="00453B75" w:rsidRDefault="00F96454" w:rsidP="00453B75">
      <w:pPr>
        <w:numPr>
          <w:ilvl w:val="0"/>
          <w:numId w:val="5"/>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Информационные правоотношения:</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Состав и виды.</w:t>
      </w:r>
    </w:p>
    <w:p w14:paraId="0F7B4667" w14:textId="77777777" w:rsidR="00F96454" w:rsidRPr="00453B75" w:rsidRDefault="00F96454" w:rsidP="00453B75">
      <w:pPr>
        <w:shd w:val="clear" w:color="auto" w:fill="FFFFFF"/>
        <w:spacing w:before="240" w:after="24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b/>
          <w:bCs/>
          <w:sz w:val="28"/>
          <w:szCs w:val="28"/>
          <w:lang w:val="ru-RU" w:eastAsia="en-GB"/>
        </w:rPr>
        <w:t>Как сопоставить институты с объектами?</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Институты — это «правила игры» для определенных типов отношений, возникающих вокруг объектов. Например, институт «доступа» применяется к объекту «информация». Институт «безопасности» применяется ко всем объектам (информации, средам, процессам).</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b/>
          <w:bCs/>
          <w:sz w:val="28"/>
          <w:szCs w:val="28"/>
          <w:lang w:val="ru-RU" w:eastAsia="en-GB"/>
        </w:rPr>
        <w:t>Параметры/ограничения</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 это как раз связи между объектами (напр., безопасность процесса обработки в определенной среде накладывает ограничения на режим информации).</w:t>
      </w:r>
    </w:p>
    <w:p w14:paraId="074888E1" w14:textId="77777777" w:rsidR="00F96454" w:rsidRPr="00453B75" w:rsidRDefault="00F96454" w:rsidP="00453B75">
      <w:pPr>
        <w:shd w:val="clear" w:color="auto" w:fill="FFFFFF"/>
        <w:spacing w:before="240" w:after="240" w:line="360" w:lineRule="auto"/>
        <w:jc w:val="both"/>
        <w:outlineLvl w:val="3"/>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t>ОСОБЕННАЯ ЧАСТЬ</w:t>
      </w:r>
    </w:p>
    <w:p w14:paraId="04B7E0B4" w14:textId="77777777" w:rsidR="00F96454" w:rsidRPr="00453B75" w:rsidRDefault="00F96454" w:rsidP="00453B75">
      <w:pPr>
        <w:shd w:val="clear" w:color="auto" w:fill="FFFFFF"/>
        <w:spacing w:before="240" w:after="24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Строится по объектному принципу, что логично и системно.</w:t>
      </w:r>
    </w:p>
    <w:p w14:paraId="1D341F60" w14:textId="77777777" w:rsidR="00F96454" w:rsidRPr="00453B75" w:rsidRDefault="00F96454" w:rsidP="00453B75">
      <w:pPr>
        <w:numPr>
          <w:ilvl w:val="0"/>
          <w:numId w:val="6"/>
        </w:numPr>
        <w:shd w:val="clear" w:color="auto" w:fill="FFFFFF"/>
        <w:spacing w:before="100" w:beforeAutospacing="1" w:after="120" w:line="360" w:lineRule="auto"/>
        <w:jc w:val="both"/>
        <w:rPr>
          <w:rFonts w:ascii="Times New Roman" w:eastAsia="Times New Roman" w:hAnsi="Times New Roman" w:cs="Times New Roman"/>
          <w:sz w:val="28"/>
          <w:szCs w:val="28"/>
          <w:lang w:eastAsia="en-GB"/>
        </w:rPr>
      </w:pPr>
      <w:r w:rsidRPr="00453B75">
        <w:rPr>
          <w:rFonts w:ascii="Times New Roman" w:eastAsia="Times New Roman" w:hAnsi="Times New Roman" w:cs="Times New Roman"/>
          <w:b/>
          <w:bCs/>
          <w:sz w:val="28"/>
          <w:szCs w:val="28"/>
          <w:lang w:eastAsia="en-GB"/>
        </w:rPr>
        <w:t>Раздел: Правовые режимы информации</w:t>
      </w:r>
    </w:p>
    <w:p w14:paraId="73A47260" w14:textId="77777777" w:rsidR="00F96454" w:rsidRPr="00453B75" w:rsidRDefault="00F96454" w:rsidP="00453B75">
      <w:pPr>
        <w:numPr>
          <w:ilvl w:val="1"/>
          <w:numId w:val="6"/>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t>Концепция с открытым перечнем:</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Закрепляются общие принципы формирования режима (что его определяет: закон, решение субъекта, свойства информации).</w:t>
      </w:r>
    </w:p>
    <w:p w14:paraId="06C4B82D" w14:textId="77777777" w:rsidR="00F96454" w:rsidRPr="00453B75" w:rsidRDefault="00F96454" w:rsidP="00453B75">
      <w:pPr>
        <w:numPr>
          <w:ilvl w:val="1"/>
          <w:numId w:val="6"/>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t>Анализ и систематизация</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 xml:space="preserve">всех существующих режимов (гостайна, коммерческая тайна, персональные данные, профессиональная тайна, общедоступная информация и т.д.) с целью выработки единых подходов для правоприменителя. Это </w:t>
      </w:r>
      <w:r w:rsidRPr="00453B75">
        <w:rPr>
          <w:rFonts w:ascii="Times New Roman" w:eastAsia="Times New Roman" w:hAnsi="Times New Roman" w:cs="Times New Roman"/>
          <w:sz w:val="28"/>
          <w:szCs w:val="28"/>
          <w:lang w:val="ru-RU" w:eastAsia="en-GB"/>
        </w:rPr>
        <w:lastRenderedPageBreak/>
        <w:t>даст понимание, как «инкорпорировать» информационно-правовые нормы в отраслевые законы.</w:t>
      </w:r>
    </w:p>
    <w:p w14:paraId="43DA4E05" w14:textId="77777777" w:rsidR="00F96454" w:rsidRPr="00453B75" w:rsidRDefault="00F96454" w:rsidP="00453B75">
      <w:pPr>
        <w:numPr>
          <w:ilvl w:val="0"/>
          <w:numId w:val="6"/>
        </w:numPr>
        <w:shd w:val="clear" w:color="auto" w:fill="FFFFFF"/>
        <w:spacing w:before="100" w:beforeAutospacing="1" w:after="120" w:line="360" w:lineRule="auto"/>
        <w:jc w:val="both"/>
        <w:rPr>
          <w:rFonts w:ascii="Times New Roman" w:eastAsia="Times New Roman" w:hAnsi="Times New Roman" w:cs="Times New Roman"/>
          <w:sz w:val="28"/>
          <w:szCs w:val="28"/>
          <w:lang w:eastAsia="en-GB"/>
        </w:rPr>
      </w:pPr>
      <w:r w:rsidRPr="00453B75">
        <w:rPr>
          <w:rFonts w:ascii="Times New Roman" w:eastAsia="Times New Roman" w:hAnsi="Times New Roman" w:cs="Times New Roman"/>
          <w:b/>
          <w:bCs/>
          <w:sz w:val="28"/>
          <w:szCs w:val="28"/>
          <w:lang w:eastAsia="en-GB"/>
        </w:rPr>
        <w:t>Раздел: Правовое регулирование информационных процессов</w:t>
      </w:r>
    </w:p>
    <w:p w14:paraId="28EFEE15" w14:textId="77777777" w:rsidR="00F96454" w:rsidRPr="00453B75" w:rsidRDefault="00F96454" w:rsidP="00453B75">
      <w:pPr>
        <w:numPr>
          <w:ilvl w:val="1"/>
          <w:numId w:val="6"/>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t>Сложность:</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требует глубокого анализа. Нужно выделить ключевые процессы (сбор, обработка, хранение, передача, распространение, уничтожение) и сформулировать к ним общие нормы.</w:t>
      </w:r>
    </w:p>
    <w:p w14:paraId="178D746C" w14:textId="77777777" w:rsidR="00F96454" w:rsidRPr="00453B75" w:rsidRDefault="00F96454" w:rsidP="00453B75">
      <w:pPr>
        <w:numPr>
          <w:ilvl w:val="1"/>
          <w:numId w:val="6"/>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t>Пример:</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Норма, регулирующая процесс распространения, будет содержать общие условия правомерности, основания ограничения, особенности для разных сегментов среды (аналоговый, цифровой). Это основа, которую затем детализируют специальные законы (о СМИ, о рекламе).</w:t>
      </w:r>
    </w:p>
    <w:p w14:paraId="28B81014" w14:textId="77777777" w:rsidR="00F96454" w:rsidRPr="00453B75" w:rsidRDefault="00F96454" w:rsidP="00453B75">
      <w:pPr>
        <w:numPr>
          <w:ilvl w:val="0"/>
          <w:numId w:val="6"/>
        </w:numPr>
        <w:shd w:val="clear" w:color="auto" w:fill="FFFFFF"/>
        <w:spacing w:before="100" w:beforeAutospacing="1" w:after="120" w:line="360" w:lineRule="auto"/>
        <w:jc w:val="both"/>
        <w:rPr>
          <w:rFonts w:ascii="Times New Roman" w:eastAsia="Times New Roman" w:hAnsi="Times New Roman" w:cs="Times New Roman"/>
          <w:sz w:val="28"/>
          <w:szCs w:val="28"/>
          <w:lang w:eastAsia="en-GB"/>
        </w:rPr>
      </w:pPr>
      <w:r w:rsidRPr="00453B75">
        <w:rPr>
          <w:rFonts w:ascii="Times New Roman" w:eastAsia="Times New Roman" w:hAnsi="Times New Roman" w:cs="Times New Roman"/>
          <w:b/>
          <w:bCs/>
          <w:sz w:val="28"/>
          <w:szCs w:val="28"/>
          <w:lang w:eastAsia="en-GB"/>
        </w:rPr>
        <w:t>Раздел: Обеспечение информационной безопасности</w:t>
      </w:r>
    </w:p>
    <w:p w14:paraId="384D95A0" w14:textId="77777777" w:rsidR="00F96454" w:rsidRPr="00453B75" w:rsidRDefault="00F96454" w:rsidP="00453B75">
      <w:pPr>
        <w:numPr>
          <w:ilvl w:val="1"/>
          <w:numId w:val="6"/>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i/>
          <w:iCs/>
          <w:sz w:val="28"/>
          <w:szCs w:val="28"/>
          <w:lang w:val="ru-RU" w:eastAsia="en-GB"/>
        </w:rPr>
        <w:t>Относительная простота:</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sz w:val="28"/>
          <w:szCs w:val="28"/>
          <w:lang w:val="ru-RU" w:eastAsia="en-GB"/>
        </w:rPr>
        <w:t>есть готовый материал из закона № 149-ФЗ, Стратегии КИБ и т.д.</w:t>
      </w:r>
    </w:p>
    <w:p w14:paraId="1371E41C" w14:textId="77777777" w:rsidR="00F96454" w:rsidRPr="00453B75" w:rsidRDefault="00F96454" w:rsidP="00453B75">
      <w:pPr>
        <w:numPr>
          <w:ilvl w:val="1"/>
          <w:numId w:val="6"/>
        </w:numPr>
        <w:shd w:val="clear" w:color="auto" w:fill="FFFFFF"/>
        <w:spacing w:before="100" w:beforeAutospacing="1" w:after="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Здесь размещаются нормы о КИИ, защите прав субъектов (в т.ч. детей), общие составы правонарушений.</w:t>
      </w:r>
    </w:p>
    <w:p w14:paraId="1348B681" w14:textId="77777777" w:rsidR="00F96454" w:rsidRPr="00453B75" w:rsidRDefault="00F96454" w:rsidP="00453B75">
      <w:pPr>
        <w:shd w:val="clear" w:color="auto" w:fill="FFFFFF"/>
        <w:spacing w:before="240" w:after="240" w:line="360" w:lineRule="auto"/>
        <w:jc w:val="both"/>
        <w:outlineLvl w:val="3"/>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t>Квантовый и цифровой сегменты: как их отразить?</w:t>
      </w:r>
    </w:p>
    <w:p w14:paraId="678E2C68" w14:textId="77777777" w:rsidR="00F96454" w:rsidRPr="00453B75" w:rsidRDefault="00F96454" w:rsidP="00453B75">
      <w:pPr>
        <w:shd w:val="clear" w:color="auto" w:fill="FFFFFF"/>
        <w:spacing w:before="240" w:after="240" w:line="360" w:lineRule="auto"/>
        <w:jc w:val="both"/>
        <w:rPr>
          <w:rFonts w:ascii="Times New Roman" w:eastAsia="Times New Roman" w:hAnsi="Times New Roman" w:cs="Times New Roman"/>
          <w:sz w:val="28"/>
          <w:szCs w:val="28"/>
          <w:lang w:val="ru-RU" w:eastAsia="en-GB"/>
        </w:rPr>
      </w:pPr>
      <w:r w:rsidRPr="00453B75">
        <w:rPr>
          <w:rFonts w:ascii="Times New Roman" w:eastAsia="Times New Roman" w:hAnsi="Times New Roman" w:cs="Times New Roman"/>
          <w:sz w:val="28"/>
          <w:szCs w:val="28"/>
          <w:lang w:val="ru-RU" w:eastAsia="en-GB"/>
        </w:rPr>
        <w:t>Они не должны быть отдельными разделами. Это</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b/>
          <w:bCs/>
          <w:sz w:val="28"/>
          <w:szCs w:val="28"/>
          <w:lang w:val="ru-RU" w:eastAsia="en-GB"/>
        </w:rPr>
        <w:t>сегменты информационной среды</w:t>
      </w:r>
      <w:r w:rsidRPr="00453B75">
        <w:rPr>
          <w:rFonts w:ascii="Times New Roman" w:eastAsia="Times New Roman" w:hAnsi="Times New Roman" w:cs="Times New Roman"/>
          <w:sz w:val="28"/>
          <w:szCs w:val="28"/>
          <w:lang w:val="ru-RU" w:eastAsia="en-GB"/>
        </w:rPr>
        <w:t>. Нормы Кодекса должны быть сформулированы</w:t>
      </w:r>
      <w:r w:rsidRPr="00453B75">
        <w:rPr>
          <w:rFonts w:ascii="Times New Roman" w:eastAsia="Times New Roman" w:hAnsi="Times New Roman" w:cs="Times New Roman"/>
          <w:sz w:val="28"/>
          <w:szCs w:val="28"/>
          <w:lang w:eastAsia="en-GB"/>
        </w:rPr>
        <w:t> </w:t>
      </w:r>
      <w:r w:rsidRPr="00453B75">
        <w:rPr>
          <w:rFonts w:ascii="Times New Roman" w:eastAsia="Times New Roman" w:hAnsi="Times New Roman" w:cs="Times New Roman"/>
          <w:b/>
          <w:bCs/>
          <w:sz w:val="28"/>
          <w:szCs w:val="28"/>
          <w:lang w:val="ru-RU" w:eastAsia="en-GB"/>
        </w:rPr>
        <w:t>технологически нейтрально</w:t>
      </w:r>
      <w:r w:rsidRPr="00453B75">
        <w:rPr>
          <w:rFonts w:ascii="Times New Roman" w:eastAsia="Times New Roman" w:hAnsi="Times New Roman" w:cs="Times New Roman"/>
          <w:sz w:val="28"/>
          <w:szCs w:val="28"/>
          <w:lang w:val="ru-RU" w:eastAsia="en-GB"/>
        </w:rPr>
        <w:t xml:space="preserve">, чтобы применяться к любому сегменту. Однако, в Особенной части, в рамках регулирования </w:t>
      </w:r>
      <w:r w:rsidRPr="00453B75">
        <w:rPr>
          <w:rFonts w:ascii="Times New Roman" w:eastAsia="Times New Roman" w:hAnsi="Times New Roman" w:cs="Times New Roman"/>
          <w:sz w:val="28"/>
          <w:szCs w:val="28"/>
          <w:lang w:val="ru-RU" w:eastAsia="en-GB"/>
        </w:rPr>
        <w:lastRenderedPageBreak/>
        <w:t>конкретных объектов и процессов, могут быть специальные главы или статьи, учитывающие специфику сегмента. Например, в разделе о безопасности может быть глава «Особенности защиты информации в квантовых коммуникациях».</w:t>
      </w:r>
    </w:p>
    <w:p w14:paraId="544A7ECD" w14:textId="77777777" w:rsidR="00F96454" w:rsidRPr="00453B75" w:rsidRDefault="00FF31D1" w:rsidP="00453B75">
      <w:pPr>
        <w:shd w:val="clear" w:color="auto" w:fill="FFFFFF"/>
        <w:spacing w:before="480" w:after="480" w:line="360" w:lineRule="auto"/>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pict w14:anchorId="51241557">
          <v:rect id="_x0000_i1025" style="width:0;height:.75pt" o:hralign="center" o:hrstd="t" o:hr="t" fillcolor="#a0a0a0" stroked="f"/>
        </w:pict>
      </w:r>
    </w:p>
    <w:p w14:paraId="48EF6353" w14:textId="77777777" w:rsidR="0011052C" w:rsidRPr="00453B75" w:rsidRDefault="0011052C" w:rsidP="00453B75">
      <w:pPr>
        <w:spacing w:line="360" w:lineRule="auto"/>
        <w:jc w:val="both"/>
        <w:rPr>
          <w:rFonts w:ascii="Times New Roman" w:eastAsia="Times New Roman" w:hAnsi="Times New Roman" w:cs="Times New Roman"/>
          <w:b/>
          <w:bCs/>
          <w:sz w:val="28"/>
          <w:szCs w:val="28"/>
          <w:lang w:val="ru-RU" w:eastAsia="en-GB"/>
        </w:rPr>
      </w:pPr>
    </w:p>
    <w:p w14:paraId="22C253BA" w14:textId="77777777" w:rsidR="0011052C" w:rsidRPr="00453B75" w:rsidRDefault="0011052C" w:rsidP="00453B75">
      <w:pPr>
        <w:spacing w:line="360" w:lineRule="auto"/>
        <w:jc w:val="both"/>
        <w:rPr>
          <w:rFonts w:ascii="Times New Roman" w:eastAsia="Times New Roman" w:hAnsi="Times New Roman" w:cs="Times New Roman"/>
          <w:b/>
          <w:bCs/>
          <w:sz w:val="28"/>
          <w:szCs w:val="28"/>
          <w:lang w:val="ru-RU" w:eastAsia="en-GB"/>
        </w:rPr>
      </w:pPr>
    </w:p>
    <w:p w14:paraId="1412C19E" w14:textId="77777777" w:rsidR="0011052C" w:rsidRPr="00453B75" w:rsidRDefault="0011052C" w:rsidP="00453B75">
      <w:pPr>
        <w:spacing w:line="360" w:lineRule="auto"/>
        <w:jc w:val="both"/>
        <w:rPr>
          <w:rFonts w:ascii="Times New Roman" w:eastAsia="Times New Roman" w:hAnsi="Times New Roman" w:cs="Times New Roman"/>
          <w:b/>
          <w:bCs/>
          <w:sz w:val="28"/>
          <w:szCs w:val="28"/>
          <w:lang w:val="ru-RU" w:eastAsia="en-GB"/>
        </w:rPr>
      </w:pPr>
    </w:p>
    <w:p w14:paraId="2E9A82F8" w14:textId="77777777" w:rsidR="0011052C" w:rsidRPr="00453B75" w:rsidRDefault="0011052C" w:rsidP="00453B75">
      <w:pPr>
        <w:spacing w:line="360" w:lineRule="auto"/>
        <w:jc w:val="both"/>
        <w:rPr>
          <w:rFonts w:ascii="Times New Roman" w:eastAsia="Times New Roman" w:hAnsi="Times New Roman" w:cs="Times New Roman"/>
          <w:b/>
          <w:bCs/>
          <w:sz w:val="28"/>
          <w:szCs w:val="28"/>
          <w:lang w:val="ru-RU" w:eastAsia="en-GB"/>
        </w:rPr>
      </w:pPr>
      <w:r w:rsidRPr="00453B75">
        <w:rPr>
          <w:rFonts w:ascii="Times New Roman" w:eastAsia="Times New Roman" w:hAnsi="Times New Roman" w:cs="Times New Roman"/>
          <w:b/>
          <w:bCs/>
          <w:sz w:val="28"/>
          <w:szCs w:val="28"/>
          <w:lang w:val="ru-RU" w:eastAsia="en-GB"/>
        </w:rPr>
        <w:t>Информационные процессы</w:t>
      </w:r>
    </w:p>
    <w:p w14:paraId="789F4340" w14:textId="77777777" w:rsidR="0011052C" w:rsidRPr="00453B75" w:rsidRDefault="0011052C" w:rsidP="00453B75">
      <w:pPr>
        <w:spacing w:line="360" w:lineRule="auto"/>
        <w:ind w:firstLine="426"/>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Под информационными процессами понимаются .. </w:t>
      </w:r>
    </w:p>
    <w:p w14:paraId="10E3E251" w14:textId="77777777" w:rsidR="0011052C" w:rsidRPr="00453B75" w:rsidRDefault="0011052C" w:rsidP="00453B75">
      <w:pPr>
        <w:spacing w:line="360" w:lineRule="auto"/>
        <w:ind w:firstLine="426"/>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Условно можно разделить на две группы:</w:t>
      </w:r>
    </w:p>
    <w:p w14:paraId="116DFED7" w14:textId="77777777" w:rsidR="0011052C" w:rsidRPr="00453B75" w:rsidRDefault="0011052C" w:rsidP="00453B75">
      <w:pPr>
        <w:pStyle w:val="ac"/>
        <w:numPr>
          <w:ilvl w:val="0"/>
          <w:numId w:val="9"/>
        </w:numPr>
        <w:spacing w:line="360" w:lineRule="auto"/>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Связанные с восприятием информации</w:t>
      </w:r>
    </w:p>
    <w:p w14:paraId="43D64789" w14:textId="77777777" w:rsidR="0011052C" w:rsidRPr="00453B75" w:rsidRDefault="0011052C" w:rsidP="00453B75">
      <w:pPr>
        <w:pStyle w:val="ac"/>
        <w:numPr>
          <w:ilvl w:val="0"/>
          <w:numId w:val="9"/>
        </w:numPr>
        <w:spacing w:line="360" w:lineRule="auto"/>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Связанные с работой информацией в цифровой системе </w:t>
      </w:r>
    </w:p>
    <w:p w14:paraId="0E832CE9" w14:textId="77777777" w:rsidR="0011052C" w:rsidRPr="00453B75" w:rsidRDefault="0011052C" w:rsidP="00453B75">
      <w:pPr>
        <w:spacing w:line="360" w:lineRule="auto"/>
        <w:ind w:left="426"/>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Впервые данная группа (дихотомия) процессов была отражена А.Б. Агаповым. </w:t>
      </w:r>
    </w:p>
    <w:p w14:paraId="595EADD3" w14:textId="77777777" w:rsidR="0011052C" w:rsidRPr="00453B75" w:rsidRDefault="0011052C" w:rsidP="00453B75">
      <w:pPr>
        <w:spacing w:line="360" w:lineRule="auto"/>
        <w:ind w:firstLine="426"/>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В целом существовали и до этого … под влиянием цифровых и квантовых технологий существенно преобразовались.</w:t>
      </w:r>
      <w:r w:rsidR="001F4EEB" w:rsidRPr="00453B75">
        <w:rPr>
          <w:rFonts w:ascii="Times New Roman" w:eastAsia="Times New Roman" w:hAnsi="Times New Roman" w:cs="Times New Roman"/>
          <w:bCs/>
          <w:sz w:val="28"/>
          <w:szCs w:val="28"/>
          <w:lang w:val="ru-RU" w:eastAsia="en-GB"/>
        </w:rPr>
        <w:t xml:space="preserve"> Кроме того, анализ указанных процессов подчеркивает значимость выделения уровня актива в составе информационной среды. </w:t>
      </w:r>
    </w:p>
    <w:p w14:paraId="203F66EC" w14:textId="77777777" w:rsidR="0011052C" w:rsidRPr="00453B75" w:rsidRDefault="0011052C" w:rsidP="00453B75">
      <w:pPr>
        <w:spacing w:line="360" w:lineRule="auto"/>
        <w:ind w:firstLine="426"/>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lastRenderedPageBreak/>
        <w:t xml:space="preserve">Можно рассмотреть на примерах информационных процессов учета, обработки, передачи информации. </w:t>
      </w:r>
    </w:p>
    <w:p w14:paraId="3B5C3B75" w14:textId="77777777" w:rsidR="001F4EEB" w:rsidRPr="00453B75" w:rsidRDefault="001F4EEB" w:rsidP="009537E0">
      <w:pPr>
        <w:spacing w:after="0" w:line="360" w:lineRule="auto"/>
        <w:ind w:firstLine="709"/>
        <w:jc w:val="both"/>
        <w:rPr>
          <w:rFonts w:ascii="Times New Roman" w:hAnsi="Times New Roman" w:cs="Times New Roman"/>
          <w:sz w:val="28"/>
          <w:szCs w:val="28"/>
          <w:lang w:val="ru-RU"/>
        </w:rPr>
      </w:pPr>
    </w:p>
    <w:p w14:paraId="5C61DB88" w14:textId="77777777" w:rsidR="0011052C" w:rsidRPr="00453B75" w:rsidRDefault="0011052C" w:rsidP="00453B75">
      <w:pPr>
        <w:spacing w:line="360" w:lineRule="auto"/>
        <w:ind w:firstLine="426"/>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Примерами </w:t>
      </w:r>
      <w:r w:rsidR="00184F45" w:rsidRPr="00453B75">
        <w:rPr>
          <w:rFonts w:ascii="Times New Roman" w:eastAsia="Times New Roman" w:hAnsi="Times New Roman" w:cs="Times New Roman"/>
          <w:bCs/>
          <w:sz w:val="28"/>
          <w:szCs w:val="28"/>
          <w:lang w:val="ru-RU" w:eastAsia="en-GB"/>
        </w:rPr>
        <w:t xml:space="preserve">трансформации </w:t>
      </w:r>
      <w:r w:rsidRPr="00453B75">
        <w:rPr>
          <w:rFonts w:ascii="Times New Roman" w:eastAsia="Times New Roman" w:hAnsi="Times New Roman" w:cs="Times New Roman"/>
          <w:bCs/>
          <w:sz w:val="28"/>
          <w:szCs w:val="28"/>
          <w:lang w:val="ru-RU" w:eastAsia="en-GB"/>
        </w:rPr>
        <w:t xml:space="preserve">отношений и правовых институтов, связанных с обработкой информации, </w:t>
      </w:r>
      <w:r w:rsidR="00184F45" w:rsidRPr="00453B75">
        <w:rPr>
          <w:rFonts w:ascii="Times New Roman" w:eastAsia="Times New Roman" w:hAnsi="Times New Roman" w:cs="Times New Roman"/>
          <w:bCs/>
          <w:sz w:val="28"/>
          <w:szCs w:val="28"/>
          <w:lang w:val="ru-RU" w:eastAsia="en-GB"/>
        </w:rPr>
        <w:t xml:space="preserve">которые проявляются в создании информационного актива, </w:t>
      </w:r>
      <w:r w:rsidRPr="00453B75">
        <w:rPr>
          <w:rFonts w:ascii="Times New Roman" w:eastAsia="Times New Roman" w:hAnsi="Times New Roman" w:cs="Times New Roman"/>
          <w:bCs/>
          <w:sz w:val="28"/>
          <w:szCs w:val="28"/>
          <w:lang w:val="ru-RU" w:eastAsia="en-GB"/>
        </w:rPr>
        <w:t>являются произведения, созданные искусственным интеллектом. Как отметил Е.А. Суханов в своем выступлении, такие объекты не могут быть включены в предмет регулирования ГК РФ и в число объектов интеллектуальных прав в силу ряда причин…</w:t>
      </w:r>
    </w:p>
    <w:p w14:paraId="312FDD0E" w14:textId="77777777" w:rsidR="0011052C" w:rsidRPr="00453B75" w:rsidRDefault="0011052C" w:rsidP="00453B75">
      <w:pPr>
        <w:spacing w:line="360" w:lineRule="auto"/>
        <w:ind w:firstLine="426"/>
        <w:jc w:val="both"/>
        <w:rPr>
          <w:rFonts w:ascii="Times New Roman" w:hAnsi="Times New Roman" w:cs="Times New Roman"/>
          <w:sz w:val="28"/>
          <w:szCs w:val="28"/>
          <w:lang w:val="ru-RU"/>
        </w:rPr>
      </w:pPr>
      <w:r w:rsidRPr="00453B75">
        <w:rPr>
          <w:rFonts w:ascii="Times New Roman" w:eastAsia="Times New Roman" w:hAnsi="Times New Roman" w:cs="Times New Roman"/>
          <w:bCs/>
          <w:sz w:val="28"/>
          <w:szCs w:val="28"/>
          <w:lang w:val="ru-RU" w:eastAsia="en-GB"/>
        </w:rPr>
        <w:t>Другим примером новых объектов, связанных с обработкой информации, являются большие данн</w:t>
      </w:r>
      <w:commentRangeStart w:id="131"/>
      <w:r w:rsidRPr="00453B75">
        <w:rPr>
          <w:rFonts w:ascii="Times New Roman" w:eastAsia="Times New Roman" w:hAnsi="Times New Roman" w:cs="Times New Roman"/>
          <w:bCs/>
          <w:sz w:val="28"/>
          <w:szCs w:val="28"/>
          <w:lang w:val="ru-RU" w:eastAsia="en-GB"/>
        </w:rPr>
        <w:t>ые</w:t>
      </w:r>
      <w:commentRangeEnd w:id="131"/>
      <w:r w:rsidRPr="00453B75">
        <w:rPr>
          <w:rFonts w:ascii="Times New Roman" w:eastAsia="Times New Roman" w:hAnsi="Times New Roman" w:cs="Times New Roman"/>
          <w:bCs/>
          <w:sz w:val="28"/>
          <w:szCs w:val="28"/>
          <w:lang w:val="ru-RU" w:eastAsia="en-GB"/>
        </w:rPr>
        <w:commentReference w:id="131"/>
      </w:r>
      <w:r w:rsidRPr="00453B75">
        <w:rPr>
          <w:rFonts w:ascii="Times New Roman" w:eastAsia="Times New Roman" w:hAnsi="Times New Roman" w:cs="Times New Roman"/>
          <w:bCs/>
          <w:sz w:val="28"/>
          <w:szCs w:val="28"/>
          <w:lang w:val="ru-RU" w:eastAsia="en-GB"/>
        </w:rPr>
        <w:t>. Big Data представляет собой некий массив данных, вместе с тем, помимо массива информации, имеется ресурс обработки указанной информации машинными и иными цифровыми средствами, являющийся самостоятельным объектом интеллектуальных прав</w:t>
      </w:r>
      <w:r w:rsidRPr="00453B75">
        <w:rPr>
          <w:rStyle w:val="ae"/>
          <w:rFonts w:ascii="Times New Roman" w:hAnsi="Times New Roman" w:cs="Times New Roman"/>
          <w:sz w:val="28"/>
          <w:szCs w:val="28"/>
          <w:lang w:val="ru-RU"/>
        </w:rPr>
        <w:footnoteReference w:id="66"/>
      </w:r>
      <w:r w:rsidRPr="00453B75">
        <w:rPr>
          <w:rFonts w:ascii="Times New Roman" w:hAnsi="Times New Roman" w:cs="Times New Roman"/>
          <w:sz w:val="28"/>
          <w:szCs w:val="28"/>
          <w:lang w:val="ru-RU"/>
        </w:rPr>
        <w:t>.</w:t>
      </w:r>
    </w:p>
    <w:p w14:paraId="1440241A" w14:textId="77777777" w:rsidR="0011052C" w:rsidRPr="00453B75" w:rsidRDefault="0011052C" w:rsidP="009537E0">
      <w:pPr>
        <w:spacing w:after="0" w:line="360" w:lineRule="auto"/>
        <w:ind w:firstLine="709"/>
        <w:jc w:val="both"/>
        <w:rPr>
          <w:rFonts w:ascii="Times New Roman" w:hAnsi="Times New Roman" w:cs="Times New Roman"/>
          <w:sz w:val="28"/>
          <w:szCs w:val="28"/>
          <w:lang w:val="ru-RU"/>
        </w:rPr>
      </w:pPr>
      <w:r w:rsidRPr="00453B75">
        <w:rPr>
          <w:rFonts w:ascii="Times New Roman" w:eastAsia="Times New Roman" w:hAnsi="Times New Roman" w:cs="Times New Roman"/>
          <w:bCs/>
          <w:sz w:val="28"/>
          <w:szCs w:val="28"/>
          <w:lang w:val="ru-RU" w:eastAsia="en-GB"/>
        </w:rPr>
        <w:t xml:space="preserve">Примерами новые отношения и правовые институты связаны с возникновением новых способов (форм) учета, хранения и передачи информации являются цифровые платформы и цифровые экосистемы. В.А. Северин обращает внимание на то, что информационный рынок в современный период характеризуется формированием технологических </w:t>
      </w:r>
      <w:r w:rsidRPr="00453B75">
        <w:rPr>
          <w:rFonts w:ascii="Times New Roman" w:eastAsia="Times New Roman" w:hAnsi="Times New Roman" w:cs="Times New Roman"/>
          <w:bCs/>
          <w:sz w:val="28"/>
          <w:szCs w:val="28"/>
          <w:lang w:val="ru-RU" w:eastAsia="en-GB"/>
        </w:rPr>
        <w:lastRenderedPageBreak/>
        <w:t xml:space="preserve">«цифровых платформ» и «цифровых экосистем», что в </w:t>
      </w:r>
      <w:commentRangeStart w:id="132"/>
      <w:r w:rsidRPr="00453B75">
        <w:rPr>
          <w:rFonts w:ascii="Times New Roman" w:eastAsia="Times New Roman" w:hAnsi="Times New Roman" w:cs="Times New Roman"/>
          <w:bCs/>
          <w:sz w:val="28"/>
          <w:szCs w:val="28"/>
          <w:lang w:val="ru-RU" w:eastAsia="en-GB"/>
        </w:rPr>
        <w:t>корне м</w:t>
      </w:r>
      <w:commentRangeEnd w:id="132"/>
      <w:r w:rsidRPr="00453B75">
        <w:rPr>
          <w:rFonts w:ascii="Times New Roman" w:eastAsia="Times New Roman" w:hAnsi="Times New Roman" w:cs="Times New Roman"/>
          <w:bCs/>
          <w:sz w:val="28"/>
          <w:szCs w:val="28"/>
          <w:lang w:val="ru-RU" w:eastAsia="en-GB"/>
        </w:rPr>
        <w:commentReference w:id="132"/>
      </w:r>
      <w:r w:rsidRPr="00453B75">
        <w:rPr>
          <w:rFonts w:ascii="Times New Roman" w:eastAsia="Times New Roman" w:hAnsi="Times New Roman" w:cs="Times New Roman"/>
          <w:bCs/>
          <w:sz w:val="28"/>
          <w:szCs w:val="28"/>
          <w:lang w:val="ru-RU" w:eastAsia="en-GB"/>
        </w:rPr>
        <w:t>еняет представление о правовом регулировании в сфере экономики</w:t>
      </w:r>
      <w:r w:rsidRPr="00453B75">
        <w:rPr>
          <w:rStyle w:val="12"/>
          <w:rFonts w:ascii="Times New Roman" w:eastAsiaTheme="minorHAnsi" w:hAnsi="Times New Roman"/>
          <w:sz w:val="28"/>
          <w:szCs w:val="28"/>
        </w:rPr>
        <w:footnoteReference w:id="67"/>
      </w:r>
      <w:r w:rsidRPr="00453B75">
        <w:rPr>
          <w:rFonts w:ascii="Times New Roman" w:hAnsi="Times New Roman" w:cs="Times New Roman"/>
          <w:sz w:val="28"/>
          <w:szCs w:val="28"/>
          <w:lang w:val="ru-RU"/>
        </w:rPr>
        <w:t xml:space="preserve">. </w:t>
      </w:r>
    </w:p>
    <w:p w14:paraId="7BB5ADE4" w14:textId="77777777" w:rsidR="00F96454" w:rsidRPr="00453B75" w:rsidRDefault="00F96454" w:rsidP="00453B75">
      <w:pPr>
        <w:spacing w:line="360" w:lineRule="auto"/>
        <w:jc w:val="both"/>
        <w:rPr>
          <w:rFonts w:ascii="Times New Roman" w:hAnsi="Times New Roman" w:cs="Times New Roman"/>
          <w:sz w:val="28"/>
          <w:szCs w:val="28"/>
          <w:lang w:val="ru-RU"/>
        </w:rPr>
      </w:pPr>
    </w:p>
    <w:p w14:paraId="03DD09BB" w14:textId="77777777" w:rsidR="00302FCD" w:rsidRPr="00453B75" w:rsidRDefault="00302FCD" w:rsidP="00453B75">
      <w:pPr>
        <w:spacing w:line="360" w:lineRule="auto"/>
        <w:jc w:val="both"/>
        <w:rPr>
          <w:rFonts w:ascii="Times New Roman" w:hAnsi="Times New Roman" w:cs="Times New Roman"/>
          <w:sz w:val="28"/>
          <w:szCs w:val="28"/>
          <w:lang w:val="ru-RU"/>
        </w:rPr>
      </w:pPr>
    </w:p>
    <w:p w14:paraId="51CAEED3"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hAnsi="Times New Roman" w:cs="Times New Roman"/>
          <w:sz w:val="28"/>
          <w:szCs w:val="28"/>
          <w:lang w:val="ru-RU"/>
        </w:rPr>
        <w:t>***</w:t>
      </w:r>
      <w:r w:rsidRPr="00453B75">
        <w:rPr>
          <w:rFonts w:ascii="Times New Roman" w:hAnsi="Times New Roman" w:cs="Times New Roman"/>
          <w:sz w:val="28"/>
          <w:szCs w:val="28"/>
          <w:lang w:val="ru-RU"/>
        </w:rPr>
        <w:br/>
      </w:r>
      <w:r w:rsidRPr="00453B75">
        <w:rPr>
          <w:rFonts w:ascii="Times New Roman" w:hAnsi="Times New Roman" w:cs="Times New Roman"/>
          <w:sz w:val="28"/>
          <w:szCs w:val="28"/>
          <w:lang w:val="ru-RU"/>
        </w:rPr>
        <w:br/>
      </w:r>
      <w:r w:rsidRPr="00453B75">
        <w:rPr>
          <w:rFonts w:ascii="Times New Roman" w:eastAsia="Times New Roman" w:hAnsi="Times New Roman" w:cs="Times New Roman"/>
          <w:bCs/>
          <w:sz w:val="28"/>
          <w:szCs w:val="28"/>
          <w:lang w:val="ru-RU" w:eastAsia="en-GB"/>
        </w:rPr>
        <w:t xml:space="preserve">ключевая идея... как должна быть организована информационная среда </w:t>
      </w:r>
    </w:p>
    <w:p w14:paraId="7138EEB7"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важно общую концепцию... применительно к отдельным экосистемам жесткие связи...</w:t>
      </w:r>
    </w:p>
    <w:p w14:paraId="302AC90F"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актива ... будет обеспечивать связь с финансовыми активами: ЦР, ЦВ, ЦФА, УЦП и др.... инновационными способами привлечения инвестиций. Применительно к активам в основе которых лежим технология криптографии автором предложен термин "криптоактива". Для того чтобы обеспечить связь с финансовыми, гражданским правом и иными отраслями, в которых объект используется как объект необходимо предусмотреть его определением именно в системе норм информационного права. Под активом в информационной среде предлагается понимать информация, которая обладает ценностью для ее обладателя ценность которая обеспечивается такой информацией или ее свойствами. </w:t>
      </w:r>
    </w:p>
    <w:p w14:paraId="7470118C"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lastRenderedPageBreak/>
        <w:t>в кодексе не обязательно ...в комментариях к кодексу подробно раскрыть, что понимается под уровнем актива... : ЦР, ЦВ, ЦФА, УЦП и др.... связать с другими отраслями</w:t>
      </w:r>
    </w:p>
    <w:p w14:paraId="0A5E248B"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в кодексе с привлечением междисциплинарных специалистов разработать именно связь актива с информационной средой... показать зависимости уровней (для целей отдельных технологий?) как именно на уовне технологии связано... и как это влияет на правовые эффекты... если у тебя есть контроль над информационной системой (протоколом), то фактически у тебя есть и доступ к активу. Например, УНИДРУА (о цифровых активах) это не учитывает. </w:t>
      </w:r>
    </w:p>
    <w:p w14:paraId="58ACA590"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и то что обладатель думаем, что он ими владеет ничего не значит, сеть (система) может контролироваться на уровне протокола. + проблема фальшивого дефай, когда разработчики намеренно демонстрируют отсутствие контроля, чтобы привлечь внимание. </w:t>
      </w:r>
    </w:p>
    <w:p w14:paraId="72586093"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уровень протокола, конечно.. в этом уровне для целей систематизации регулирования можно раскрыть наличие различных программ ЭВМ., в том числе неизменяемые смарт-контракты (если говорим о цифровых технологиях). смарт-контракты, базы данных как части информационной среды, мб информационный ресурс.</w:t>
      </w:r>
    </w:p>
    <w:p w14:paraId="437DCA62"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опять таки в комментарии пояснить связь с гражданским правом : смарт-контакт как договор (только в рамках комментариев можно пояснить...)</w:t>
      </w:r>
    </w:p>
    <w:p w14:paraId="4BC9E97E"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lastRenderedPageBreak/>
        <w:t xml:space="preserve">- уровень сервисов и приложений </w:t>
      </w:r>
    </w:p>
    <w:p w14:paraId="1C0F6316"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агреггаторов </w:t>
      </w:r>
    </w:p>
    <w:p w14:paraId="15591471"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цифровых платформ описать тоже достаточно детально </w:t>
      </w:r>
    </w:p>
    <w:p w14:paraId="1571F78A"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именно с точки зрения набора элемента инфраструктуры, без затрагивания функциональных особенностей платформ...</w:t>
      </w:r>
    </w:p>
    <w:p w14:paraId="50321D5B"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в комментариях раскрыть связь с финансовым правом, публичным правом (если речь про гос услуги и др)</w:t>
      </w:r>
    </w:p>
    <w:p w14:paraId="2D9D1D0D"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инвестиционные платформы, цифровые платформы по закону, системы ОИС </w:t>
      </w:r>
    </w:p>
    <w:p w14:paraId="7F705243"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связи </w:t>
      </w:r>
    </w:p>
    <w:p w14:paraId="1310CCAE"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можно рассмотреть квантовую связь, как какую-то прикладную к цифровой </w:t>
      </w:r>
    </w:p>
    <w:p w14:paraId="0688D7E7"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потому что квантовая выражается всегда в виде цифровой... </w:t>
      </w:r>
    </w:p>
    <w:p w14:paraId="4ACF5E3B"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цифровая форма играет наиболее ярко, потому что как мост между аналоговой и квантовой информацией позволяет воспринять информацию… но как надстройка </w:t>
      </w:r>
    </w:p>
    <w:p w14:paraId="105EE8CF"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xml:space="preserve">- уровень связи как настройка в рамках информационной среды без которой невозможно. </w:t>
      </w:r>
    </w:p>
    <w:p w14:paraId="24160BD7"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t>- иное! (чтобы не ограничивать возникновение новых уровней)</w:t>
      </w:r>
    </w:p>
    <w:p w14:paraId="7CD10B3F" w14:textId="77777777" w:rsidR="00302FCD" w:rsidRPr="00453B75" w:rsidRDefault="00302FCD" w:rsidP="00453B75">
      <w:pPr>
        <w:spacing w:line="360" w:lineRule="auto"/>
        <w:ind w:firstLine="709"/>
        <w:jc w:val="both"/>
        <w:rPr>
          <w:rFonts w:ascii="Times New Roman" w:eastAsia="Times New Roman" w:hAnsi="Times New Roman" w:cs="Times New Roman"/>
          <w:bCs/>
          <w:sz w:val="28"/>
          <w:szCs w:val="28"/>
          <w:lang w:val="ru-RU" w:eastAsia="en-GB"/>
        </w:rPr>
      </w:pPr>
      <w:r w:rsidRPr="00453B75">
        <w:rPr>
          <w:rFonts w:ascii="Times New Roman" w:eastAsia="Times New Roman" w:hAnsi="Times New Roman" w:cs="Times New Roman"/>
          <w:bCs/>
          <w:sz w:val="28"/>
          <w:szCs w:val="28"/>
          <w:lang w:val="ru-RU" w:eastAsia="en-GB"/>
        </w:rPr>
        <w:lastRenderedPageBreak/>
        <w:t xml:space="preserve">Такая модель показывает важность независимого восприятия аналоговой, цифровой, квантовой информацией, взаимодействуют друг с другом на уровне элементов... </w:t>
      </w:r>
    </w:p>
    <w:p w14:paraId="7AA96F69" w14:textId="77777777" w:rsidR="00302FCD" w:rsidRPr="00453B75" w:rsidRDefault="00302FCD" w:rsidP="00453B75">
      <w:pPr>
        <w:spacing w:line="360" w:lineRule="auto"/>
        <w:ind w:firstLine="709"/>
        <w:jc w:val="both"/>
        <w:rPr>
          <w:rFonts w:ascii="Times New Roman" w:hAnsi="Times New Roman" w:cs="Times New Roman"/>
          <w:sz w:val="28"/>
          <w:szCs w:val="28"/>
          <w:lang w:val="ru-RU"/>
        </w:rPr>
      </w:pPr>
    </w:p>
    <w:sectPr w:rsidR="00302FCD" w:rsidRPr="00453B75" w:rsidSect="003B070F">
      <w:footerReference w:type="even" r:id="rId12"/>
      <w:footerReference w:type="default" r:id="rId13"/>
      <w:footerReference w:type="first" r:id="rId14"/>
      <w:pgSz w:w="11400" w:h="14355"/>
      <w:pgMar w:top="1440" w:right="1080" w:bottom="1440" w:left="1080"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9" w:author="user" w:date="2025-12-06T10:13:00Z" w:initials="u">
    <w:p w14:paraId="2DD6CD4B" w14:textId="77777777" w:rsidR="00536072" w:rsidRPr="0001593D" w:rsidRDefault="00536072" w:rsidP="003E2F3B">
      <w:pPr>
        <w:shd w:val="clear" w:color="auto" w:fill="FFFFFF"/>
        <w:spacing w:line="276" w:lineRule="auto"/>
        <w:ind w:firstLine="709"/>
        <w:rPr>
          <w:rFonts w:eastAsia="Times New Roman" w:cstheme="minorHAnsi"/>
          <w:bCs/>
          <w:sz w:val="24"/>
          <w:szCs w:val="24"/>
          <w:highlight w:val="cyan"/>
          <w:lang w:val="ru-RU" w:eastAsia="en-GB"/>
        </w:rPr>
      </w:pPr>
      <w:r>
        <w:rPr>
          <w:rStyle w:val="a7"/>
        </w:rPr>
        <w:annotationRef/>
      </w:r>
      <w:r w:rsidRPr="0001593D">
        <w:rPr>
          <w:rFonts w:eastAsia="Times New Roman" w:cstheme="minorHAnsi"/>
          <w:bCs/>
          <w:sz w:val="24"/>
          <w:szCs w:val="24"/>
          <w:highlight w:val="cyan"/>
          <w:lang w:val="ru-RU" w:eastAsia="en-GB"/>
        </w:rPr>
        <w:t xml:space="preserve">проанализировать информацию в правовой информатике, правой кибернетике, информационном и цифровом праве. в чем специфика с точки зрения правового режима, на что обращают внимание исследователи? </w:t>
      </w:r>
    </w:p>
    <w:p w14:paraId="248E8F30" w14:textId="77777777" w:rsidR="00536072" w:rsidRPr="003E2F3B" w:rsidRDefault="00536072">
      <w:pPr>
        <w:pStyle w:val="a8"/>
        <w:rPr>
          <w:lang w:val="ru-RU"/>
        </w:rPr>
      </w:pPr>
    </w:p>
  </w:comment>
  <w:comment w:id="60" w:author="user" w:date="2025-12-05T07:59:00Z" w:initials="u">
    <w:p w14:paraId="0C17EF38" w14:textId="77777777" w:rsidR="00536072" w:rsidRPr="00867EF9" w:rsidRDefault="00536072" w:rsidP="00A15608">
      <w:pPr>
        <w:pStyle w:val="a8"/>
        <w:rPr>
          <w:lang w:val="ru-RU"/>
        </w:rPr>
      </w:pPr>
      <w:r>
        <w:rPr>
          <w:rStyle w:val="a7"/>
        </w:rPr>
        <w:annotationRef/>
      </w:r>
      <w:r w:rsidRPr="00867EF9">
        <w:rPr>
          <w:color w:val="FF0000"/>
          <w:lang w:val="ru-RU"/>
        </w:rPr>
        <w:t xml:space="preserve">в этих исследованиях информация как форма или как содержание понимается ??? составляющая реестра??? </w:t>
      </w:r>
    </w:p>
  </w:comment>
  <w:comment w:id="62" w:author="user" w:date="2025-07-26T05:52:00Z" w:initials="">
    <w:p w14:paraId="0D40F576" w14:textId="77777777" w:rsidR="00536072" w:rsidRPr="00BA4C60" w:rsidRDefault="00536072" w:rsidP="00935590">
      <w:pPr>
        <w:pStyle w:val="3"/>
        <w:rPr>
          <w:rFonts w:ascii="Segoe UI" w:hAnsi="Segoe UI"/>
          <w:color w:val="404040"/>
          <w:lang w:val="ru-RU"/>
        </w:rPr>
      </w:pPr>
      <w:r w:rsidRPr="00BA4C60">
        <w:rPr>
          <w:rFonts w:ascii="Segoe UI" w:hAnsi="Segoe UI"/>
          <w:color w:val="404040"/>
          <w:lang w:val="ru-RU"/>
        </w:rPr>
        <w:t>Определение квантового ключа как особого вида цифровой информации</w:t>
      </w:r>
    </w:p>
    <w:p w14:paraId="1015799A" w14:textId="77777777" w:rsidR="00536072" w:rsidRPr="00BA4C60" w:rsidRDefault="00536072" w:rsidP="00935590">
      <w:pPr>
        <w:spacing w:beforeAutospacing="1" w:afterAutospacing="1" w:line="240" w:lineRule="auto"/>
        <w:rPr>
          <w:rFonts w:ascii="Segoe UI" w:hAnsi="Segoe UI"/>
          <w:color w:val="404040"/>
          <w:sz w:val="24"/>
          <w:lang w:val="ru-RU"/>
        </w:rPr>
      </w:pPr>
      <w:r w:rsidRPr="00BA4C60">
        <w:rPr>
          <w:rFonts w:ascii="Segoe UI" w:hAnsi="Segoe UI"/>
          <w:b/>
          <w:color w:val="404040"/>
          <w:sz w:val="24"/>
          <w:lang w:val="ru-RU"/>
        </w:rPr>
        <w:t>Квантовый ключ</w:t>
      </w:r>
      <w:r>
        <w:rPr>
          <w:rFonts w:ascii="Segoe UI" w:hAnsi="Segoe UI"/>
          <w:color w:val="404040"/>
          <w:sz w:val="24"/>
        </w:rPr>
        <w:t> </w:t>
      </w:r>
      <w:r w:rsidRPr="00BA4C60">
        <w:rPr>
          <w:rFonts w:ascii="Segoe UI" w:hAnsi="Segoe UI"/>
          <w:color w:val="404040"/>
          <w:sz w:val="24"/>
          <w:lang w:val="ru-RU"/>
        </w:rPr>
        <w:t>– это новый вид цифровой информации, являющийся компонентом защищённой квантовой криптографической системы, который характеризуется следующими основными особенностями:</w:t>
      </w:r>
    </w:p>
    <w:p w14:paraId="22E6B23C" w14:textId="77777777" w:rsidR="00536072" w:rsidRPr="00BA4C60" w:rsidRDefault="00536072" w:rsidP="00935590">
      <w:pPr>
        <w:numPr>
          <w:ilvl w:val="0"/>
          <w:numId w:val="13"/>
        </w:numPr>
        <w:spacing w:afterAutospacing="1" w:line="240" w:lineRule="auto"/>
        <w:rPr>
          <w:rFonts w:ascii="Segoe UI" w:hAnsi="Segoe UI"/>
          <w:color w:val="404040"/>
          <w:sz w:val="24"/>
          <w:lang w:val="ru-RU"/>
        </w:rPr>
      </w:pPr>
      <w:r w:rsidRPr="00BA4C60">
        <w:rPr>
          <w:rFonts w:ascii="Segoe UI" w:hAnsi="Segoe UI"/>
          <w:b/>
          <w:color w:val="404040"/>
          <w:sz w:val="24"/>
          <w:lang w:val="ru-RU"/>
        </w:rPr>
        <w:t>Генерируется в квантово-криптографической системе</w:t>
      </w:r>
      <w:r>
        <w:rPr>
          <w:rFonts w:ascii="Segoe UI" w:hAnsi="Segoe UI"/>
          <w:color w:val="404040"/>
          <w:sz w:val="24"/>
        </w:rPr>
        <w:t> </w:t>
      </w:r>
      <w:r w:rsidRPr="00BA4C60">
        <w:rPr>
          <w:rFonts w:ascii="Segoe UI" w:hAnsi="Segoe UI"/>
          <w:color w:val="404040"/>
          <w:sz w:val="24"/>
          <w:lang w:val="ru-RU"/>
        </w:rPr>
        <w:t>как результат физических процессов квантовой природы (например, измерения состояний квантовых частиц – фотонов), обеспечивающих абсолютную случайность и уникальность ключа;</w:t>
      </w:r>
    </w:p>
    <w:p w14:paraId="07505E80" w14:textId="77777777" w:rsidR="00536072" w:rsidRPr="00BA4C60" w:rsidRDefault="00536072" w:rsidP="00935590">
      <w:pPr>
        <w:numPr>
          <w:ilvl w:val="0"/>
          <w:numId w:val="13"/>
        </w:numPr>
        <w:spacing w:afterAutospacing="1" w:line="240" w:lineRule="auto"/>
        <w:rPr>
          <w:rFonts w:ascii="Segoe UI" w:hAnsi="Segoe UI"/>
          <w:color w:val="404040"/>
          <w:sz w:val="24"/>
          <w:lang w:val="ru-RU"/>
        </w:rPr>
      </w:pPr>
      <w:r w:rsidRPr="00BA4C60">
        <w:rPr>
          <w:rFonts w:ascii="Segoe UI" w:hAnsi="Segoe UI"/>
          <w:b/>
          <w:color w:val="404040"/>
          <w:sz w:val="24"/>
          <w:lang w:val="ru-RU"/>
        </w:rPr>
        <w:t>Фиксирует криптографическую секретность</w:t>
      </w:r>
      <w:r>
        <w:rPr>
          <w:rFonts w:ascii="Segoe UI" w:hAnsi="Segoe UI"/>
          <w:color w:val="404040"/>
          <w:sz w:val="24"/>
        </w:rPr>
        <w:t> </w:t>
      </w:r>
      <w:r w:rsidRPr="00BA4C60">
        <w:rPr>
          <w:rFonts w:ascii="Segoe UI" w:hAnsi="Segoe UI"/>
          <w:color w:val="404040"/>
          <w:sz w:val="24"/>
          <w:lang w:val="ru-RU"/>
        </w:rPr>
        <w:t>информации, гарантируя её защищённость от перехвата и копирования благодаря фундаментальным законам квантовой механики (принципу неопределённости Гейзенберга и теореме о запрете клонирования);</w:t>
      </w:r>
    </w:p>
    <w:p w14:paraId="3145F88B" w14:textId="77777777" w:rsidR="00536072" w:rsidRPr="00BA4C60" w:rsidRDefault="00536072" w:rsidP="00935590">
      <w:pPr>
        <w:numPr>
          <w:ilvl w:val="0"/>
          <w:numId w:val="13"/>
        </w:numPr>
        <w:spacing w:afterAutospacing="1" w:line="240" w:lineRule="auto"/>
        <w:rPr>
          <w:rFonts w:ascii="Segoe UI" w:hAnsi="Segoe UI"/>
          <w:color w:val="404040"/>
          <w:sz w:val="24"/>
          <w:lang w:val="ru-RU"/>
        </w:rPr>
      </w:pPr>
      <w:r w:rsidRPr="00BA4C60">
        <w:rPr>
          <w:rFonts w:ascii="Segoe UI" w:hAnsi="Segoe UI"/>
          <w:b/>
          <w:color w:val="404040"/>
          <w:sz w:val="24"/>
          <w:lang w:val="ru-RU"/>
        </w:rPr>
        <w:t>Обеспечивает безусловную стойкость шифрования</w:t>
      </w:r>
      <w:r w:rsidRPr="00BA4C60">
        <w:rPr>
          <w:rFonts w:ascii="Segoe UI" w:hAnsi="Segoe UI"/>
          <w:color w:val="404040"/>
          <w:sz w:val="24"/>
          <w:lang w:val="ru-RU"/>
        </w:rPr>
        <w:t>, поскольку любая попытка несанкционированного доступа к ключу приводит к необратимому изменению квантовых состояний, что сразу обнаруживается легитимными участниками обмена;</w:t>
      </w:r>
    </w:p>
    <w:p w14:paraId="645CAE22" w14:textId="77777777" w:rsidR="00536072" w:rsidRPr="00BA4C60" w:rsidRDefault="00536072" w:rsidP="00935590">
      <w:pPr>
        <w:numPr>
          <w:ilvl w:val="0"/>
          <w:numId w:val="13"/>
        </w:numPr>
        <w:spacing w:afterAutospacing="1" w:line="240" w:lineRule="auto"/>
        <w:rPr>
          <w:rFonts w:ascii="Segoe UI" w:hAnsi="Segoe UI"/>
          <w:color w:val="404040"/>
          <w:sz w:val="24"/>
          <w:lang w:val="ru-RU"/>
        </w:rPr>
      </w:pPr>
      <w:r w:rsidRPr="00BA4C60">
        <w:rPr>
          <w:rFonts w:ascii="Segoe UI" w:hAnsi="Segoe UI"/>
          <w:b/>
          <w:color w:val="404040"/>
          <w:sz w:val="24"/>
          <w:lang w:val="ru-RU"/>
        </w:rPr>
        <w:t>Динамичен в процессе передачи</w:t>
      </w:r>
      <w:r>
        <w:rPr>
          <w:rFonts w:ascii="Segoe UI" w:hAnsi="Segoe UI"/>
          <w:color w:val="404040"/>
          <w:sz w:val="24"/>
        </w:rPr>
        <w:t> </w:t>
      </w:r>
      <w:r w:rsidRPr="00BA4C60">
        <w:rPr>
          <w:rFonts w:ascii="Segoe UI" w:hAnsi="Segoe UI"/>
          <w:color w:val="404040"/>
          <w:sz w:val="24"/>
          <w:lang w:val="ru-RU"/>
        </w:rPr>
        <w:t xml:space="preserve">(например, в протоколах квантового распределения ключей, таких как </w:t>
      </w:r>
      <w:r>
        <w:rPr>
          <w:rFonts w:ascii="Segoe UI" w:hAnsi="Segoe UI"/>
          <w:color w:val="404040"/>
          <w:sz w:val="24"/>
        </w:rPr>
        <w:t>BB</w:t>
      </w:r>
      <w:r w:rsidRPr="00BA4C60">
        <w:rPr>
          <w:rFonts w:ascii="Segoe UI" w:hAnsi="Segoe UI"/>
          <w:color w:val="404040"/>
          <w:sz w:val="24"/>
          <w:lang w:val="ru-RU"/>
        </w:rPr>
        <w:t>84), но</w:t>
      </w:r>
      <w:r>
        <w:rPr>
          <w:rFonts w:ascii="Segoe UI" w:hAnsi="Segoe UI"/>
          <w:color w:val="404040"/>
          <w:sz w:val="24"/>
        </w:rPr>
        <w:t> </w:t>
      </w:r>
      <w:r w:rsidRPr="00BA4C60">
        <w:rPr>
          <w:rFonts w:ascii="Segoe UI" w:hAnsi="Segoe UI"/>
          <w:b/>
          <w:color w:val="404040"/>
          <w:sz w:val="24"/>
          <w:lang w:val="ru-RU"/>
        </w:rPr>
        <w:t>статичен на этапе использования</w:t>
      </w:r>
      <w:r>
        <w:rPr>
          <w:rFonts w:ascii="Segoe UI" w:hAnsi="Segoe UI"/>
          <w:color w:val="404040"/>
          <w:sz w:val="24"/>
        </w:rPr>
        <w:t> </w:t>
      </w:r>
      <w:r w:rsidRPr="00BA4C60">
        <w:rPr>
          <w:rFonts w:ascii="Segoe UI" w:hAnsi="Segoe UI"/>
          <w:color w:val="404040"/>
          <w:sz w:val="24"/>
          <w:lang w:val="ru-RU"/>
        </w:rPr>
        <w:t>в качестве симметричного ключа для шифрования данных;</w:t>
      </w:r>
    </w:p>
    <w:p w14:paraId="52912CAF" w14:textId="77777777" w:rsidR="00536072" w:rsidRDefault="00536072" w:rsidP="00935590">
      <w:pPr>
        <w:numPr>
          <w:ilvl w:val="0"/>
          <w:numId w:val="13"/>
        </w:numPr>
        <w:spacing w:after="60" w:line="240" w:lineRule="auto"/>
        <w:rPr>
          <w:rFonts w:ascii="Segoe UI" w:hAnsi="Segoe UI"/>
          <w:color w:val="404040"/>
          <w:sz w:val="24"/>
        </w:rPr>
      </w:pPr>
      <w:r>
        <w:rPr>
          <w:rFonts w:ascii="Segoe UI" w:hAnsi="Segoe UI"/>
          <w:b/>
          <w:color w:val="404040"/>
          <w:sz w:val="24"/>
        </w:rPr>
        <w:t>Может рассматриваться</w:t>
      </w:r>
      <w:r>
        <w:rPr>
          <w:rFonts w:ascii="Segoe UI" w:hAnsi="Segoe UI"/>
          <w:color w:val="404040"/>
          <w:sz w:val="24"/>
        </w:rPr>
        <w:t> как:</w:t>
      </w:r>
    </w:p>
    <w:p w14:paraId="266C29B7" w14:textId="77777777" w:rsidR="00536072" w:rsidRDefault="00536072" w:rsidP="00935590">
      <w:pPr>
        <w:numPr>
          <w:ilvl w:val="1"/>
          <w:numId w:val="13"/>
        </w:numPr>
        <w:spacing w:afterAutospacing="1" w:line="240" w:lineRule="auto"/>
        <w:rPr>
          <w:rFonts w:ascii="Segoe UI" w:hAnsi="Segoe UI"/>
          <w:color w:val="404040"/>
          <w:sz w:val="24"/>
        </w:rPr>
      </w:pPr>
      <w:r>
        <w:rPr>
          <w:rFonts w:ascii="Segoe UI" w:hAnsi="Segoe UI"/>
          <w:i/>
          <w:color w:val="404040"/>
          <w:sz w:val="24"/>
        </w:rPr>
        <w:t>уникальный криптографический идентификатор</w:t>
      </w:r>
      <w:r>
        <w:rPr>
          <w:rFonts w:ascii="Segoe UI" w:hAnsi="Segoe UI"/>
          <w:color w:val="404040"/>
          <w:sz w:val="24"/>
        </w:rPr>
        <w:t>,</w:t>
      </w:r>
    </w:p>
    <w:p w14:paraId="1E8919CA" w14:textId="77777777" w:rsidR="00536072" w:rsidRDefault="00536072" w:rsidP="00935590">
      <w:pPr>
        <w:numPr>
          <w:ilvl w:val="1"/>
          <w:numId w:val="13"/>
        </w:numPr>
        <w:spacing w:afterAutospacing="1" w:line="240" w:lineRule="auto"/>
        <w:rPr>
          <w:rFonts w:ascii="Segoe UI" w:hAnsi="Segoe UI"/>
          <w:color w:val="404040"/>
          <w:sz w:val="24"/>
        </w:rPr>
      </w:pPr>
      <w:r>
        <w:rPr>
          <w:rFonts w:ascii="Segoe UI" w:hAnsi="Segoe UI"/>
          <w:i/>
          <w:color w:val="404040"/>
          <w:sz w:val="24"/>
        </w:rPr>
        <w:t>элемент квантовой сети связи</w:t>
      </w:r>
      <w:r>
        <w:rPr>
          <w:rFonts w:ascii="Segoe UI" w:hAnsi="Segoe UI"/>
          <w:color w:val="404040"/>
          <w:sz w:val="24"/>
        </w:rPr>
        <w:t>,</w:t>
      </w:r>
    </w:p>
    <w:p w14:paraId="0CAF18BA" w14:textId="77777777" w:rsidR="00536072" w:rsidRPr="00BA4C60" w:rsidRDefault="00536072" w:rsidP="00935590">
      <w:pPr>
        <w:numPr>
          <w:ilvl w:val="1"/>
          <w:numId w:val="13"/>
        </w:numPr>
        <w:spacing w:afterAutospacing="1" w:line="240" w:lineRule="auto"/>
        <w:rPr>
          <w:rFonts w:ascii="Segoe UI" w:hAnsi="Segoe UI"/>
          <w:color w:val="404040"/>
          <w:sz w:val="24"/>
          <w:lang w:val="ru-RU"/>
        </w:rPr>
      </w:pPr>
      <w:r w:rsidRPr="00BA4C60">
        <w:rPr>
          <w:rFonts w:ascii="Segoe UI" w:hAnsi="Segoe UI"/>
          <w:i/>
          <w:color w:val="404040"/>
          <w:sz w:val="24"/>
          <w:lang w:val="ru-RU"/>
        </w:rPr>
        <w:t>основа для создания одноразовых шифров (вернам-шифров)</w:t>
      </w:r>
      <w:r w:rsidRPr="00BA4C60">
        <w:rPr>
          <w:rFonts w:ascii="Segoe UI" w:hAnsi="Segoe UI"/>
          <w:color w:val="404040"/>
          <w:sz w:val="24"/>
          <w:lang w:val="ru-RU"/>
        </w:rPr>
        <w:t>,</w:t>
      </w:r>
    </w:p>
    <w:p w14:paraId="34544FD8" w14:textId="77777777" w:rsidR="00536072" w:rsidRPr="00BA4C60" w:rsidRDefault="00536072" w:rsidP="00935590">
      <w:pPr>
        <w:numPr>
          <w:ilvl w:val="1"/>
          <w:numId w:val="13"/>
        </w:numPr>
        <w:spacing w:afterAutospacing="1" w:line="240" w:lineRule="auto"/>
        <w:rPr>
          <w:rFonts w:ascii="Segoe UI" w:hAnsi="Segoe UI"/>
          <w:color w:val="404040"/>
          <w:sz w:val="24"/>
          <w:lang w:val="ru-RU"/>
        </w:rPr>
      </w:pPr>
      <w:r w:rsidRPr="00BA4C60">
        <w:rPr>
          <w:rFonts w:ascii="Segoe UI" w:hAnsi="Segoe UI"/>
          <w:i/>
          <w:color w:val="404040"/>
          <w:sz w:val="24"/>
          <w:lang w:val="ru-RU"/>
        </w:rPr>
        <w:t>защищённый цифровой актив в системах квантовой безопасности</w:t>
      </w:r>
      <w:r w:rsidRPr="00BA4C60">
        <w:rPr>
          <w:rFonts w:ascii="Segoe UI" w:hAnsi="Segoe UI"/>
          <w:color w:val="404040"/>
          <w:sz w:val="24"/>
          <w:lang w:val="ru-RU"/>
        </w:rPr>
        <w:t>.</w:t>
      </w:r>
    </w:p>
    <w:p w14:paraId="2187D4C2" w14:textId="77777777" w:rsidR="00536072" w:rsidRPr="00BA4C60" w:rsidRDefault="00536072" w:rsidP="00935590">
      <w:pPr>
        <w:spacing w:beforeAutospacing="1" w:afterAutospacing="1" w:line="240" w:lineRule="auto"/>
        <w:rPr>
          <w:rFonts w:ascii="Segoe UI" w:hAnsi="Segoe UI"/>
          <w:color w:val="404040"/>
          <w:sz w:val="24"/>
          <w:lang w:val="ru-RU"/>
        </w:rPr>
      </w:pPr>
      <w:r w:rsidRPr="00BA4C60">
        <w:rPr>
          <w:rFonts w:ascii="Segoe UI" w:hAnsi="Segoe UI"/>
          <w:color w:val="404040"/>
          <w:sz w:val="24"/>
          <w:lang w:val="ru-RU"/>
        </w:rPr>
        <w:t>Это определение отражает специфику квантового ключа как принципиально нового типа информации, сочетающего свойства цифровых данных и квантово-физических явлений.</w:t>
      </w:r>
    </w:p>
    <w:p w14:paraId="72F9CE4C" w14:textId="77777777" w:rsidR="00536072" w:rsidRPr="00BA4C60" w:rsidRDefault="00536072" w:rsidP="00935590">
      <w:pPr>
        <w:pStyle w:val="a8"/>
        <w:rPr>
          <w:lang w:val="ru-RU"/>
        </w:rPr>
      </w:pPr>
    </w:p>
  </w:comment>
  <w:comment w:id="63" w:author="Ирина Коржова" w:date="2025-12-10T13:57:00Z" w:initials="ИК">
    <w:p w14:paraId="5E3AF933" w14:textId="77777777" w:rsidR="00536072" w:rsidRPr="005765C0" w:rsidRDefault="00536072" w:rsidP="005765C0">
      <w:pPr>
        <w:shd w:val="clear" w:color="auto" w:fill="FFFFFF"/>
        <w:spacing w:line="276" w:lineRule="auto"/>
        <w:ind w:firstLine="709"/>
        <w:rPr>
          <w:rFonts w:eastAsia="Times New Roman" w:cstheme="minorHAnsi"/>
          <w:color w:val="FF0000"/>
          <w:sz w:val="24"/>
          <w:szCs w:val="24"/>
          <w:lang w:val="ru-RU" w:eastAsia="en-GB"/>
        </w:rPr>
      </w:pPr>
      <w:r>
        <w:rPr>
          <w:rStyle w:val="a7"/>
        </w:rPr>
        <w:annotationRef/>
      </w:r>
      <w:r w:rsidRPr="003E2F3B">
        <w:rPr>
          <w:rFonts w:eastAsia="Times New Roman" w:cstheme="minorHAnsi"/>
          <w:color w:val="FF0000"/>
          <w:sz w:val="24"/>
          <w:szCs w:val="24"/>
          <w:lang w:val="ru-RU" w:eastAsia="en-GB"/>
        </w:rPr>
        <w:t xml:space="preserve">Как связываются </w:t>
      </w:r>
      <w:r>
        <w:rPr>
          <w:rFonts w:eastAsia="Times New Roman" w:cstheme="minorHAnsi"/>
          <w:color w:val="FF0000"/>
          <w:sz w:val="24"/>
          <w:szCs w:val="24"/>
          <w:lang w:val="ru-RU" w:eastAsia="en-GB"/>
        </w:rPr>
        <w:t>и как соотнося</w:t>
      </w:r>
      <w:r w:rsidRPr="003E2F3B">
        <w:rPr>
          <w:rFonts w:eastAsia="Times New Roman" w:cstheme="minorHAnsi"/>
          <w:color w:val="FF0000"/>
          <w:sz w:val="24"/>
          <w:szCs w:val="24"/>
          <w:lang w:val="ru-RU" w:eastAsia="en-GB"/>
        </w:rPr>
        <w:t>понятия информационная сфера и среда в доктрине (см.И.Л.Бачило)</w:t>
      </w:r>
      <w:r>
        <w:rPr>
          <w:rFonts w:eastAsia="Times New Roman" w:cstheme="minorHAnsi"/>
          <w:color w:val="FF0000"/>
          <w:sz w:val="24"/>
          <w:szCs w:val="24"/>
          <w:lang w:val="ru-RU" w:eastAsia="en-GB"/>
        </w:rPr>
        <w:t xml:space="preserve"> предпочтение </w:t>
      </w:r>
    </w:p>
  </w:comment>
  <w:comment w:id="101" w:author="Ирина Коржова" w:date="2025-12-10T10:21:00Z" w:initials="ИК">
    <w:p w14:paraId="17770640" w14:textId="77777777" w:rsidR="00536072" w:rsidRPr="00A10085" w:rsidRDefault="00536072" w:rsidP="00562E04">
      <w:pPr>
        <w:shd w:val="clear" w:color="auto" w:fill="FFFFFF"/>
        <w:spacing w:line="276" w:lineRule="auto"/>
        <w:ind w:firstLine="709"/>
        <w:rPr>
          <w:rFonts w:eastAsia="Times New Roman" w:cstheme="minorHAnsi"/>
          <w:color w:val="FF0000"/>
          <w:sz w:val="24"/>
          <w:szCs w:val="24"/>
          <w:highlight w:val="yellow"/>
          <w:lang w:val="ru-RU" w:eastAsia="en-GB"/>
        </w:rPr>
      </w:pPr>
      <w:r>
        <w:rPr>
          <w:rStyle w:val="a7"/>
        </w:rPr>
        <w:annotationRef/>
      </w:r>
      <w:r w:rsidRPr="00A10085">
        <w:rPr>
          <w:rFonts w:eastAsia="Times New Roman" w:cstheme="minorHAnsi"/>
          <w:color w:val="FF0000"/>
          <w:sz w:val="24"/>
          <w:szCs w:val="24"/>
          <w:highlight w:val="yellow"/>
          <w:lang w:val="ru-RU" w:eastAsia="en-GB"/>
        </w:rPr>
        <w:t xml:space="preserve">В связи с этим, с учетом проанализированных тенденций, усложнения в части информационной среды, предлагаются авторские концепции к информации и информационной среде. </w:t>
      </w:r>
    </w:p>
    <w:p w14:paraId="4C378E3B" w14:textId="77777777" w:rsidR="00536072" w:rsidRDefault="00536072" w:rsidP="00562E04">
      <w:pPr>
        <w:shd w:val="clear" w:color="auto" w:fill="FFFFFF"/>
        <w:spacing w:line="276" w:lineRule="auto"/>
        <w:ind w:firstLine="709"/>
        <w:rPr>
          <w:rFonts w:eastAsia="Times New Roman" w:cstheme="minorHAnsi"/>
          <w:color w:val="FF0000"/>
          <w:sz w:val="24"/>
          <w:szCs w:val="24"/>
          <w:lang w:val="ru-RU" w:eastAsia="en-GB"/>
        </w:rPr>
      </w:pPr>
      <w:r w:rsidRPr="00A10085">
        <w:rPr>
          <w:rFonts w:eastAsia="Times New Roman" w:cstheme="minorHAnsi"/>
          <w:color w:val="FF0000"/>
          <w:sz w:val="24"/>
          <w:szCs w:val="24"/>
          <w:highlight w:val="yellow"/>
          <w:lang w:val="ru-RU" w:eastAsia="en-GB"/>
        </w:rPr>
        <w:t>с учетом актуальности вопроса междисциплинарного межотраслевого взаимодействия особое внимание комментарию в части взаимодействия по линии межотраслевых связей – преимущественно через уровни информационной среды.</w:t>
      </w:r>
    </w:p>
    <w:p w14:paraId="0A584421" w14:textId="77777777" w:rsidR="00536072" w:rsidRPr="00562E04" w:rsidRDefault="00536072">
      <w:pPr>
        <w:pStyle w:val="a8"/>
        <w:rPr>
          <w:lang w:val="ru-RU"/>
        </w:rPr>
      </w:pPr>
    </w:p>
  </w:comment>
  <w:comment w:id="102" w:author="Ирина Коржова" w:date="2025-11-28T10:12:00Z" w:initials="ИК">
    <w:p w14:paraId="773A5F88" w14:textId="77777777" w:rsidR="00536072" w:rsidRPr="00083BA1" w:rsidRDefault="00536072" w:rsidP="005C4A78">
      <w:pPr>
        <w:pStyle w:val="a8"/>
        <w:rPr>
          <w:lang w:val="ru-RU"/>
        </w:rPr>
      </w:pPr>
      <w:r>
        <w:rPr>
          <w:rStyle w:val="a7"/>
        </w:rPr>
        <w:annotationRef/>
      </w:r>
      <w:r>
        <w:rPr>
          <w:lang w:val="ru-RU"/>
        </w:rPr>
        <w:t xml:space="preserve">По возможности последний срез взять??? </w:t>
      </w:r>
    </w:p>
  </w:comment>
  <w:comment w:id="103" w:author="user" w:date="2025-12-15T06:12:00Z" w:initials="u">
    <w:p w14:paraId="112E10EE" w14:textId="77777777" w:rsidR="009537E0" w:rsidRDefault="009537E0" w:rsidP="009537E0">
      <w:pPr>
        <w:spacing w:line="360" w:lineRule="auto"/>
        <w:ind w:firstLine="709"/>
        <w:jc w:val="both"/>
        <w:rPr>
          <w:rFonts w:ascii="Times New Roman" w:hAnsi="Times New Roman" w:cs="Times New Roman"/>
          <w:sz w:val="28"/>
          <w:szCs w:val="28"/>
          <w:lang w:val="ru-RU"/>
        </w:rPr>
      </w:pPr>
      <w:r>
        <w:rPr>
          <w:rStyle w:val="a7"/>
        </w:rPr>
        <w:annotationRef/>
      </w:r>
      <w:r>
        <w:rPr>
          <w:rFonts w:ascii="Times New Roman" w:hAnsi="Times New Roman" w:cs="Times New Roman"/>
          <w:sz w:val="28"/>
          <w:szCs w:val="28"/>
          <w:lang w:val="ru-RU"/>
        </w:rPr>
        <w:t xml:space="preserve">В отдельных случаях это приводит к тому, что </w:t>
      </w:r>
      <w:r w:rsidRPr="009537E0">
        <w:rPr>
          <w:rFonts w:ascii="Times New Roman" w:hAnsi="Times New Roman" w:cs="Times New Roman"/>
          <w:sz w:val="28"/>
          <w:szCs w:val="28"/>
          <w:lang w:val="ru-RU"/>
        </w:rPr>
        <w:t>информационное и цифровое право зачастую рассматриваются как самостоятельные, зачастую разобщенные области.</w:t>
      </w:r>
    </w:p>
    <w:p w14:paraId="612A5E2F" w14:textId="2F4C3774" w:rsidR="009537E0" w:rsidRPr="009537E0" w:rsidRDefault="009537E0">
      <w:pPr>
        <w:pStyle w:val="a8"/>
        <w:rPr>
          <w:lang w:val="ru-RU"/>
        </w:rPr>
      </w:pPr>
    </w:p>
  </w:comment>
  <w:comment w:id="104" w:author="user" w:date="2025-12-04T06:37:00Z" w:initials="u">
    <w:p w14:paraId="7CC9D73F" w14:textId="77777777" w:rsidR="00536072" w:rsidRPr="00634258" w:rsidRDefault="00536072" w:rsidP="00B16239">
      <w:pPr>
        <w:pStyle w:val="a8"/>
        <w:rPr>
          <w:lang w:val="ru-RU"/>
        </w:rPr>
      </w:pPr>
      <w:r>
        <w:rPr>
          <w:rStyle w:val="a7"/>
        </w:rPr>
        <w:annotationRef/>
      </w:r>
      <w:r>
        <w:rPr>
          <w:lang w:val="ru-RU"/>
        </w:rPr>
        <w:t>Может быть в приложение вынести?</w:t>
      </w:r>
    </w:p>
  </w:comment>
  <w:comment w:id="114" w:author="Ирина Коржова" w:date="2025-11-28T18:19:00Z" w:initials="ИК">
    <w:p w14:paraId="3FB4F688" w14:textId="77777777" w:rsidR="00536072" w:rsidRPr="003A053A" w:rsidRDefault="00536072" w:rsidP="00256162">
      <w:pPr>
        <w:shd w:val="clear" w:color="auto" w:fill="FFFFFF"/>
        <w:spacing w:line="276" w:lineRule="auto"/>
        <w:ind w:firstLine="709"/>
        <w:rPr>
          <w:rFonts w:eastAsia="Times New Roman" w:cstheme="minorHAnsi"/>
          <w:sz w:val="24"/>
          <w:szCs w:val="24"/>
          <w:highlight w:val="yellow"/>
          <w:lang w:val="ru-RU" w:eastAsia="en-GB"/>
        </w:rPr>
      </w:pPr>
      <w:r>
        <w:rPr>
          <w:rStyle w:val="a7"/>
        </w:rPr>
        <w:annotationRef/>
      </w:r>
      <w:r w:rsidRPr="003A053A">
        <w:rPr>
          <w:rFonts w:eastAsia="Times New Roman" w:cstheme="minorHAnsi"/>
          <w:sz w:val="24"/>
          <w:szCs w:val="24"/>
          <w:highlight w:val="yellow"/>
          <w:lang w:val="ru-RU" w:eastAsia="en-GB"/>
        </w:rPr>
        <w:t xml:space="preserve">На эти задачи часто обращается внимание в юридической литературе. </w:t>
      </w:r>
    </w:p>
    <w:p w14:paraId="1C628CA9" w14:textId="77777777" w:rsidR="00536072" w:rsidRPr="003A053A" w:rsidRDefault="00536072" w:rsidP="00256162">
      <w:pPr>
        <w:shd w:val="clear" w:color="auto" w:fill="FFFFFF"/>
        <w:spacing w:line="276" w:lineRule="auto"/>
        <w:ind w:firstLine="709"/>
        <w:rPr>
          <w:rFonts w:eastAsia="Times New Roman" w:cstheme="minorHAnsi"/>
          <w:sz w:val="24"/>
          <w:szCs w:val="24"/>
          <w:highlight w:val="yellow"/>
          <w:lang w:val="ru-RU" w:eastAsia="en-GB"/>
        </w:rPr>
      </w:pPr>
      <w:r w:rsidRPr="003A053A">
        <w:rPr>
          <w:rFonts w:eastAsia="Times New Roman" w:cstheme="minorHAnsi"/>
          <w:sz w:val="24"/>
          <w:szCs w:val="24"/>
          <w:highlight w:val="yellow"/>
          <w:lang w:val="ru-RU" w:eastAsia="en-GB"/>
        </w:rPr>
        <w:t xml:space="preserve">Важными в свете </w:t>
      </w:r>
    </w:p>
    <w:p w14:paraId="0BBAED4A" w14:textId="77777777" w:rsidR="00536072" w:rsidRPr="003A053A" w:rsidRDefault="00536072" w:rsidP="00256162">
      <w:pPr>
        <w:shd w:val="clear" w:color="auto" w:fill="FFFFFF"/>
        <w:spacing w:line="276" w:lineRule="auto"/>
        <w:ind w:firstLine="709"/>
        <w:rPr>
          <w:rFonts w:eastAsia="Times New Roman" w:cstheme="minorHAnsi"/>
          <w:sz w:val="24"/>
          <w:szCs w:val="24"/>
          <w:lang w:val="ru-RU" w:eastAsia="en-GB"/>
        </w:rPr>
      </w:pPr>
      <w:r w:rsidRPr="003A053A">
        <w:rPr>
          <w:rFonts w:eastAsia="Times New Roman" w:cstheme="minorHAnsi"/>
          <w:sz w:val="24"/>
          <w:szCs w:val="24"/>
          <w:highlight w:val="yellow"/>
          <w:lang w:val="ru-RU" w:eastAsia="en-GB"/>
        </w:rPr>
        <w:t>Об актуальности систематизации (кодификации)</w:t>
      </w:r>
    </w:p>
    <w:p w14:paraId="1D2DE4B6" w14:textId="77777777" w:rsidR="00536072" w:rsidRPr="003A053A" w:rsidRDefault="00536072" w:rsidP="00256162">
      <w:pPr>
        <w:shd w:val="clear" w:color="auto" w:fill="FFFFFF"/>
        <w:spacing w:line="276" w:lineRule="auto"/>
        <w:rPr>
          <w:rFonts w:eastAsia="Times New Roman" w:cstheme="minorHAnsi"/>
          <w:sz w:val="24"/>
          <w:szCs w:val="24"/>
          <w:lang w:val="ru-RU" w:eastAsia="en-GB"/>
        </w:rPr>
      </w:pPr>
    </w:p>
    <w:p w14:paraId="04ABCFC5" w14:textId="77777777" w:rsidR="00536072" w:rsidRPr="00256162" w:rsidRDefault="00536072">
      <w:pPr>
        <w:pStyle w:val="a8"/>
        <w:rPr>
          <w:lang w:val="ru-RU"/>
        </w:rPr>
      </w:pPr>
    </w:p>
  </w:comment>
  <w:comment w:id="115" w:author="Ирина Коржова" w:date="2025-11-26T13:10:00Z" w:initials="ИК">
    <w:p w14:paraId="4E4E6E24" w14:textId="77777777" w:rsidR="00536072" w:rsidRDefault="00536072" w:rsidP="005033A5">
      <w:pPr>
        <w:pStyle w:val="a8"/>
        <w:rPr>
          <w:lang w:val="ru-RU"/>
        </w:rPr>
      </w:pPr>
      <w:r>
        <w:rPr>
          <w:rStyle w:val="a7"/>
        </w:rPr>
        <w:annotationRef/>
      </w:r>
      <w:r>
        <w:rPr>
          <w:lang w:val="ru-RU"/>
        </w:rPr>
        <w:t>Институты идентификации в области ПОД/ФТ</w:t>
      </w:r>
    </w:p>
    <w:p w14:paraId="31E4300C" w14:textId="77777777" w:rsidR="00536072" w:rsidRDefault="00536072" w:rsidP="005033A5">
      <w:pPr>
        <w:pStyle w:val="a8"/>
        <w:rPr>
          <w:lang w:val="ru-RU"/>
        </w:rPr>
      </w:pPr>
    </w:p>
    <w:p w14:paraId="1A141574" w14:textId="77777777" w:rsidR="00536072" w:rsidRPr="00263C06" w:rsidRDefault="00536072" w:rsidP="005033A5">
      <w:pPr>
        <w:pStyle w:val="a8"/>
        <w:rPr>
          <w:lang w:val="ru-RU"/>
        </w:rPr>
      </w:pPr>
      <w:r>
        <w:rPr>
          <w:lang w:val="ru-RU"/>
        </w:rPr>
        <w:t>Но регулироваться должно только то что на грани пересечения с информационными процессами и информационной инфраструктурой</w:t>
      </w:r>
    </w:p>
  </w:comment>
  <w:comment w:id="116" w:author="Ирина Коржова" w:date="2025-11-28T13:16:00Z" w:initials="ИК">
    <w:p w14:paraId="0F87B57F" w14:textId="77777777" w:rsidR="00536072" w:rsidRDefault="00536072" w:rsidP="00224D0A">
      <w:pPr>
        <w:spacing w:line="360" w:lineRule="auto"/>
        <w:ind w:firstLine="709"/>
        <w:contextualSpacing/>
        <w:jc w:val="both"/>
        <w:rPr>
          <w:rFonts w:ascii="Segoe UI" w:eastAsia="Times New Roman" w:hAnsi="Segoe UI" w:cs="Segoe UI"/>
          <w:color w:val="0F1115"/>
          <w:sz w:val="24"/>
          <w:szCs w:val="24"/>
          <w:lang w:val="ru-RU" w:eastAsia="en-GB"/>
        </w:rPr>
      </w:pPr>
      <w:r>
        <w:rPr>
          <w:rStyle w:val="a7"/>
        </w:rPr>
        <w:annotationRef/>
      </w:r>
      <w:r>
        <w:rPr>
          <w:rFonts w:ascii="Segoe UI" w:eastAsia="Times New Roman" w:hAnsi="Segoe UI" w:cs="Segoe UI"/>
          <w:color w:val="0F1115"/>
          <w:sz w:val="24"/>
          <w:szCs w:val="24"/>
          <w:lang w:val="ru-RU" w:eastAsia="en-GB"/>
        </w:rPr>
        <w:t>Почему это нужно? Обратила внимание (на примере контроля криптоактива), что в гражданское право практически не учитывает информационный аспект… более того среда не статична. Нужно как-то встроить.</w:t>
      </w:r>
    </w:p>
    <w:p w14:paraId="644A7F02" w14:textId="77777777" w:rsidR="00536072" w:rsidRDefault="00536072" w:rsidP="00224D0A">
      <w:pPr>
        <w:spacing w:line="360" w:lineRule="auto"/>
        <w:ind w:firstLine="709"/>
        <w:contextualSpacing/>
        <w:jc w:val="both"/>
        <w:rPr>
          <w:rFonts w:ascii="Segoe UI" w:eastAsia="Times New Roman" w:hAnsi="Segoe UI" w:cs="Segoe UI"/>
          <w:color w:val="0F1115"/>
          <w:sz w:val="24"/>
          <w:szCs w:val="24"/>
          <w:lang w:val="ru-RU" w:eastAsia="en-GB"/>
        </w:rPr>
      </w:pPr>
      <w:r>
        <w:rPr>
          <w:rFonts w:ascii="Segoe UI" w:eastAsia="Times New Roman" w:hAnsi="Segoe UI" w:cs="Segoe UI"/>
          <w:color w:val="0F1115"/>
          <w:sz w:val="24"/>
          <w:szCs w:val="24"/>
          <w:lang w:val="ru-RU" w:eastAsia="en-GB"/>
        </w:rPr>
        <w:t xml:space="preserve">Косвенное: Формулирование общих и спец прав режимов, которые можно экстраполировать  </w:t>
      </w:r>
    </w:p>
    <w:p w14:paraId="18F76092" w14:textId="77777777" w:rsidR="00536072" w:rsidRPr="00224D0A" w:rsidRDefault="00536072">
      <w:pPr>
        <w:pStyle w:val="a8"/>
        <w:rPr>
          <w:lang w:val="ru-RU"/>
        </w:rPr>
      </w:pPr>
    </w:p>
  </w:comment>
  <w:comment w:id="117" w:author="Ирина Коржова" w:date="2025-11-26T13:31:00Z" w:initials="ИК">
    <w:p w14:paraId="654089A5" w14:textId="77777777" w:rsidR="00536072" w:rsidRPr="00F309E9" w:rsidRDefault="00536072">
      <w:pPr>
        <w:pStyle w:val="a8"/>
        <w:rPr>
          <w:lang w:val="ru-RU"/>
        </w:rPr>
      </w:pPr>
      <w:r>
        <w:rPr>
          <w:rStyle w:val="a7"/>
        </w:rPr>
        <w:annotationRef/>
      </w:r>
      <w:r w:rsidRPr="00F309E9">
        <w:rPr>
          <w:color w:val="FF0000"/>
          <w:lang w:val="ru-RU"/>
        </w:rPr>
        <w:t xml:space="preserve">Предлагаемые подходы как уровне отрасли так и на уровне концепций не решают задачи создания </w:t>
      </w:r>
    </w:p>
  </w:comment>
  <w:comment w:id="118" w:author="Ирина Коржова" w:date="2025-11-26T13:19:00Z" w:initials="ИК">
    <w:p w14:paraId="77ED5927" w14:textId="77777777" w:rsidR="00536072" w:rsidRPr="00263C06" w:rsidRDefault="00536072">
      <w:pPr>
        <w:pStyle w:val="a8"/>
        <w:rPr>
          <w:lang w:val="ru-RU"/>
        </w:rPr>
      </w:pPr>
      <w:r>
        <w:rPr>
          <w:rStyle w:val="a7"/>
        </w:rPr>
        <w:annotationRef/>
      </w:r>
      <w:r w:rsidRPr="00F96454">
        <w:rPr>
          <w:rFonts w:ascii="Segoe UI" w:eastAsia="Times New Roman" w:hAnsi="Segoe UI" w:cs="Segoe UI"/>
          <w:color w:val="0F1115"/>
          <w:sz w:val="24"/>
          <w:szCs w:val="24"/>
          <w:lang w:val="ru-RU" w:eastAsia="en-GB"/>
        </w:rPr>
        <w:t>((( факультативно : много видела исследований которые именно через этот аргумент отрицают возможность систематизации именно по этому основанию.))))</w:t>
      </w:r>
    </w:p>
  </w:comment>
  <w:comment w:id="119" w:author="Ирина Коржова" w:date="2025-11-26T13:19:00Z" w:initials="ИК">
    <w:p w14:paraId="678221AE" w14:textId="77777777" w:rsidR="00536072" w:rsidRPr="00F74C77" w:rsidRDefault="00536072">
      <w:pPr>
        <w:pStyle w:val="a8"/>
        <w:rPr>
          <w:lang w:val="ru-RU"/>
        </w:rPr>
      </w:pPr>
      <w:r>
        <w:rPr>
          <w:rStyle w:val="a7"/>
        </w:rPr>
        <w:annotationRef/>
      </w:r>
      <w:r>
        <w:rPr>
          <w:lang w:val="ru-RU"/>
        </w:rPr>
        <w:t xml:space="preserve">Для целей доклада с этой части можно начать </w:t>
      </w:r>
    </w:p>
  </w:comment>
  <w:comment w:id="120" w:author="Ирина Коржова" w:date="2025-11-26T11:38:00Z" w:initials="ИК">
    <w:p w14:paraId="0652FB70" w14:textId="77777777" w:rsidR="00536072" w:rsidRDefault="00536072">
      <w:pPr>
        <w:pStyle w:val="a8"/>
        <w:rPr>
          <w:lang w:val="ru-RU"/>
        </w:rPr>
      </w:pPr>
      <w:r>
        <w:rPr>
          <w:rStyle w:val="a7"/>
        </w:rPr>
        <w:annotationRef/>
      </w:r>
      <w:r>
        <w:rPr>
          <w:lang w:val="ru-RU"/>
        </w:rPr>
        <w:t xml:space="preserve">Информационные права? </w:t>
      </w:r>
    </w:p>
    <w:p w14:paraId="3884A864" w14:textId="77777777" w:rsidR="00536072" w:rsidRDefault="00536072">
      <w:pPr>
        <w:pStyle w:val="a8"/>
        <w:rPr>
          <w:lang w:val="ru-RU"/>
        </w:rPr>
      </w:pPr>
    </w:p>
    <w:p w14:paraId="543CE0B7" w14:textId="77777777" w:rsidR="00536072" w:rsidRDefault="00536072">
      <w:pPr>
        <w:pStyle w:val="a8"/>
        <w:rPr>
          <w:lang w:val="ru-RU"/>
        </w:rPr>
      </w:pPr>
      <w:r>
        <w:rPr>
          <w:lang w:val="ru-RU"/>
        </w:rPr>
        <w:t xml:space="preserve">Или информационное право в объективном и субъективном смысле …. </w:t>
      </w:r>
    </w:p>
    <w:p w14:paraId="3E85A4E5" w14:textId="77777777" w:rsidR="00536072" w:rsidRDefault="00536072">
      <w:pPr>
        <w:pStyle w:val="a8"/>
        <w:rPr>
          <w:lang w:val="ru-RU"/>
        </w:rPr>
      </w:pPr>
    </w:p>
    <w:p w14:paraId="2813CBEB" w14:textId="77777777" w:rsidR="00536072" w:rsidRPr="00C05133" w:rsidRDefault="00536072">
      <w:pPr>
        <w:pStyle w:val="a8"/>
        <w:rPr>
          <w:lang w:val="ru-RU"/>
        </w:rPr>
      </w:pPr>
      <w:r>
        <w:rPr>
          <w:lang w:val="ru-RU"/>
        </w:rPr>
        <w:t xml:space="preserve">Субъективные права на информацию </w:t>
      </w:r>
    </w:p>
  </w:comment>
  <w:comment w:id="121" w:author="Ирина Коржова" w:date="2025-11-26T13:20:00Z" w:initials="ИК">
    <w:p w14:paraId="1A82D156" w14:textId="77777777" w:rsidR="00536072" w:rsidRPr="00F74C77" w:rsidRDefault="00536072">
      <w:pPr>
        <w:pStyle w:val="a8"/>
        <w:rPr>
          <w:lang w:val="ru-RU"/>
        </w:rPr>
      </w:pPr>
      <w:r>
        <w:rPr>
          <w:rStyle w:val="a7"/>
        </w:rPr>
        <w:annotationRef/>
      </w:r>
      <w:r>
        <w:rPr>
          <w:lang w:val="ru-RU"/>
        </w:rPr>
        <w:t>Насколько нужно детально регулировать аспекты общих специальных субъектов?</w:t>
      </w:r>
    </w:p>
  </w:comment>
  <w:comment w:id="122" w:author="Ирина Коржова" w:date="2025-11-26T13:17:00Z" w:initials="ИК">
    <w:p w14:paraId="27A5975A" w14:textId="77777777" w:rsidR="00536072" w:rsidRPr="00263C06" w:rsidRDefault="00536072">
      <w:pPr>
        <w:pStyle w:val="a8"/>
        <w:rPr>
          <w:lang w:val="ru-RU"/>
        </w:rPr>
      </w:pPr>
      <w:r>
        <w:rPr>
          <w:rStyle w:val="a7"/>
        </w:rPr>
        <w:annotationRef/>
      </w:r>
      <w:r>
        <w:rPr>
          <w:lang w:val="ru-RU"/>
        </w:rPr>
        <w:t xml:space="preserve">Возможно это нужно в блоке про информационную безопасность регулировать </w:t>
      </w:r>
    </w:p>
  </w:comment>
  <w:comment w:id="123" w:author="Ирина Коржова" w:date="2025-11-26T12:51:00Z" w:initials="ИК">
    <w:p w14:paraId="16AC19A3" w14:textId="77777777" w:rsidR="00536072" w:rsidRPr="00163A4E" w:rsidRDefault="00536072">
      <w:pPr>
        <w:pStyle w:val="a8"/>
        <w:rPr>
          <w:lang w:val="ru-RU"/>
        </w:rPr>
      </w:pPr>
      <w:r>
        <w:rPr>
          <w:rStyle w:val="a7"/>
        </w:rPr>
        <w:annotationRef/>
      </w:r>
      <w:r>
        <w:rPr>
          <w:lang w:val="ru-RU"/>
        </w:rPr>
        <w:t>Элементы : ПО</w:t>
      </w:r>
    </w:p>
  </w:comment>
  <w:comment w:id="124" w:author="Ирина Коржова" w:date="2025-11-26T12:47:00Z" w:initials="ИК">
    <w:p w14:paraId="63602FB2" w14:textId="77777777" w:rsidR="00536072" w:rsidRPr="00163A4E" w:rsidRDefault="00536072">
      <w:pPr>
        <w:pStyle w:val="a8"/>
        <w:rPr>
          <w:lang w:val="ru-RU"/>
        </w:rPr>
      </w:pPr>
      <w:r>
        <w:rPr>
          <w:rStyle w:val="a7"/>
        </w:rPr>
        <w:annotationRef/>
      </w:r>
      <w:r w:rsidRPr="00F96454">
        <w:rPr>
          <w:rFonts w:ascii="Segoe UI" w:eastAsia="Times New Roman" w:hAnsi="Segoe UI" w:cs="Segoe UI"/>
          <w:color w:val="0F1115"/>
          <w:sz w:val="24"/>
          <w:szCs w:val="24"/>
          <w:lang w:val="ru-RU" w:eastAsia="en-GB"/>
        </w:rPr>
        <w:t>важно проанализировать все действующие правовые режимы информации (в финансовом праве в частности) чтобы сформулирвать общую концепцию для правоприменителя</w:t>
      </w:r>
      <w:r>
        <w:rPr>
          <w:rFonts w:ascii="Segoe UI" w:eastAsia="Times New Roman" w:hAnsi="Segoe UI" w:cs="Segoe UI"/>
          <w:color w:val="0F1115"/>
          <w:sz w:val="24"/>
          <w:szCs w:val="24"/>
          <w:lang w:val="ru-RU" w:eastAsia="en-GB"/>
        </w:rPr>
        <w:t>…</w:t>
      </w:r>
    </w:p>
  </w:comment>
  <w:comment w:id="125" w:author="Ирина Коржова" w:date="2025-11-26T12:47:00Z" w:initials="ИК">
    <w:p w14:paraId="7C12A351" w14:textId="77777777" w:rsidR="00536072" w:rsidRPr="001E085F" w:rsidRDefault="00536072">
      <w:pPr>
        <w:pStyle w:val="a8"/>
        <w:rPr>
          <w:lang w:val="ru-RU"/>
        </w:rPr>
      </w:pPr>
      <w:r>
        <w:rPr>
          <w:rStyle w:val="a7"/>
        </w:rPr>
        <w:annotationRef/>
      </w:r>
      <w:r>
        <w:rPr>
          <w:rFonts w:ascii="Segoe UI" w:eastAsia="Times New Roman" w:hAnsi="Segoe UI" w:cs="Segoe UI"/>
          <w:color w:val="0F1115"/>
          <w:sz w:val="24"/>
          <w:szCs w:val="24"/>
          <w:lang w:val="ru-RU" w:eastAsia="en-GB"/>
        </w:rPr>
        <w:t>((условно))</w:t>
      </w:r>
    </w:p>
  </w:comment>
  <w:comment w:id="126" w:author="Ирина Коржова" w:date="2025-11-26T13:13:00Z" w:initials="ИК">
    <w:p w14:paraId="72104A97" w14:textId="77777777" w:rsidR="00536072" w:rsidRPr="00263C06" w:rsidRDefault="00536072">
      <w:pPr>
        <w:pStyle w:val="a8"/>
        <w:rPr>
          <w:lang w:val="ru-RU"/>
        </w:rPr>
      </w:pPr>
      <w:r>
        <w:rPr>
          <w:rStyle w:val="a7"/>
        </w:rPr>
        <w:annotationRef/>
      </w:r>
      <w:r>
        <w:rPr>
          <w:lang w:val="ru-RU"/>
        </w:rPr>
        <w:t>Фактически некоторые правовые режимы информации уже покроют блок информационной безопасности (закон о защите детей от информации). возможно ли четко провести грань?</w:t>
      </w:r>
    </w:p>
  </w:comment>
  <w:comment w:id="127" w:author="Ирина Коржова" w:date="2025-11-26T13:12:00Z" w:initials="ИК">
    <w:p w14:paraId="760A7FE8" w14:textId="77777777" w:rsidR="00536072" w:rsidRPr="00263C06" w:rsidRDefault="00536072">
      <w:pPr>
        <w:pStyle w:val="a8"/>
        <w:rPr>
          <w:lang w:val="ru-RU"/>
        </w:rPr>
      </w:pPr>
      <w:r>
        <w:rPr>
          <w:rStyle w:val="a7"/>
        </w:rPr>
        <w:annotationRef/>
      </w:r>
      <w:r>
        <w:rPr>
          <w:lang w:val="ru-RU"/>
        </w:rPr>
        <w:t>+ принципы безопасной инфраструктуры (формулировала для цифровых платформ, однако можно использовать на универсальном уровне…. Особое внимание обратить на суверенный характер криптоплатформы)</w:t>
      </w:r>
    </w:p>
  </w:comment>
  <w:comment w:id="128" w:author="Ирина Коржова" w:date="2025-11-28T17:41:00Z" w:initials="ИК">
    <w:p w14:paraId="0BD9EDA2" w14:textId="77777777" w:rsidR="00536072" w:rsidRPr="006A61E2" w:rsidRDefault="00536072" w:rsidP="00BB382A">
      <w:pPr>
        <w:pStyle w:val="a8"/>
        <w:rPr>
          <w:lang w:val="ru-RU"/>
        </w:rPr>
      </w:pPr>
      <w:r>
        <w:rPr>
          <w:rStyle w:val="a7"/>
        </w:rPr>
        <w:annotationRef/>
      </w:r>
      <w:r>
        <w:rPr>
          <w:lang w:val="ru-RU"/>
        </w:rPr>
        <w:t>Статья про тенденции …</w:t>
      </w:r>
    </w:p>
  </w:comment>
  <w:comment w:id="129" w:author="user" w:date="2025-07-26T05:39:00Z" w:initials="u">
    <w:p w14:paraId="427E0730" w14:textId="77777777" w:rsidR="00536072" w:rsidRPr="00961801" w:rsidRDefault="00536072" w:rsidP="00BB382A">
      <w:pPr>
        <w:pStyle w:val="a8"/>
        <w:rPr>
          <w:lang w:val="ru-RU"/>
        </w:rPr>
      </w:pPr>
      <w:r>
        <w:rPr>
          <w:rStyle w:val="a7"/>
        </w:rPr>
        <w:annotationRef/>
      </w:r>
      <w:r w:rsidRPr="00961801">
        <w:rPr>
          <w:lang w:val="ru-RU"/>
        </w:rPr>
        <w:t xml:space="preserve">информационная среда характеризуется многоуровневой структурой, в которой каждый уровень приоритетно регулируется в рамках своей отрасли права. При этом указанные уровни связаны между собой единой информационной средой, на которую воздействуют информационные (цифровые) технологии. </w:t>
      </w:r>
    </w:p>
    <w:p w14:paraId="77E6A423" w14:textId="77777777" w:rsidR="00536072" w:rsidRPr="00961801" w:rsidRDefault="00536072" w:rsidP="00BB382A">
      <w:pPr>
        <w:pStyle w:val="a8"/>
        <w:rPr>
          <w:lang w:val="ru-RU"/>
        </w:rPr>
      </w:pPr>
      <w:r w:rsidRPr="00961801">
        <w:rPr>
          <w:lang w:val="ru-RU"/>
        </w:rPr>
        <w:t>фактор измениничвочти одного уровня среды, влияющий на другой уровень дополнительно подчеркивает значимость межотраслевых взаимосвязей. имущественное право в централизованной среде в децентрализованной среде другие юридические свойства приобретает (денежной единицы, единицы учета).</w:t>
      </w:r>
    </w:p>
    <w:p w14:paraId="6633BB8A" w14:textId="77777777" w:rsidR="00536072" w:rsidRPr="00961801" w:rsidRDefault="00536072" w:rsidP="00BB382A">
      <w:pPr>
        <w:pStyle w:val="a8"/>
        <w:rPr>
          <w:lang w:val="ru-RU"/>
        </w:rPr>
      </w:pPr>
      <w:r w:rsidRPr="00961801">
        <w:rPr>
          <w:lang w:val="ru-RU"/>
        </w:rPr>
        <w:t>динамичность среды требует интеграции различные уровни связаны между собой, которые и могут регулироваться разными отраслями права.</w:t>
      </w:r>
    </w:p>
    <w:p w14:paraId="69AE7B77" w14:textId="77777777" w:rsidR="00536072" w:rsidRPr="00961801" w:rsidRDefault="00536072" w:rsidP="00BB382A">
      <w:pPr>
        <w:pStyle w:val="a8"/>
        <w:rPr>
          <w:lang w:val="ru-RU"/>
        </w:rPr>
      </w:pPr>
      <w:r w:rsidRPr="00961801">
        <w:rPr>
          <w:lang w:val="ru-RU"/>
        </w:rPr>
        <w:t>основой таково регулирования должно быть системное регулирование, основой которого кодифицированный акт.</w:t>
      </w:r>
    </w:p>
    <w:p w14:paraId="65C3785E" w14:textId="77777777" w:rsidR="00536072" w:rsidRPr="00961801" w:rsidRDefault="00536072" w:rsidP="00BB382A">
      <w:pPr>
        <w:pStyle w:val="a8"/>
        <w:rPr>
          <w:lang w:val="ru-RU"/>
        </w:rPr>
      </w:pPr>
      <w:r w:rsidRPr="00961801">
        <w:rPr>
          <w:lang w:val="ru-RU"/>
        </w:rPr>
        <w:t xml:space="preserve">при этом новые отношения: ответственность, дао…, повышенная вероятность возникновения нерегулируемой среды.  объекты с двуединой природой… особые правовые подходы к такой систематизации. </w:t>
      </w:r>
    </w:p>
    <w:p w14:paraId="16ED9CD2" w14:textId="77777777" w:rsidR="00536072" w:rsidRPr="00961801" w:rsidRDefault="00536072" w:rsidP="00BB382A">
      <w:pPr>
        <w:pStyle w:val="a8"/>
        <w:rPr>
          <w:lang w:val="ru-RU"/>
        </w:rPr>
      </w:pPr>
      <w:r w:rsidRPr="00961801">
        <w:rPr>
          <w:lang w:val="ru-RU"/>
        </w:rPr>
        <w:t>важно учитывать появление новых отношений. в которых комплексность характер интеграции приобретают</w:t>
      </w:r>
    </w:p>
    <w:p w14:paraId="34A5E2A1" w14:textId="77777777" w:rsidR="00536072" w:rsidRPr="00961801" w:rsidRDefault="00536072" w:rsidP="00BB382A">
      <w:pPr>
        <w:pStyle w:val="a8"/>
        <w:rPr>
          <w:lang w:val="ru-RU"/>
        </w:rPr>
      </w:pPr>
    </w:p>
  </w:comment>
  <w:comment w:id="130" w:author="Ирина Коржова" w:date="2025-07-28T15:36:00Z" w:initials="ИК">
    <w:p w14:paraId="5AF4191F" w14:textId="77777777" w:rsidR="00536072" w:rsidRPr="00734283" w:rsidRDefault="00536072" w:rsidP="00BB382A">
      <w:pPr>
        <w:spacing w:line="360" w:lineRule="auto"/>
        <w:ind w:firstLine="851"/>
        <w:jc w:val="both"/>
        <w:rPr>
          <w:sz w:val="28"/>
          <w:szCs w:val="28"/>
          <w:lang w:val="ru-RU"/>
        </w:rPr>
      </w:pPr>
      <w:r>
        <w:rPr>
          <w:rStyle w:val="a7"/>
        </w:rPr>
        <w:annotationRef/>
      </w:r>
      <w:r w:rsidRPr="00734283">
        <w:rPr>
          <w:sz w:val="28"/>
          <w:szCs w:val="28"/>
          <w:lang w:val="ru-RU"/>
        </w:rPr>
        <w:t>Такие решения требуются в первую очередь для объектов с двойственной или комплексной правовой природой, а также объектов в составе многоуровневой инфраструктуры.</w:t>
      </w:r>
    </w:p>
    <w:p w14:paraId="6174A3E9" w14:textId="77777777" w:rsidR="00536072" w:rsidRPr="00734283" w:rsidRDefault="00536072" w:rsidP="00BB382A">
      <w:pPr>
        <w:pStyle w:val="a8"/>
        <w:rPr>
          <w:lang w:val="ru-RU"/>
        </w:rPr>
      </w:pPr>
    </w:p>
  </w:comment>
  <w:comment w:id="131" w:author="Ирина Коржова" w:date="2025-09-08T09:31:00Z" w:initials="ИК">
    <w:p w14:paraId="52C0FFD4" w14:textId="77777777" w:rsidR="00536072" w:rsidRPr="00703E23" w:rsidRDefault="00536072" w:rsidP="0011052C">
      <w:pPr>
        <w:pStyle w:val="a8"/>
        <w:rPr>
          <w:lang w:val="ru-RU"/>
        </w:rPr>
      </w:pPr>
      <w:r>
        <w:rPr>
          <w:rStyle w:val="a7"/>
        </w:rPr>
        <w:annotationRef/>
      </w:r>
      <w:r w:rsidRPr="00703E23">
        <w:rPr>
          <w:lang w:val="ru-RU"/>
        </w:rPr>
        <w:t>Наиболее сходным объектом применительно к Big Data является такой объект гражданского права, как база данных (пар. 5 главы 71 ГК РФ). Однако предметом охраны базы данных является сама база данных как таковая, определенная систематизация или расположение материала, затраченные ресурсы на составление базы данных. Big Data представляет собой некий массив данных, вместе с тем, помимо массива информации, имеется ресурс обработки указанной информации машинными и иными цифровыми средствами, являющийся самостоятельным объектом интеллектуальных прав. При этом Big Data имеют свойство постоянно обновляться, и продуктом анализа Big Data являются определенные выводы для целей маркетинга, изучения социологии и иных данных, имеющих значение как для отдельной сферы жизни, так и для всего человечества.</w:t>
      </w:r>
    </w:p>
    <w:p w14:paraId="51234E38" w14:textId="77777777" w:rsidR="00536072" w:rsidRPr="00703E23" w:rsidRDefault="00536072" w:rsidP="0011052C">
      <w:pPr>
        <w:pStyle w:val="a8"/>
        <w:rPr>
          <w:lang w:val="ru-RU"/>
        </w:rPr>
      </w:pPr>
    </w:p>
    <w:p w14:paraId="527C8AE4" w14:textId="77777777" w:rsidR="00536072" w:rsidRPr="00703E23" w:rsidRDefault="00536072" w:rsidP="0011052C">
      <w:pPr>
        <w:pStyle w:val="a8"/>
        <w:rPr>
          <w:lang w:val="ru-RU"/>
        </w:rPr>
      </w:pPr>
      <w:r w:rsidRPr="00703E23">
        <w:rPr>
          <w:lang w:val="ru-RU"/>
        </w:rPr>
        <w:t>Право цифровой среды (монография) (коллектив авторов; под ред. к.ю.н., доц. Т.П. Подшивалова, к.ю.н., доц. Е.В. Титовой, к.ю.н., доц. Е.А. Громовой). - "Проспект", 2022 г.</w:t>
      </w:r>
    </w:p>
  </w:comment>
  <w:comment w:id="132" w:author="Ирина Коржова" w:date="2025-09-12T12:49:00Z" w:initials="ИК">
    <w:p w14:paraId="0EE930C9" w14:textId="77777777" w:rsidR="00536072" w:rsidRPr="00E33FC1" w:rsidRDefault="00536072" w:rsidP="0011052C">
      <w:pPr>
        <w:spacing w:after="0" w:line="360" w:lineRule="auto"/>
        <w:ind w:firstLine="709"/>
        <w:jc w:val="both"/>
        <w:rPr>
          <w:rFonts w:ascii="Times New Roman" w:hAnsi="Times New Roman"/>
          <w:sz w:val="28"/>
          <w:lang w:val="ru-RU"/>
        </w:rPr>
      </w:pPr>
      <w:r>
        <w:rPr>
          <w:rStyle w:val="a7"/>
        </w:rPr>
        <w:annotationRef/>
      </w:r>
      <w:r>
        <w:rPr>
          <w:rFonts w:ascii="Times New Roman" w:hAnsi="Times New Roman"/>
          <w:sz w:val="28"/>
          <w:szCs w:val="28"/>
          <w:lang w:val="ru-RU"/>
        </w:rPr>
        <w:t>Характерным примером является учет цифровых прав, при котором операции о</w:t>
      </w:r>
      <w:r w:rsidRPr="00E33FC1">
        <w:rPr>
          <w:rFonts w:ascii="Times New Roman" w:hAnsi="Times New Roman"/>
          <w:sz w:val="28"/>
          <w:szCs w:val="28"/>
          <w:lang w:val="ru-RU"/>
        </w:rPr>
        <w:t>существлени</w:t>
      </w:r>
      <w:r>
        <w:rPr>
          <w:rFonts w:ascii="Times New Roman" w:hAnsi="Times New Roman"/>
          <w:sz w:val="28"/>
          <w:szCs w:val="28"/>
          <w:lang w:val="ru-RU"/>
        </w:rPr>
        <w:t>я</w:t>
      </w:r>
      <w:r w:rsidRPr="00E33FC1">
        <w:rPr>
          <w:rFonts w:ascii="Times New Roman" w:hAnsi="Times New Roman"/>
          <w:sz w:val="28"/>
          <w:szCs w:val="28"/>
          <w:lang w:val="ru-RU"/>
        </w:rPr>
        <w:t>, распоряжени</w:t>
      </w:r>
      <w:r>
        <w:rPr>
          <w:rFonts w:ascii="Times New Roman" w:hAnsi="Times New Roman"/>
          <w:sz w:val="28"/>
          <w:szCs w:val="28"/>
          <w:lang w:val="ru-RU"/>
        </w:rPr>
        <w:t>я</w:t>
      </w:r>
      <w:r w:rsidRPr="00E33FC1">
        <w:rPr>
          <w:rFonts w:ascii="Times New Roman" w:hAnsi="Times New Roman"/>
          <w:sz w:val="28"/>
          <w:szCs w:val="28"/>
          <w:lang w:val="ru-RU"/>
        </w:rPr>
        <w:t>, в том числе: передача, залог, обременение цифрового права другими способами или ограничение распоряжения цифровым правом возможны только в информационной системе без обращения к третьему лицу</w:t>
      </w:r>
      <w:r>
        <w:rPr>
          <w:rFonts w:ascii="Times New Roman" w:hAnsi="Times New Roman"/>
          <w:sz w:val="28"/>
          <w:szCs w:val="28"/>
          <w:lang w:val="ru-RU"/>
        </w:rPr>
        <w:t xml:space="preserve"> (статья 141.1 Гражданского кодекса Российской Федерации).</w:t>
      </w:r>
    </w:p>
    <w:p w14:paraId="23014E56" w14:textId="77777777" w:rsidR="00536072" w:rsidRDefault="00536072" w:rsidP="0011052C">
      <w:pPr>
        <w:spacing w:after="0" w:line="360" w:lineRule="auto"/>
        <w:ind w:firstLine="709"/>
        <w:jc w:val="both"/>
        <w:rPr>
          <w:rFonts w:ascii="Times New Roman" w:hAnsi="Times New Roman"/>
          <w:sz w:val="28"/>
          <w:lang w:val="ru-RU"/>
        </w:rPr>
      </w:pPr>
      <w:r>
        <w:rPr>
          <w:rFonts w:ascii="Times New Roman" w:hAnsi="Times New Roman"/>
          <w:sz w:val="28"/>
          <w:lang w:val="ru-RU"/>
        </w:rPr>
        <w:t>Другим п</w:t>
      </w:r>
      <w:r w:rsidRPr="00447E32">
        <w:rPr>
          <w:rFonts w:ascii="Times New Roman" w:hAnsi="Times New Roman"/>
          <w:sz w:val="28"/>
          <w:lang w:val="ru-RU"/>
        </w:rPr>
        <w:t xml:space="preserve">оказательным примером является майнинг </w:t>
      </w:r>
      <w:r w:rsidRPr="00447E32">
        <w:rPr>
          <w:rFonts w:ascii="Times New Roman" w:hAnsi="Times New Roman"/>
          <w:i/>
          <w:sz w:val="28"/>
          <w:lang w:val="ru-RU"/>
        </w:rPr>
        <w:t>как инновационный способ хранения информации и учета активов</w:t>
      </w:r>
      <w:r w:rsidRPr="00447E32">
        <w:rPr>
          <w:rFonts w:ascii="Times New Roman" w:hAnsi="Times New Roman"/>
          <w:sz w:val="28"/>
          <w:lang w:val="ru-RU"/>
        </w:rPr>
        <w:t>. В большинстве правопорядков майнинг как самостоятельный вид деятельности не регулируется и не запрещается (Швеция, Италия, Аргентина, Бельгия, Румыния, Канада, США, Великобритания, Дания, Норвегия, Люксембург и др.)</w:t>
      </w:r>
      <w:r w:rsidRPr="002D4888">
        <w:rPr>
          <w:rFonts w:ascii="Times New Roman" w:hAnsi="Times New Roman"/>
          <w:sz w:val="28"/>
          <w:lang w:val="ru-RU"/>
        </w:rPr>
        <w:t xml:space="preserve">. </w:t>
      </w:r>
      <w:r w:rsidRPr="00447E32">
        <w:rPr>
          <w:rFonts w:ascii="Times New Roman" w:hAnsi="Times New Roman"/>
          <w:sz w:val="28"/>
          <w:lang w:val="ru-RU"/>
        </w:rPr>
        <w:t xml:space="preserve">В России майнинг был урегулирован в 2024 г. с принятием Закона о майнинге цифровой валюты, которым, в частности, закреплены понятия «майнинг», «майнинг-пул», «организация обращения цифровой валюты», определены права и обязанности участников рынка добычи криптовалюты. </w:t>
      </w:r>
    </w:p>
    <w:p w14:paraId="0426FF61" w14:textId="77777777" w:rsidR="00536072" w:rsidRPr="00892FF5" w:rsidRDefault="00536072" w:rsidP="0011052C">
      <w:pPr>
        <w:pStyle w:val="a8"/>
        <w:rPr>
          <w:lang w:val="ru-RU"/>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8E8F30" w15:done="0"/>
  <w15:commentEx w15:paraId="0C17EF38" w15:done="0"/>
  <w15:commentEx w15:paraId="72F9CE4C" w15:done="0"/>
  <w15:commentEx w15:paraId="5E3AF933" w15:done="0"/>
  <w15:commentEx w15:paraId="0A584421" w15:done="0"/>
  <w15:commentEx w15:paraId="773A5F88" w15:done="0"/>
  <w15:commentEx w15:paraId="612A5E2F" w15:done="0"/>
  <w15:commentEx w15:paraId="7CC9D73F" w15:done="0"/>
  <w15:commentEx w15:paraId="04ABCFC5" w15:done="0"/>
  <w15:commentEx w15:paraId="1A141574" w15:done="0"/>
  <w15:commentEx w15:paraId="18F76092" w15:done="0"/>
  <w15:commentEx w15:paraId="654089A5" w15:done="0"/>
  <w15:commentEx w15:paraId="77ED5927" w15:done="0"/>
  <w15:commentEx w15:paraId="678221AE" w15:done="0"/>
  <w15:commentEx w15:paraId="2813CBEB" w15:done="0"/>
  <w15:commentEx w15:paraId="1A82D156" w15:done="0"/>
  <w15:commentEx w15:paraId="27A5975A" w15:done="0"/>
  <w15:commentEx w15:paraId="16AC19A3" w15:done="0"/>
  <w15:commentEx w15:paraId="63602FB2" w15:done="0"/>
  <w15:commentEx w15:paraId="7C12A351" w15:done="0"/>
  <w15:commentEx w15:paraId="72104A97" w15:done="0"/>
  <w15:commentEx w15:paraId="760A7FE8" w15:done="0"/>
  <w15:commentEx w15:paraId="0BD9EDA2" w15:done="0"/>
  <w15:commentEx w15:paraId="34A5E2A1" w15:done="0"/>
  <w15:commentEx w15:paraId="6174A3E9" w15:done="0"/>
  <w15:commentEx w15:paraId="527C8AE4" w15:done="0"/>
  <w15:commentEx w15:paraId="0426FF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A2551" w16cex:dateUtc="2025-12-15T0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8E8F30" w16cid:durableId="2CEA0519"/>
  <w16cid:commentId w16cid:paraId="0C17EF38" w16cid:durableId="2CEA051A"/>
  <w16cid:commentId w16cid:paraId="72F9CE4C" w16cid:durableId="2CEA051B"/>
  <w16cid:commentId w16cid:paraId="5E3AF933" w16cid:durableId="2CEA051D"/>
  <w16cid:commentId w16cid:paraId="0A584421" w16cid:durableId="2CEA051E"/>
  <w16cid:commentId w16cid:paraId="773A5F88" w16cid:durableId="2CEA051F"/>
  <w16cid:commentId w16cid:paraId="612A5E2F" w16cid:durableId="2CEA2551"/>
  <w16cid:commentId w16cid:paraId="7CC9D73F" w16cid:durableId="2CEA0521"/>
  <w16cid:commentId w16cid:paraId="04ABCFC5" w16cid:durableId="2CEA0523"/>
  <w16cid:commentId w16cid:paraId="1A141574" w16cid:durableId="2CEA0524"/>
  <w16cid:commentId w16cid:paraId="18F76092" w16cid:durableId="2CEA0525"/>
  <w16cid:commentId w16cid:paraId="654089A5" w16cid:durableId="2CEA0526"/>
  <w16cid:commentId w16cid:paraId="77ED5927" w16cid:durableId="2CEA0527"/>
  <w16cid:commentId w16cid:paraId="678221AE" w16cid:durableId="2CEA0528"/>
  <w16cid:commentId w16cid:paraId="2813CBEB" w16cid:durableId="2CEA0529"/>
  <w16cid:commentId w16cid:paraId="1A82D156" w16cid:durableId="2CEA052A"/>
  <w16cid:commentId w16cid:paraId="27A5975A" w16cid:durableId="2CEA052B"/>
  <w16cid:commentId w16cid:paraId="16AC19A3" w16cid:durableId="2CEA052C"/>
  <w16cid:commentId w16cid:paraId="63602FB2" w16cid:durableId="2CEA052D"/>
  <w16cid:commentId w16cid:paraId="7C12A351" w16cid:durableId="2CEA052E"/>
  <w16cid:commentId w16cid:paraId="72104A97" w16cid:durableId="2CEA052F"/>
  <w16cid:commentId w16cid:paraId="760A7FE8" w16cid:durableId="2CEA0530"/>
  <w16cid:commentId w16cid:paraId="0BD9EDA2" w16cid:durableId="2CEA0531"/>
  <w16cid:commentId w16cid:paraId="34A5E2A1" w16cid:durableId="2CEA0532"/>
  <w16cid:commentId w16cid:paraId="6174A3E9" w16cid:durableId="2CEA0533"/>
  <w16cid:commentId w16cid:paraId="527C8AE4" w16cid:durableId="2CEA0534"/>
  <w16cid:commentId w16cid:paraId="0426FF61" w16cid:durableId="2CEA05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45E48" w14:textId="77777777" w:rsidR="00FF31D1" w:rsidRDefault="00FF31D1" w:rsidP="005033A5">
      <w:pPr>
        <w:spacing w:after="0" w:line="240" w:lineRule="auto"/>
      </w:pPr>
      <w:r>
        <w:separator/>
      </w:r>
    </w:p>
  </w:endnote>
  <w:endnote w:type="continuationSeparator" w:id="0">
    <w:p w14:paraId="15E43BDE" w14:textId="77777777" w:rsidR="00FF31D1" w:rsidRDefault="00FF31D1" w:rsidP="00503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E9CD6" w14:textId="77777777" w:rsidR="00536072" w:rsidRDefault="00536072">
    <w:pPr>
      <w:spacing w:line="1" w:lineRule="exact"/>
    </w:pPr>
    <w:r>
      <w:rPr>
        <w:noProof/>
        <w:lang w:val="ru-RU" w:eastAsia="ru-RU"/>
      </w:rPr>
      <mc:AlternateContent>
        <mc:Choice Requires="wps">
          <w:drawing>
            <wp:anchor distT="0" distB="0" distL="0" distR="0" simplePos="0" relativeHeight="251660288" behindDoc="1" locked="0" layoutInCell="1" allowOverlap="1" wp14:anchorId="3BCE49B0" wp14:editId="73EDA79F">
              <wp:simplePos x="0" y="0"/>
              <wp:positionH relativeFrom="page">
                <wp:posOffset>2595245</wp:posOffset>
              </wp:positionH>
              <wp:positionV relativeFrom="page">
                <wp:posOffset>6976110</wp:posOffset>
              </wp:positionV>
              <wp:extent cx="146050" cy="106680"/>
              <wp:effectExtent l="0" t="0" r="0" b="0"/>
              <wp:wrapNone/>
              <wp:docPr id="53" name="Shape 53"/>
              <wp:cNvGraphicFramePr/>
              <a:graphic xmlns:a="http://schemas.openxmlformats.org/drawingml/2006/main">
                <a:graphicData uri="http://schemas.microsoft.com/office/word/2010/wordprocessingShape">
                  <wps:wsp>
                    <wps:cNvSpPr txBox="1"/>
                    <wps:spPr>
                      <a:xfrm>
                        <a:off x="0" y="0"/>
                        <a:ext cx="146050" cy="106680"/>
                      </a:xfrm>
                      <a:prstGeom prst="rect">
                        <a:avLst/>
                      </a:prstGeom>
                      <a:noFill/>
                    </wps:spPr>
                    <wps:txbx>
                      <w:txbxContent>
                        <w:p w14:paraId="7290F2C0" w14:textId="77777777" w:rsidR="00536072" w:rsidRDefault="0053607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Pr>
                              <w:rFonts w:ascii="Verdana" w:eastAsia="Verdana" w:hAnsi="Verdana" w:cs="Verdana"/>
                              <w:noProof/>
                              <w:sz w:val="18"/>
                              <w:szCs w:val="18"/>
                            </w:rPr>
                            <w:t>14</w:t>
                          </w:r>
                          <w:r>
                            <w:rPr>
                              <w:rFonts w:ascii="Verdana" w:eastAsia="Verdana" w:hAnsi="Verdana" w:cs="Verdana"/>
                              <w:sz w:val="18"/>
                              <w:szCs w:val="18"/>
                            </w:rPr>
                            <w:fldChar w:fldCharType="end"/>
                          </w:r>
                        </w:p>
                      </w:txbxContent>
                    </wps:txbx>
                    <wps:bodyPr wrap="none" lIns="0" tIns="0" rIns="0" bIns="0">
                      <a:spAutoFit/>
                    </wps:bodyPr>
                  </wps:wsp>
                </a:graphicData>
              </a:graphic>
            </wp:anchor>
          </w:drawing>
        </mc:Choice>
        <mc:Fallback>
          <w:pict>
            <v:shapetype w14:anchorId="3BCE49B0" id="_x0000_t202" coordsize="21600,21600" o:spt="202" path="m,l,21600r21600,l21600,xe">
              <v:stroke joinstyle="miter"/>
              <v:path gradientshapeok="t" o:connecttype="rect"/>
            </v:shapetype>
            <v:shape id="Shape 53" o:spid="_x0000_s1026" type="#_x0000_t202" style="position:absolute;margin-left:204.35pt;margin-top:549.3pt;width:11.5pt;height:8.4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" filled="f" stroked="f">
              <v:textbox style="mso-fit-shape-to-text:t" inset="0,0,0,0">
                <w:txbxContent>
                  <w:p w14:paraId="7290F2C0" w14:textId="77777777" w:rsidR="00536072" w:rsidRDefault="0053607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Pr>
                        <w:rFonts w:ascii="Verdana" w:eastAsia="Verdana" w:hAnsi="Verdana" w:cs="Verdana"/>
                        <w:noProof/>
                        <w:sz w:val="18"/>
                        <w:szCs w:val="18"/>
                      </w:rPr>
                      <w:t>14</w:t>
                    </w:r>
                    <w:r>
                      <w:rPr>
                        <w:rFonts w:ascii="Verdana" w:eastAsia="Verdana" w:hAnsi="Verdana" w:cs="Verdana"/>
                        <w:sz w:val="18"/>
                        <w:szCs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FD857" w14:textId="77777777" w:rsidR="00536072" w:rsidRDefault="00536072">
    <w:pPr>
      <w:spacing w:line="1" w:lineRule="exact"/>
    </w:pPr>
    <w:r>
      <w:rPr>
        <w:noProof/>
        <w:lang w:val="ru-RU" w:eastAsia="ru-RU"/>
      </w:rPr>
      <mc:AlternateContent>
        <mc:Choice Requires="wps">
          <w:drawing>
            <wp:anchor distT="0" distB="0" distL="0" distR="0" simplePos="0" relativeHeight="251659264" behindDoc="1" locked="0" layoutInCell="1" allowOverlap="1" wp14:anchorId="7F4471EC" wp14:editId="7FD371FA">
              <wp:simplePos x="0" y="0"/>
              <wp:positionH relativeFrom="page">
                <wp:posOffset>2595245</wp:posOffset>
              </wp:positionH>
              <wp:positionV relativeFrom="page">
                <wp:posOffset>6976110</wp:posOffset>
              </wp:positionV>
              <wp:extent cx="146050" cy="106680"/>
              <wp:effectExtent l="0" t="0" r="0" b="0"/>
              <wp:wrapNone/>
              <wp:docPr id="51" name="Shape 51"/>
              <wp:cNvGraphicFramePr/>
              <a:graphic xmlns:a="http://schemas.openxmlformats.org/drawingml/2006/main">
                <a:graphicData uri="http://schemas.microsoft.com/office/word/2010/wordprocessingShape">
                  <wps:wsp>
                    <wps:cNvSpPr txBox="1"/>
                    <wps:spPr>
                      <a:xfrm>
                        <a:off x="0" y="0"/>
                        <a:ext cx="146050" cy="106680"/>
                      </a:xfrm>
                      <a:prstGeom prst="rect">
                        <a:avLst/>
                      </a:prstGeom>
                      <a:noFill/>
                    </wps:spPr>
                    <wps:txbx>
                      <w:txbxContent>
                        <w:p w14:paraId="31BD8DD5" w14:textId="77777777" w:rsidR="00536072" w:rsidRDefault="0053607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sidR="003B070F">
                            <w:rPr>
                              <w:rFonts w:ascii="Verdana" w:eastAsia="Verdana" w:hAnsi="Verdana" w:cs="Verdana"/>
                              <w:noProof/>
                              <w:sz w:val="18"/>
                              <w:szCs w:val="18"/>
                            </w:rPr>
                            <w:t>19</w:t>
                          </w:r>
                          <w:r>
                            <w:rPr>
                              <w:rFonts w:ascii="Verdana" w:eastAsia="Verdana" w:hAnsi="Verdana" w:cs="Verdana"/>
                              <w:sz w:val="18"/>
                              <w:szCs w:val="18"/>
                            </w:rPr>
                            <w:fldChar w:fldCharType="end"/>
                          </w:r>
                        </w:p>
                      </w:txbxContent>
                    </wps:txbx>
                    <wps:bodyPr wrap="none" lIns="0" tIns="0" rIns="0" bIns="0">
                      <a:spAutoFit/>
                    </wps:bodyPr>
                  </wps:wsp>
                </a:graphicData>
              </a:graphic>
            </wp:anchor>
          </w:drawing>
        </mc:Choice>
        <mc:Fallback>
          <w:pict>
            <v:shapetype w14:anchorId="7F4471EC" id="_x0000_t202" coordsize="21600,21600" o:spt="202" path="m,l,21600r21600,l21600,xe">
              <v:stroke joinstyle="miter"/>
              <v:path gradientshapeok="t" o:connecttype="rect"/>
            </v:shapetype>
            <v:shape id="Shape 51" o:spid="_x0000_s1027" type="#_x0000_t202" style="position:absolute;margin-left:204.35pt;margin-top:549.3pt;width:11.5pt;height:8.4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" filled="f" stroked="f">
              <v:textbox style="mso-fit-shape-to-text:t" inset="0,0,0,0">
                <w:txbxContent>
                  <w:p w14:paraId="31BD8DD5" w14:textId="77777777" w:rsidR="00536072" w:rsidRDefault="0053607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sidR="003B070F">
                      <w:rPr>
                        <w:rFonts w:ascii="Verdana" w:eastAsia="Verdana" w:hAnsi="Verdana" w:cs="Verdana"/>
                        <w:noProof/>
                        <w:sz w:val="18"/>
                        <w:szCs w:val="18"/>
                      </w:rPr>
                      <w:t>19</w:t>
                    </w:r>
                    <w:r>
                      <w:rPr>
                        <w:rFonts w:ascii="Verdana" w:eastAsia="Verdana" w:hAnsi="Verdana" w:cs="Verdana"/>
                        <w:sz w:val="18"/>
                        <w:szCs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9949C" w14:textId="77777777" w:rsidR="00536072" w:rsidRDefault="00536072">
    <w:pPr>
      <w:spacing w:line="1" w:lineRule="exact"/>
    </w:pPr>
    <w:r>
      <w:rPr>
        <w:noProof/>
        <w:lang w:val="ru-RU" w:eastAsia="ru-RU"/>
      </w:rPr>
      <mc:AlternateContent>
        <mc:Choice Requires="wps">
          <w:drawing>
            <wp:anchor distT="0" distB="0" distL="0" distR="0" simplePos="0" relativeHeight="251661312" behindDoc="1" locked="0" layoutInCell="1" allowOverlap="1" wp14:anchorId="6DC87EC6" wp14:editId="3FB474FB">
              <wp:simplePos x="0" y="0"/>
              <wp:positionH relativeFrom="page">
                <wp:posOffset>560070</wp:posOffset>
              </wp:positionH>
              <wp:positionV relativeFrom="page">
                <wp:posOffset>6602095</wp:posOffset>
              </wp:positionV>
              <wp:extent cx="4215130" cy="259080"/>
              <wp:effectExtent l="0" t="0" r="0" b="0"/>
              <wp:wrapNone/>
              <wp:docPr id="55" name="Shape 55"/>
              <wp:cNvGraphicFramePr/>
              <a:graphic xmlns:a="http://schemas.openxmlformats.org/drawingml/2006/main">
                <a:graphicData uri="http://schemas.microsoft.com/office/word/2010/wordprocessingShape">
                  <wps:wsp>
                    <wps:cNvSpPr txBox="1"/>
                    <wps:spPr>
                      <a:xfrm>
                        <a:off x="0" y="0"/>
                        <a:ext cx="4215130" cy="259080"/>
                      </a:xfrm>
                      <a:prstGeom prst="rect">
                        <a:avLst/>
                      </a:prstGeom>
                      <a:noFill/>
                    </wps:spPr>
                    <wps:txbx>
                      <w:txbxContent>
                        <w:p w14:paraId="51979B1C" w14:textId="77777777" w:rsidR="00536072" w:rsidRPr="00823C96" w:rsidRDefault="00536072">
                          <w:pPr>
                            <w:pStyle w:val="20"/>
                            <w:shd w:val="clear" w:color="auto" w:fill="auto"/>
                            <w:rPr>
                              <w:sz w:val="18"/>
                              <w:szCs w:val="18"/>
                              <w:lang w:val="ru-RU"/>
                            </w:rPr>
                          </w:pPr>
                          <w:r w:rsidRPr="00823C96">
                            <w:rPr>
                              <w:sz w:val="18"/>
                              <w:szCs w:val="18"/>
                              <w:vertAlign w:val="superscript"/>
                              <w:lang w:val="ru-RU"/>
                            </w:rPr>
                            <w:t>1</w:t>
                          </w:r>
                          <w:r w:rsidRPr="00823C96">
                            <w:rPr>
                              <w:sz w:val="18"/>
                              <w:szCs w:val="18"/>
                              <w:lang w:val="ru-RU"/>
                            </w:rPr>
                            <w:t xml:space="preserve"> Бачило И. Л. Информационное право : учебник. 2-е изд., перераб. и доп.</w:t>
                          </w:r>
                        </w:p>
                        <w:p w14:paraId="40266414" w14:textId="77777777" w:rsidR="00536072" w:rsidRPr="00823C96" w:rsidRDefault="00536072">
                          <w:pPr>
                            <w:pStyle w:val="20"/>
                            <w:shd w:val="clear" w:color="auto" w:fill="auto"/>
                            <w:rPr>
                              <w:sz w:val="18"/>
                              <w:szCs w:val="18"/>
                              <w:lang w:val="ru-RU"/>
                            </w:rPr>
                          </w:pPr>
                          <w:r w:rsidRPr="00823C96">
                            <w:rPr>
                              <w:sz w:val="18"/>
                              <w:szCs w:val="18"/>
                              <w:lang w:val="ru-RU"/>
                            </w:rPr>
                            <w:t>М. : Юрайт ; ИД Юрайт, 2011. С. 124—126.</w:t>
                          </w:r>
                        </w:p>
                      </w:txbxContent>
                    </wps:txbx>
                    <wps:bodyPr wrap="none" lIns="0" tIns="0" rIns="0" bIns="0">
                      <a:spAutoFit/>
                    </wps:bodyPr>
                  </wps:wsp>
                </a:graphicData>
              </a:graphic>
            </wp:anchor>
          </w:drawing>
        </mc:Choice>
        <mc:Fallback>
          <w:pict>
            <v:shapetype w14:anchorId="6DC87EC6" id="_x0000_t202" coordsize="21600,21600" o:spt="202" path="m,l,21600r21600,l21600,xe">
              <v:stroke joinstyle="miter"/>
              <v:path gradientshapeok="t" o:connecttype="rect"/>
            </v:shapetype>
            <v:shape id="Shape 55" o:spid="_x0000_s1028" type="#_x0000_t202" style="position:absolute;margin-left:44.1pt;margin-top:519.85pt;width:331.9pt;height:20.4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" filled="f" stroked="f">
              <v:textbox style="mso-fit-shape-to-text:t" inset="0,0,0,0">
                <w:txbxContent>
                  <w:p w14:paraId="51979B1C" w14:textId="77777777" w:rsidR="00536072" w:rsidRPr="00823C96" w:rsidRDefault="00536072">
                    <w:pPr>
                      <w:pStyle w:val="20"/>
                      <w:shd w:val="clear" w:color="auto" w:fill="auto"/>
                      <w:rPr>
                        <w:sz w:val="18"/>
                        <w:szCs w:val="18"/>
                        <w:lang w:val="ru-RU"/>
                      </w:rPr>
                    </w:pPr>
                    <w:r w:rsidRPr="00823C96">
                      <w:rPr>
                        <w:sz w:val="18"/>
                        <w:szCs w:val="18"/>
                        <w:vertAlign w:val="superscript"/>
                        <w:lang w:val="ru-RU"/>
                      </w:rPr>
                      <w:t>1</w:t>
                    </w:r>
                    <w:r w:rsidRPr="00823C96">
                      <w:rPr>
                        <w:sz w:val="18"/>
                        <w:szCs w:val="18"/>
                        <w:lang w:val="ru-RU"/>
                      </w:rPr>
                      <w:t xml:space="preserve"> Бачило И. Л. Информационное право : учебник. 2-е изд., перераб. и доп.</w:t>
                    </w:r>
                  </w:p>
                  <w:p w14:paraId="40266414" w14:textId="77777777" w:rsidR="00536072" w:rsidRPr="00823C96" w:rsidRDefault="00536072">
                    <w:pPr>
                      <w:pStyle w:val="20"/>
                      <w:shd w:val="clear" w:color="auto" w:fill="auto"/>
                      <w:rPr>
                        <w:sz w:val="18"/>
                        <w:szCs w:val="18"/>
                        <w:lang w:val="ru-RU"/>
                      </w:rPr>
                    </w:pPr>
                    <w:r w:rsidRPr="00823C96">
                      <w:rPr>
                        <w:sz w:val="18"/>
                        <w:szCs w:val="18"/>
                        <w:lang w:val="ru-RU"/>
                      </w:rPr>
                      <w:t>М. : Юрайт ; ИД Юрайт, 2011. С. 124—126.</w:t>
                    </w:r>
                  </w:p>
                </w:txbxContent>
              </v:textbox>
              <w10:wrap anchorx="page" anchory="page"/>
            </v:shape>
          </w:pict>
        </mc:Fallback>
      </mc:AlternateContent>
    </w:r>
    <w:r>
      <w:rPr>
        <w:noProof/>
        <w:lang w:val="ru-RU" w:eastAsia="ru-RU"/>
      </w:rPr>
      <mc:AlternateContent>
        <mc:Choice Requires="wps">
          <w:drawing>
            <wp:anchor distT="0" distB="0" distL="0" distR="0" simplePos="0" relativeHeight="251662336" behindDoc="1" locked="0" layoutInCell="1" allowOverlap="1" wp14:anchorId="08F88F30" wp14:editId="4299DB49">
              <wp:simplePos x="0" y="0"/>
              <wp:positionH relativeFrom="page">
                <wp:posOffset>2595880</wp:posOffset>
              </wp:positionH>
              <wp:positionV relativeFrom="page">
                <wp:posOffset>7022465</wp:posOffset>
              </wp:positionV>
              <wp:extent cx="146050" cy="106680"/>
              <wp:effectExtent l="0" t="0" r="0" b="0"/>
              <wp:wrapNone/>
              <wp:docPr id="57" name="Shape 57"/>
              <wp:cNvGraphicFramePr/>
              <a:graphic xmlns:a="http://schemas.openxmlformats.org/drawingml/2006/main">
                <a:graphicData uri="http://schemas.microsoft.com/office/word/2010/wordprocessingShape">
                  <wps:wsp>
                    <wps:cNvSpPr txBox="1"/>
                    <wps:spPr>
                      <a:xfrm>
                        <a:off x="0" y="0"/>
                        <a:ext cx="146050" cy="106680"/>
                      </a:xfrm>
                      <a:prstGeom prst="rect">
                        <a:avLst/>
                      </a:prstGeom>
                      <a:noFill/>
                    </wps:spPr>
                    <wps:txbx>
                      <w:txbxContent>
                        <w:p w14:paraId="1AA84601" w14:textId="77777777" w:rsidR="00536072" w:rsidRDefault="0053607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Pr>
                              <w:rFonts w:ascii="Verdana" w:eastAsia="Verdana" w:hAnsi="Verdana" w:cs="Verdana"/>
                              <w:noProof/>
                              <w:sz w:val="18"/>
                              <w:szCs w:val="18"/>
                            </w:rPr>
                            <w:t>1</w:t>
                          </w:r>
                          <w:r>
                            <w:rPr>
                              <w:rFonts w:ascii="Verdana" w:eastAsia="Verdana" w:hAnsi="Verdana" w:cs="Verdana"/>
                              <w:sz w:val="18"/>
                              <w:szCs w:val="18"/>
                            </w:rPr>
                            <w:fldChar w:fldCharType="end"/>
                          </w:r>
                        </w:p>
                      </w:txbxContent>
                    </wps:txbx>
                    <wps:bodyPr wrap="none" lIns="0" tIns="0" rIns="0" bIns="0">
                      <a:spAutoFit/>
                    </wps:bodyPr>
                  </wps:wsp>
                </a:graphicData>
              </a:graphic>
            </wp:anchor>
          </w:drawing>
        </mc:Choice>
        <mc:Fallback>
          <w:pict>
            <v:shape w14:anchorId="08F88F30" id="Shape 57" o:spid="_x0000_s1029" type="#_x0000_t202" style="position:absolute;margin-left:204.4pt;margin-top:552.95pt;width:11.5pt;height:8.4pt;z-index:-25165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" filled="f" stroked="f">
              <v:textbox style="mso-fit-shape-to-text:t" inset="0,0,0,0">
                <w:txbxContent>
                  <w:p w14:paraId="1AA84601" w14:textId="77777777" w:rsidR="00536072" w:rsidRDefault="00536072">
                    <w:pPr>
                      <w:pStyle w:val="20"/>
                      <w:shd w:val="clear" w:color="auto" w:fill="auto"/>
                      <w:rPr>
                        <w:sz w:val="18"/>
                        <w:szCs w:val="18"/>
                      </w:rPr>
                    </w:pPr>
                    <w:r>
                      <w:rPr>
                        <w:rFonts w:ascii="Verdana" w:eastAsia="Verdana" w:hAnsi="Verdana" w:cs="Verdana"/>
                        <w:sz w:val="18"/>
                        <w:szCs w:val="18"/>
                      </w:rPr>
                      <w:fldChar w:fldCharType="begin"/>
                    </w:r>
                    <w:r>
                      <w:rPr>
                        <w:rFonts w:ascii="Verdana" w:eastAsia="Verdana" w:hAnsi="Verdana" w:cs="Verdana"/>
                        <w:sz w:val="18"/>
                        <w:szCs w:val="18"/>
                      </w:rPr>
                      <w:instrText xml:space="preserve"> PAGE \* MERGEFORMAT </w:instrText>
                    </w:r>
                    <w:r>
                      <w:rPr>
                        <w:rFonts w:ascii="Verdana" w:eastAsia="Verdana" w:hAnsi="Verdana" w:cs="Verdana"/>
                        <w:sz w:val="18"/>
                        <w:szCs w:val="18"/>
                      </w:rPr>
                      <w:fldChar w:fldCharType="separate"/>
                    </w:r>
                    <w:r>
                      <w:rPr>
                        <w:rFonts w:ascii="Verdana" w:eastAsia="Verdana" w:hAnsi="Verdana" w:cs="Verdana"/>
                        <w:noProof/>
                        <w:sz w:val="18"/>
                        <w:szCs w:val="18"/>
                      </w:rPr>
                      <w:t>1</w:t>
                    </w:r>
                    <w:r>
                      <w:rPr>
                        <w:rFonts w:ascii="Verdana" w:eastAsia="Verdana" w:hAnsi="Verdana" w:cs="Verdana"/>
                        <w:sz w:val="18"/>
                        <w:szCs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77E44" w14:textId="77777777" w:rsidR="00FF31D1" w:rsidRDefault="00FF31D1" w:rsidP="005033A5">
      <w:pPr>
        <w:spacing w:after="0" w:line="240" w:lineRule="auto"/>
      </w:pPr>
      <w:r>
        <w:separator/>
      </w:r>
    </w:p>
  </w:footnote>
  <w:footnote w:type="continuationSeparator" w:id="0">
    <w:p w14:paraId="269D927A" w14:textId="77777777" w:rsidR="00FF31D1" w:rsidRDefault="00FF31D1" w:rsidP="005033A5">
      <w:pPr>
        <w:spacing w:after="0" w:line="240" w:lineRule="auto"/>
      </w:pPr>
      <w:r>
        <w:continuationSeparator/>
      </w:r>
    </w:p>
  </w:footnote>
  <w:footnote w:id="1">
    <w:p w14:paraId="40FD72AE" w14:textId="2CA3D333" w:rsidR="00536072" w:rsidRPr="009537E0" w:rsidRDefault="00536072">
      <w:pPr>
        <w:pStyle w:val="af"/>
      </w:pPr>
      <w:r w:rsidRPr="009537E0">
        <w:rPr>
          <w:rStyle w:val="ae"/>
        </w:rPr>
        <w:footnoteRef/>
      </w:r>
      <w:r w:rsidRPr="009537E0">
        <w:t xml:space="preserve"> </w:t>
      </w:r>
      <w:r w:rsidR="00B634C0" w:rsidRPr="00453B75">
        <w:rPr>
          <w:color w:val="222222"/>
          <w:shd w:val="clear" w:color="auto" w:fill="FFFFFF"/>
        </w:rPr>
        <w:t>Полякова Т. А., Троян Н. А. Актуальные проблемы систематизации законодательства России под влиянием цифровых технологий в период цифровой трансформации //Вестник Университета имени ОЕ Кутафина. – 2023. – №. 2 (102). – С. 25-33.</w:t>
      </w:r>
    </w:p>
  </w:footnote>
  <w:footnote w:id="2">
    <w:p w14:paraId="6D147DFD" w14:textId="77777777" w:rsidR="001041B9" w:rsidRPr="0001593D" w:rsidRDefault="001041B9" w:rsidP="001041B9">
      <w:pPr>
        <w:pStyle w:val="af3"/>
        <w:shd w:val="clear" w:color="auto" w:fill="auto"/>
        <w:tabs>
          <w:tab w:val="left" w:pos="178"/>
        </w:tabs>
        <w:ind w:left="0" w:firstLine="0"/>
        <w:rPr>
          <w:rFonts w:ascii="Times New Roman" w:hAnsi="Times New Roman" w:cs="Times New Roman"/>
          <w:lang w:val="ru-RU"/>
        </w:rPr>
      </w:pPr>
      <w:r w:rsidRPr="0001593D">
        <w:rPr>
          <w:rFonts w:ascii="Times New Roman" w:hAnsi="Times New Roman" w:cs="Times New Roman"/>
          <w:vertAlign w:val="superscript"/>
          <w:lang w:val="ru-RU" w:eastAsia="ru-RU" w:bidi="ru-RU"/>
        </w:rPr>
        <w:footnoteRef/>
      </w:r>
      <w:r w:rsidRPr="0001593D">
        <w:rPr>
          <w:rFonts w:ascii="Times New Roman" w:hAnsi="Times New Roman" w:cs="Times New Roman"/>
          <w:color w:val="000000"/>
          <w:lang w:val="ru-RU" w:eastAsia="ru-RU" w:bidi="ru-RU"/>
        </w:rPr>
        <w:tab/>
      </w:r>
      <w:r w:rsidRPr="0001593D">
        <w:rPr>
          <w:rFonts w:ascii="Times New Roman" w:hAnsi="Times New Roman" w:cs="Times New Roman"/>
          <w:lang w:val="ru-RU" w:eastAsia="ru-RU" w:bidi="ru-RU"/>
        </w:rPr>
        <w:t>Бачило И. Л. и др. Концепция информационного кодекса Российской Федерации. – Институт государства и права РАН–«Канон+» РООИ «Реабилитация», 2014. С. 25.</w:t>
      </w:r>
    </w:p>
  </w:footnote>
  <w:footnote w:id="3">
    <w:p w14:paraId="56255C4B" w14:textId="23EA09A5" w:rsidR="00536072" w:rsidRPr="009537E0" w:rsidRDefault="00536072" w:rsidP="00844FAA">
      <w:pPr>
        <w:pStyle w:val="af"/>
      </w:pPr>
      <w:r w:rsidRPr="009537E0">
        <w:rPr>
          <w:rStyle w:val="ae"/>
        </w:rPr>
        <w:footnoteRef/>
      </w:r>
      <w:r w:rsidRPr="009537E0">
        <w:t xml:space="preserve"> </w:t>
      </w:r>
      <w:r w:rsidR="00B634C0" w:rsidRPr="00453B75">
        <w:rPr>
          <w:color w:val="222222"/>
          <w:shd w:val="clear" w:color="auto" w:fill="FFFFFF"/>
        </w:rPr>
        <w:t>Вайпан В. А. Кодификация цифрового законодательства и Цифровой кодекс //Законодательство. – 2025. – №. 5. – С. 48-55.</w:t>
      </w:r>
      <w:r w:rsidR="00B634C0" w:rsidRPr="009537E0" w:rsidDel="00B634C0">
        <w:t xml:space="preserve"> </w:t>
      </w:r>
    </w:p>
  </w:footnote>
  <w:footnote w:id="4">
    <w:p w14:paraId="72529657" w14:textId="6480C8AB" w:rsidR="00536072" w:rsidRPr="009537E0" w:rsidRDefault="00536072">
      <w:pPr>
        <w:pStyle w:val="af"/>
      </w:pPr>
      <w:r w:rsidRPr="009537E0">
        <w:rPr>
          <w:rStyle w:val="ae"/>
        </w:rPr>
        <w:footnoteRef/>
      </w:r>
      <w:r w:rsidRPr="009537E0">
        <w:t xml:space="preserve"> </w:t>
      </w:r>
      <w:r w:rsidR="00B634C0" w:rsidRPr="00453B75">
        <w:rPr>
          <w:color w:val="222222"/>
          <w:shd w:val="clear" w:color="auto" w:fill="FFFFFF"/>
        </w:rPr>
        <w:t>Морозова И. Г. Цифровой кодекс: перспективы принятия в России //Журнал: Юрист.–М.:[б. и.]. – 2024. – Т. 8. – С. 5-10.</w:t>
      </w:r>
    </w:p>
  </w:footnote>
  <w:footnote w:id="5">
    <w:p w14:paraId="655E736D" w14:textId="07699D3C" w:rsidR="00536072" w:rsidRPr="009537E0" w:rsidRDefault="00536072">
      <w:pPr>
        <w:pStyle w:val="af"/>
      </w:pPr>
      <w:r w:rsidRPr="009537E0">
        <w:rPr>
          <w:rStyle w:val="ae"/>
        </w:rPr>
        <w:footnoteRef/>
      </w:r>
      <w:r w:rsidRPr="009537E0">
        <w:t xml:space="preserve"> </w:t>
      </w:r>
      <w:r w:rsidR="00B634C0">
        <w:rPr>
          <w:rFonts w:ascii="Arial" w:hAnsi="Arial" w:cs="Arial"/>
          <w:color w:val="222222"/>
          <w:shd w:val="clear" w:color="auto" w:fill="FFFFFF"/>
        </w:rPr>
        <w:t>Полякова Т. А., Чеботарева А. А. Место Информационного кодекса в системе российского права/Проблемы системы и систематизации законодательства: сб. статей/Под ред //ВБ Исакова и ЕН Салыгина. Нац. исслед. ун-т «Высшая школа экономики». Факультет права. Кафедра теории и истории права. М.: ИД «Юриспруденция. – 2018. – С. 136.</w:t>
      </w:r>
    </w:p>
  </w:footnote>
  <w:footnote w:id="6">
    <w:p w14:paraId="6AF45F02" w14:textId="3DCE5BE9" w:rsidR="00536072" w:rsidRPr="009537E0" w:rsidRDefault="00536072">
      <w:pPr>
        <w:pStyle w:val="af"/>
      </w:pPr>
      <w:r w:rsidRPr="009537E0">
        <w:rPr>
          <w:rStyle w:val="ae"/>
        </w:rPr>
        <w:footnoteRef/>
      </w:r>
      <w:r w:rsidR="002D0DDF">
        <w:t xml:space="preserve"> </w:t>
      </w:r>
      <w:r w:rsidR="002D0DDF" w:rsidRPr="00B634C0">
        <w:t>Доступ к цифровой информации: правовое регулирование: учебное пособие" (Вершинин А.П.) ("ИНФРА-М", 2024)</w:t>
      </w:r>
    </w:p>
  </w:footnote>
  <w:footnote w:id="7">
    <w:p w14:paraId="3BEDCD88" w14:textId="3D3D7358" w:rsidR="00536072" w:rsidRPr="009537E0" w:rsidRDefault="00536072">
      <w:pPr>
        <w:pStyle w:val="af"/>
      </w:pPr>
      <w:r w:rsidRPr="009537E0">
        <w:rPr>
          <w:rStyle w:val="ae"/>
        </w:rPr>
        <w:footnoteRef/>
      </w:r>
      <w:r w:rsidRPr="009537E0">
        <w:t xml:space="preserve"> </w:t>
      </w:r>
      <w:r w:rsidRPr="00453B75">
        <w:rPr>
          <w:spacing w:val="-4"/>
          <w:sz w:val="23"/>
          <w:szCs w:val="23"/>
          <w:shd w:val="clear" w:color="auto" w:fill="E8E8E8"/>
        </w:rPr>
        <w:t xml:space="preserve">Алексеев С. С. Общая теория права. В двух томах. Т. II. М. 1982. </w:t>
      </w:r>
      <w:r w:rsidR="002D0DDF">
        <w:rPr>
          <w:spacing w:val="-4"/>
          <w:sz w:val="23"/>
          <w:szCs w:val="23"/>
          <w:shd w:val="clear" w:color="auto" w:fill="E8E8E8"/>
        </w:rPr>
        <w:t>254-258.</w:t>
      </w:r>
    </w:p>
  </w:footnote>
  <w:footnote w:id="8">
    <w:p w14:paraId="67CFB6C2" w14:textId="77777777" w:rsidR="002306C7" w:rsidRPr="0001593D" w:rsidRDefault="002306C7" w:rsidP="002306C7">
      <w:pPr>
        <w:pStyle w:val="af"/>
      </w:pPr>
      <w:r w:rsidRPr="0001593D">
        <w:rPr>
          <w:rStyle w:val="ae"/>
        </w:rPr>
        <w:footnoteRef/>
      </w:r>
      <w:r w:rsidRPr="0001593D">
        <w:t xml:space="preserve"> Концепция Информационного кодекса Российской Федерации / под ред. И.Л. Бачило. М., 2014. с.29</w:t>
      </w:r>
    </w:p>
  </w:footnote>
  <w:footnote w:id="9">
    <w:p w14:paraId="2CF2B359" w14:textId="77777777" w:rsidR="00536072" w:rsidRPr="00453B75" w:rsidRDefault="00536072" w:rsidP="00E24829">
      <w:pPr>
        <w:pStyle w:val="af3"/>
        <w:shd w:val="clear" w:color="auto" w:fill="auto"/>
        <w:tabs>
          <w:tab w:val="left" w:pos="178"/>
        </w:tabs>
        <w:jc w:val="both"/>
        <w:rPr>
          <w:rFonts w:ascii="Times New Roman" w:hAnsi="Times New Roman" w:cs="Times New Roman"/>
          <w:lang w:val="ru-RU"/>
        </w:rPr>
      </w:pPr>
      <w:r w:rsidRPr="00453B75">
        <w:rPr>
          <w:rFonts w:ascii="Times New Roman" w:hAnsi="Times New Roman" w:cs="Times New Roman"/>
          <w:vertAlign w:val="superscript"/>
          <w:lang w:val="ru-RU" w:eastAsia="ru-RU" w:bidi="ru-RU"/>
        </w:rPr>
        <w:footnoteRef/>
      </w:r>
      <w:r w:rsidRPr="00453B75">
        <w:rPr>
          <w:rFonts w:ascii="Times New Roman" w:hAnsi="Times New Roman" w:cs="Times New Roman"/>
          <w:color w:val="000000"/>
          <w:lang w:val="ru-RU" w:eastAsia="ru-RU" w:bidi="ru-RU"/>
        </w:rPr>
        <w:tab/>
      </w:r>
      <w:r w:rsidRPr="00453B75">
        <w:rPr>
          <w:rFonts w:ascii="Times New Roman" w:hAnsi="Times New Roman" w:cs="Times New Roman"/>
          <w:i/>
          <w:iCs/>
          <w:lang w:val="ru-RU" w:eastAsia="ru-RU" w:bidi="ru-RU"/>
        </w:rPr>
        <w:t>Нисневич Ю. А.</w:t>
      </w:r>
      <w:r w:rsidRPr="00453B75">
        <w:rPr>
          <w:rFonts w:ascii="Times New Roman" w:hAnsi="Times New Roman" w:cs="Times New Roman"/>
          <w:lang w:val="ru-RU" w:eastAsia="ru-RU" w:bidi="ru-RU"/>
        </w:rPr>
        <w:t xml:space="preserve"> Информация и власть. М. : Мысль, 2000. С. 131, 161 ; </w:t>
      </w:r>
      <w:r w:rsidRPr="00453B75">
        <w:rPr>
          <w:rFonts w:ascii="Times New Roman" w:hAnsi="Times New Roman" w:cs="Times New Roman"/>
          <w:i/>
          <w:iCs/>
          <w:lang w:val="ru-RU" w:eastAsia="ru-RU" w:bidi="ru-RU"/>
        </w:rPr>
        <w:t xml:space="preserve">Копылов В. А. </w:t>
      </w:r>
      <w:r w:rsidRPr="00453B75">
        <w:rPr>
          <w:rFonts w:ascii="Times New Roman" w:hAnsi="Times New Roman" w:cs="Times New Roman"/>
          <w:lang w:val="ru-RU" w:eastAsia="ru-RU" w:bidi="ru-RU"/>
        </w:rPr>
        <w:t>О структуре и составе информационного законодательства // Государство и право. 1996. № 6. С. 101—110.</w:t>
      </w:r>
    </w:p>
  </w:footnote>
  <w:footnote w:id="10">
    <w:p w14:paraId="75D7281C" w14:textId="77777777" w:rsidR="00536072" w:rsidRPr="009537E0" w:rsidRDefault="00536072">
      <w:pPr>
        <w:pStyle w:val="af"/>
      </w:pPr>
      <w:r w:rsidRPr="009537E0">
        <w:rPr>
          <w:rStyle w:val="ae"/>
        </w:rPr>
        <w:footnoteRef/>
      </w:r>
      <w:r w:rsidRPr="009537E0">
        <w:t xml:space="preserve"> Цит по Полякова Т.А., Троян 2023 г Актуальные проблемы систематизации законодательства России под влиянием цифровых технологий в период цифровой трансформации (С 30)</w:t>
      </w:r>
    </w:p>
  </w:footnote>
  <w:footnote w:id="11">
    <w:p w14:paraId="5A2A9EA6" w14:textId="77777777" w:rsidR="00536072" w:rsidRPr="009537E0" w:rsidRDefault="00536072" w:rsidP="00C24E6C">
      <w:pPr>
        <w:pStyle w:val="af"/>
      </w:pPr>
      <w:r w:rsidRPr="009537E0">
        <w:rPr>
          <w:rStyle w:val="ae"/>
        </w:rPr>
        <w:footnoteRef/>
      </w:r>
      <w:r w:rsidRPr="009537E0">
        <w:t xml:space="preserve"> Бачило И.Л. и др. Концепция информационного кодекса Российской Федерации. - М.: Институт государства и права РАН - "Канон+" РООИ "Реабилитация", 2014. - 216 с.</w:t>
      </w:r>
    </w:p>
  </w:footnote>
  <w:footnote w:id="12">
    <w:p w14:paraId="6D062BD3" w14:textId="438CAD0A" w:rsidR="00FE1F1A" w:rsidRDefault="00FE1F1A">
      <w:pPr>
        <w:pStyle w:val="af"/>
      </w:pPr>
      <w:ins w:id="58" w:author="user" w:date="2026-03-27T20:22:00Z">
        <w:r>
          <w:rPr>
            <w:rStyle w:val="ae"/>
          </w:rPr>
          <w:footnoteRef/>
        </w:r>
        <w:r>
          <w:t xml:space="preserve"> </w:t>
        </w:r>
        <w:r w:rsidRPr="00FE1F1A">
          <w:t>Концепция Информационного кодекса Российской Федерации / И. Л. Бачило, Е. А. Андрющенко, М. В. Демьянец [и др.]. – Москва : Институт государства и права РАН– «Канон+» РООИ «Реабилитация», 2014. – 192 с. – ISBN 978-5-88373-409-9. – EDN CQQZAG.</w:t>
        </w:r>
        <w:r>
          <w:t xml:space="preserve"> С.162</w:t>
        </w:r>
      </w:ins>
    </w:p>
  </w:footnote>
  <w:footnote w:id="13">
    <w:p w14:paraId="38D79693" w14:textId="77777777" w:rsidR="00536072" w:rsidRPr="009537E0" w:rsidRDefault="00536072">
      <w:pPr>
        <w:pStyle w:val="af"/>
      </w:pPr>
      <w:r w:rsidRPr="009537E0">
        <w:rPr>
          <w:rStyle w:val="ae"/>
        </w:rPr>
        <w:footnoteRef/>
      </w:r>
      <w:r w:rsidRPr="009537E0">
        <w:t xml:space="preserve"> ИНФОРМАЦИОННОЕ ПРАВО И ЦИФРОВАЯ РЕАЛЬНОСТЬ: РАЗВИТИЕ, ПРИОРИТЕТЫ И ПРОБЛЕМЫ В УСЛОВИЯХ ЦИФРОВОЙ ТРАНСФОРМАЦИИ  Поляковой Т.А., Троян Н.А. С.39</w:t>
      </w:r>
    </w:p>
  </w:footnote>
  <w:footnote w:id="14">
    <w:p w14:paraId="74E91973" w14:textId="77777777" w:rsidR="000F6F37" w:rsidRPr="009537E0" w:rsidRDefault="000F6F37" w:rsidP="000F6F37">
      <w:pPr>
        <w:pStyle w:val="af"/>
      </w:pPr>
      <w:r w:rsidRPr="009537E0">
        <w:rPr>
          <w:rStyle w:val="ae"/>
        </w:rPr>
        <w:footnoteRef/>
      </w:r>
      <w:r w:rsidRPr="009537E0">
        <w:t xml:space="preserve"> Статья: Нормативные и социальные основания кодификации информационного законодательства Российской Федерации (Дейнеко А.Г.) ("Актуальные проблемы российского права", 2025, N 1)</w:t>
      </w:r>
    </w:p>
  </w:footnote>
  <w:footnote w:id="15">
    <w:p w14:paraId="590820BF" w14:textId="77777777" w:rsidR="00536072" w:rsidRPr="009537E0" w:rsidRDefault="00536072">
      <w:pPr>
        <w:pStyle w:val="af"/>
      </w:pPr>
      <w:r w:rsidRPr="009537E0">
        <w:rPr>
          <w:rStyle w:val="ae"/>
        </w:rPr>
        <w:footnoteRef/>
      </w:r>
      <w:r w:rsidRPr="009537E0">
        <w:t xml:space="preserve"> Талимончик. Автореферат. С.12. 2013.</w:t>
      </w:r>
    </w:p>
  </w:footnote>
  <w:footnote w:id="16">
    <w:p w14:paraId="27DD23DE" w14:textId="77777777" w:rsidR="00536072" w:rsidRPr="009537E0" w:rsidRDefault="00536072" w:rsidP="00823C96">
      <w:pPr>
        <w:pStyle w:val="20"/>
        <w:shd w:val="clear" w:color="auto" w:fill="auto"/>
        <w:rPr>
          <w:sz w:val="18"/>
          <w:szCs w:val="18"/>
          <w:lang w:val="ru-RU"/>
        </w:rPr>
      </w:pPr>
      <w:r w:rsidRPr="009537E0">
        <w:rPr>
          <w:rStyle w:val="ae"/>
        </w:rPr>
        <w:footnoteRef/>
      </w:r>
      <w:r w:rsidRPr="009537E0">
        <w:rPr>
          <w:lang w:val="ru-RU"/>
        </w:rPr>
        <w:t xml:space="preserve"> </w:t>
      </w:r>
      <w:r w:rsidRPr="009537E0">
        <w:rPr>
          <w:color w:val="000000"/>
          <w:sz w:val="18"/>
          <w:szCs w:val="18"/>
          <w:lang w:val="ru-RU" w:eastAsia="ru-RU" w:bidi="ru-RU"/>
        </w:rPr>
        <w:t>Бачило И. Л. Информационное право : учебник. 2-е изд., перераб. и доп.М. : Юрайт ; ИД Юрайт, 2011. С. 28.</w:t>
      </w:r>
    </w:p>
  </w:footnote>
  <w:footnote w:id="17">
    <w:p w14:paraId="69B5C560" w14:textId="77777777" w:rsidR="00536072" w:rsidRPr="009537E0" w:rsidRDefault="00536072" w:rsidP="00935590">
      <w:pPr>
        <w:pStyle w:val="Footnote"/>
        <w:spacing w:line="276" w:lineRule="auto"/>
        <w:ind w:firstLine="709"/>
        <w:jc w:val="both"/>
      </w:pPr>
      <w:r w:rsidRPr="009537E0">
        <w:rPr>
          <w:vertAlign w:val="superscript"/>
        </w:rPr>
        <w:footnoteRef/>
      </w:r>
      <w:r w:rsidRPr="009537E0">
        <w:rPr>
          <w:sz w:val="24"/>
        </w:rPr>
        <w:t xml:space="preserve"> Там же</w:t>
      </w:r>
      <w:r w:rsidRPr="009537E0">
        <w:t>.</w:t>
      </w:r>
    </w:p>
  </w:footnote>
  <w:footnote w:id="18">
    <w:p w14:paraId="7D61E9E2" w14:textId="77777777" w:rsidR="00536072" w:rsidRPr="009537E0" w:rsidRDefault="00536072" w:rsidP="00935590">
      <w:pPr>
        <w:pStyle w:val="Footnote"/>
        <w:ind w:firstLine="709"/>
        <w:jc w:val="both"/>
        <w:rPr>
          <w:sz w:val="24"/>
        </w:rPr>
      </w:pPr>
      <w:r w:rsidRPr="009537E0">
        <w:rPr>
          <w:sz w:val="24"/>
          <w:vertAlign w:val="superscript"/>
        </w:rPr>
        <w:footnoteRef/>
      </w:r>
      <w:r w:rsidRPr="009537E0">
        <w:rPr>
          <w:sz w:val="24"/>
        </w:rPr>
        <w:t xml:space="preserve"> Подробнее, см. Коржова, И. В. Технология Blockchain как инновационный способ защиты интеллектуальных прав / И. В. Коржова // Информационные технологии и право: Правовая информатизация - 2018 : Сборник материалов VI Международной научно-практической конференции, Минск, 17 мая 2018 года / Под общей редакцией Е.И. Коваленко. – Минск: Национальный центр правовой информации Республики Беларусь, 2018. – С. 194-197. – EDN NGQWDS.</w:t>
      </w:r>
    </w:p>
  </w:footnote>
  <w:footnote w:id="19">
    <w:p w14:paraId="30568687" w14:textId="77777777" w:rsidR="00536072" w:rsidRPr="009537E0" w:rsidRDefault="00536072" w:rsidP="00935590">
      <w:pPr>
        <w:pStyle w:val="Footnote"/>
        <w:ind w:firstLine="709"/>
        <w:jc w:val="both"/>
        <w:rPr>
          <w:sz w:val="24"/>
        </w:rPr>
      </w:pPr>
      <w:r w:rsidRPr="009537E0">
        <w:rPr>
          <w:sz w:val="24"/>
          <w:vertAlign w:val="superscript"/>
        </w:rPr>
        <w:footnoteRef/>
      </w:r>
      <w:r w:rsidRPr="009537E0">
        <w:rPr>
          <w:sz w:val="24"/>
        </w:rPr>
        <w:t xml:space="preserve"> Коржова, И.В. Механизм правового обеспечения безопасности обращения криптоактивов / И.В. Коржова. – Москва: Ленанд, 2025. – 200 с. – EDN PWXGVD. С.10. </w:t>
      </w:r>
    </w:p>
  </w:footnote>
  <w:footnote w:id="20">
    <w:p w14:paraId="0BFA41CA" w14:textId="77777777" w:rsidR="00536072" w:rsidRPr="00453B75" w:rsidRDefault="00536072" w:rsidP="005765C0">
      <w:pPr>
        <w:pStyle w:val="af3"/>
        <w:shd w:val="clear" w:color="auto" w:fill="auto"/>
        <w:tabs>
          <w:tab w:val="left" w:pos="158"/>
        </w:tabs>
        <w:rPr>
          <w:rFonts w:ascii="Times New Roman" w:hAnsi="Times New Roman" w:cs="Times New Roman"/>
          <w:lang w:val="ru-RU"/>
        </w:rPr>
      </w:pPr>
      <w:bookmarkStart w:id="72" w:name="bookmark6"/>
      <w:bookmarkStart w:id="73" w:name="bookmark7"/>
      <w:r w:rsidRPr="00453B75">
        <w:rPr>
          <w:rFonts w:ascii="Times New Roman" w:hAnsi="Times New Roman" w:cs="Times New Roman"/>
          <w:vertAlign w:val="superscript"/>
        </w:rPr>
        <w:footnoteRef/>
      </w:r>
      <w:r w:rsidRPr="00453B75">
        <w:rPr>
          <w:rFonts w:ascii="Times New Roman" w:hAnsi="Times New Roman" w:cs="Times New Roman"/>
          <w:lang w:val="ru-RU"/>
        </w:rPr>
        <w:tab/>
        <w:t>Бачило И . Л . Информационное право: основы практической информатики: Уч. пособие. М.: Юринформцентр, 2001.С. 18.</w:t>
      </w:r>
      <w:bookmarkEnd w:id="72"/>
      <w:bookmarkEnd w:id="73"/>
    </w:p>
  </w:footnote>
  <w:footnote w:id="21">
    <w:p w14:paraId="1ABA8BF8" w14:textId="77777777" w:rsidR="00536072" w:rsidRPr="00453B75" w:rsidRDefault="00536072" w:rsidP="005765C0">
      <w:pPr>
        <w:pStyle w:val="af3"/>
        <w:shd w:val="clear" w:color="auto" w:fill="auto"/>
        <w:tabs>
          <w:tab w:val="left" w:pos="101"/>
        </w:tabs>
        <w:rPr>
          <w:rFonts w:ascii="Times New Roman" w:hAnsi="Times New Roman" w:cs="Times New Roman"/>
          <w:lang w:val="ru-RU"/>
        </w:rPr>
      </w:pPr>
      <w:bookmarkStart w:id="83" w:name="bookmark8"/>
      <w:r w:rsidRPr="00453B75">
        <w:rPr>
          <w:rFonts w:ascii="Times New Roman" w:hAnsi="Times New Roman" w:cs="Times New Roman"/>
          <w:vertAlign w:val="superscript"/>
        </w:rPr>
        <w:footnoteRef/>
      </w:r>
      <w:r w:rsidRPr="00453B75">
        <w:rPr>
          <w:rFonts w:ascii="Times New Roman" w:hAnsi="Times New Roman" w:cs="Times New Roman"/>
          <w:lang w:val="ru-RU"/>
        </w:rPr>
        <w:tab/>
        <w:t>Там же. С . 20.</w:t>
      </w:r>
      <w:bookmarkEnd w:id="83"/>
    </w:p>
  </w:footnote>
  <w:footnote w:id="22">
    <w:p w14:paraId="01987BAB" w14:textId="77777777" w:rsidR="00536072" w:rsidRPr="00453B75" w:rsidRDefault="00536072" w:rsidP="005765C0">
      <w:pPr>
        <w:pStyle w:val="af3"/>
        <w:shd w:val="clear" w:color="auto" w:fill="auto"/>
        <w:tabs>
          <w:tab w:val="left" w:pos="101"/>
        </w:tabs>
        <w:rPr>
          <w:rFonts w:ascii="Times New Roman" w:hAnsi="Times New Roman" w:cs="Times New Roman"/>
          <w:lang w:val="ru-RU"/>
        </w:rPr>
      </w:pPr>
      <w:bookmarkStart w:id="92" w:name="bookmark9"/>
      <w:r w:rsidRPr="00453B75">
        <w:rPr>
          <w:rFonts w:ascii="Times New Roman" w:hAnsi="Times New Roman" w:cs="Times New Roman"/>
          <w:vertAlign w:val="superscript"/>
        </w:rPr>
        <w:footnoteRef/>
      </w:r>
      <w:r w:rsidRPr="00453B75">
        <w:rPr>
          <w:rFonts w:ascii="Times New Roman" w:hAnsi="Times New Roman" w:cs="Times New Roman"/>
          <w:lang w:val="ru-RU"/>
        </w:rPr>
        <w:tab/>
        <w:t>Там же. С . 22.</w:t>
      </w:r>
      <w:bookmarkEnd w:id="92"/>
    </w:p>
  </w:footnote>
  <w:footnote w:id="23">
    <w:p w14:paraId="51CD090A" w14:textId="77777777" w:rsidR="00536072" w:rsidRPr="009537E0" w:rsidRDefault="00536072">
      <w:pPr>
        <w:pStyle w:val="af"/>
      </w:pPr>
      <w:r w:rsidRPr="009537E0">
        <w:rPr>
          <w:rStyle w:val="ae"/>
        </w:rPr>
        <w:footnoteRef/>
      </w:r>
      <w:r w:rsidRPr="009537E0">
        <w:t xml:space="preserve"> Цит. по КИРИЛЕНКО Василий Иванович, О СООТНЕСЕНИИ ПОНЯТИЙ «ИНФОРМАЦИОННАЯ БЕЗОПАСНОСТЬ», «ИНФОРМАЦИОННАЯ СФЕРА», «ИНФОРМАЦИОННАЯ СРЕДА». C.81-82</w:t>
      </w:r>
    </w:p>
  </w:footnote>
  <w:footnote w:id="24">
    <w:p w14:paraId="41E0AE22" w14:textId="77777777" w:rsidR="00536072" w:rsidRPr="009537E0" w:rsidRDefault="00536072">
      <w:pPr>
        <w:pStyle w:val="af"/>
      </w:pPr>
      <w:r w:rsidRPr="009537E0">
        <w:rPr>
          <w:rStyle w:val="ae"/>
        </w:rPr>
        <w:footnoteRef/>
      </w:r>
      <w:r w:rsidRPr="009537E0">
        <w:t xml:space="preserve"> ПРАВОВОЕ ОБЕСПЕЧЕНИЕ ИНФОРМАЦИОННОЙ БЕЗОПАСНОСТИ С.Я.Казанцев 2008. С. 7</w:t>
      </w:r>
    </w:p>
  </w:footnote>
  <w:footnote w:id="25">
    <w:p w14:paraId="06AB8E3E" w14:textId="77777777" w:rsidR="00536072" w:rsidRPr="009537E0" w:rsidRDefault="00536072">
      <w:pPr>
        <w:pStyle w:val="af"/>
      </w:pPr>
      <w:r w:rsidRPr="009537E0">
        <w:rPr>
          <w:rStyle w:val="ae"/>
        </w:rPr>
        <w:footnoteRef/>
      </w:r>
      <w:r w:rsidRPr="009537E0">
        <w:t xml:space="preserve"> </w:t>
      </w:r>
      <w:r w:rsidRPr="00453B75">
        <w:rPr>
          <w:color w:val="222222"/>
          <w:shd w:val="clear" w:color="auto" w:fill="FFFFFF"/>
        </w:rPr>
        <w:t>Городов О. А. Информационное право. – 2019.</w:t>
      </w:r>
    </w:p>
  </w:footnote>
  <w:footnote w:id="26">
    <w:p w14:paraId="7E7C9F9C" w14:textId="77777777" w:rsidR="00536072" w:rsidRPr="009537E0" w:rsidRDefault="00536072">
      <w:pPr>
        <w:pStyle w:val="af"/>
      </w:pPr>
      <w:r w:rsidRPr="009537E0">
        <w:rPr>
          <w:rStyle w:val="ae"/>
        </w:rPr>
        <w:footnoteRef/>
      </w:r>
      <w:r w:rsidRPr="009537E0">
        <w:t xml:space="preserve"> (с. 27, 28) Рассолов И. М. Информационное право. – 2020.</w:t>
      </w:r>
    </w:p>
  </w:footnote>
  <w:footnote w:id="27">
    <w:p w14:paraId="0E0421A1" w14:textId="77777777" w:rsidR="00536072" w:rsidRPr="009537E0" w:rsidRDefault="00536072">
      <w:pPr>
        <w:pStyle w:val="af"/>
      </w:pPr>
      <w:r w:rsidRPr="009537E0">
        <w:rPr>
          <w:rStyle w:val="ae"/>
        </w:rPr>
        <w:footnoteRef/>
      </w:r>
      <w:r w:rsidRPr="009537E0">
        <w:t xml:space="preserve"> (с. 28) Рассолов И. М. Информационное право. – 2020.</w:t>
      </w:r>
    </w:p>
  </w:footnote>
  <w:footnote w:id="28">
    <w:p w14:paraId="4F8ADE00" w14:textId="77777777" w:rsidR="00536072" w:rsidRPr="009537E0" w:rsidRDefault="00536072">
      <w:pPr>
        <w:pStyle w:val="af"/>
      </w:pPr>
      <w:r w:rsidRPr="009537E0">
        <w:rPr>
          <w:rStyle w:val="ae"/>
        </w:rPr>
        <w:footnoteRef/>
      </w:r>
      <w:r w:rsidRPr="009537E0">
        <w:t xml:space="preserve"> Чеботарева, А. А. Информационное право : учеб. пособие / А. А. Чеботарева. — М. : Юридический институт МИИТа, 2014. — с. 23.</w:t>
      </w:r>
    </w:p>
  </w:footnote>
  <w:footnote w:id="29">
    <w:p w14:paraId="1D738EE7" w14:textId="77777777" w:rsidR="00536072" w:rsidRPr="009537E0" w:rsidRDefault="00536072" w:rsidP="00B16239">
      <w:pPr>
        <w:pStyle w:val="af"/>
      </w:pPr>
      <w:r w:rsidRPr="009537E0">
        <w:rPr>
          <w:rStyle w:val="ae"/>
        </w:rPr>
        <w:footnoteRef/>
      </w:r>
      <w:r w:rsidRPr="009537E0">
        <w:t xml:space="preserve"> О.Л. Солдаткина, 2019. Обзор методологического семинара на тему «Цифровое право: методология исследования» (г. Саратов, 18 апреля 2019 г.)</w:t>
      </w:r>
    </w:p>
  </w:footnote>
  <w:footnote w:id="30">
    <w:p w14:paraId="753DF2C8" w14:textId="77777777" w:rsidR="00536072" w:rsidRPr="009D167E" w:rsidRDefault="00536072" w:rsidP="00B16239">
      <w:pPr>
        <w:pStyle w:val="af"/>
        <w:rPr>
          <w:lang w:val="en-GB"/>
          <w:rPrChange w:id="105" w:author="user" w:date="2026-03-15T07:56:00Z">
            <w:rPr/>
          </w:rPrChange>
        </w:rPr>
      </w:pPr>
      <w:r w:rsidRPr="009537E0">
        <w:rPr>
          <w:rStyle w:val="ae"/>
        </w:rPr>
        <w:footnoteRef/>
      </w:r>
      <w:r w:rsidRPr="009537E0">
        <w:t xml:space="preserve"> Зайцев О. В. Цифровое право в системе российского права. </w:t>
      </w:r>
      <w:r w:rsidRPr="009537E0">
        <w:rPr>
          <w:lang w:val="en-US"/>
        </w:rPr>
        <w:t xml:space="preserve">Lex russica. 2024. </w:t>
      </w:r>
      <w:r w:rsidRPr="009537E0">
        <w:t>Т</w:t>
      </w:r>
      <w:r w:rsidRPr="009537E0">
        <w:rPr>
          <w:lang w:val="en-US"/>
        </w:rPr>
        <w:t xml:space="preserve">. 77. </w:t>
      </w:r>
      <w:r w:rsidRPr="009D167E">
        <w:rPr>
          <w:lang w:val="en-GB"/>
          <w:rPrChange w:id="106" w:author="user" w:date="2026-03-15T07:56:00Z">
            <w:rPr/>
          </w:rPrChange>
        </w:rPr>
        <w:t>№ 9.</w:t>
      </w:r>
    </w:p>
    <w:p w14:paraId="6497CBB4" w14:textId="77777777" w:rsidR="00536072" w:rsidRPr="009537E0" w:rsidRDefault="00536072" w:rsidP="00B16239">
      <w:pPr>
        <w:pStyle w:val="af"/>
      </w:pPr>
      <w:r w:rsidRPr="009537E0">
        <w:t>С</w:t>
      </w:r>
      <w:r w:rsidRPr="009D167E">
        <w:rPr>
          <w:lang w:val="en-GB"/>
          <w:rPrChange w:id="107" w:author="user" w:date="2026-03-15T07:56:00Z">
            <w:rPr/>
          </w:rPrChange>
        </w:rPr>
        <w:t xml:space="preserve">. 116. </w:t>
      </w:r>
      <w:r w:rsidRPr="009537E0">
        <w:rPr>
          <w:lang w:val="en-US"/>
        </w:rPr>
        <w:t>DOI</w:t>
      </w:r>
      <w:r w:rsidRPr="009D167E">
        <w:rPr>
          <w:lang w:val="en-GB"/>
          <w:rPrChange w:id="108" w:author="user" w:date="2026-03-15T07:56:00Z">
            <w:rPr/>
          </w:rPrChange>
        </w:rPr>
        <w:t xml:space="preserve">: 10.17803/1729-5920.2024.214.9.116-126. </w:t>
      </w:r>
      <w:r w:rsidRPr="009537E0">
        <w:rPr>
          <w:i/>
          <w:iCs/>
          <w:lang w:bidi="ru-RU"/>
        </w:rPr>
        <w:t>Карцхия А. А.</w:t>
      </w:r>
      <w:r w:rsidRPr="009537E0">
        <w:rPr>
          <w:lang w:bidi="ru-RU"/>
        </w:rPr>
        <w:t xml:space="preserve"> Цифровые права и правоприменение // Мониторинг правоприменения. 2019. № 2 (31). С. 45.</w:t>
      </w:r>
    </w:p>
  </w:footnote>
  <w:footnote w:id="31">
    <w:p w14:paraId="2E6EABB5" w14:textId="77777777" w:rsidR="00536072" w:rsidRPr="009D167E" w:rsidRDefault="00536072" w:rsidP="00B16239">
      <w:pPr>
        <w:pStyle w:val="af"/>
        <w:rPr>
          <w:lang w:val="en-GB"/>
          <w:rPrChange w:id="109" w:author="user" w:date="2026-03-15T07:56:00Z">
            <w:rPr/>
          </w:rPrChange>
        </w:rPr>
      </w:pPr>
      <w:r w:rsidRPr="009537E0">
        <w:rPr>
          <w:rStyle w:val="ae"/>
        </w:rPr>
        <w:footnoteRef/>
      </w:r>
      <w:r w:rsidRPr="009537E0">
        <w:t xml:space="preserve"> Зайцев О. В. Цифровое право в системе российского права. </w:t>
      </w:r>
      <w:r w:rsidRPr="009537E0">
        <w:rPr>
          <w:lang w:val="en-US"/>
        </w:rPr>
        <w:t xml:space="preserve">Lex russica. 2024. Т. 77. </w:t>
      </w:r>
      <w:r w:rsidRPr="009D167E">
        <w:rPr>
          <w:lang w:val="en-GB"/>
          <w:rPrChange w:id="110" w:author="user" w:date="2026-03-15T07:56:00Z">
            <w:rPr/>
          </w:rPrChange>
        </w:rPr>
        <w:t>№ 9.</w:t>
      </w:r>
    </w:p>
    <w:p w14:paraId="66BE0722" w14:textId="77777777" w:rsidR="00536072" w:rsidRPr="009D167E" w:rsidRDefault="00536072" w:rsidP="00B16239">
      <w:pPr>
        <w:pStyle w:val="af"/>
        <w:rPr>
          <w:lang w:val="en-GB"/>
          <w:rPrChange w:id="111" w:author="user" w:date="2026-03-15T07:56:00Z">
            <w:rPr/>
          </w:rPrChange>
        </w:rPr>
      </w:pPr>
      <w:r w:rsidRPr="009537E0">
        <w:t>С</w:t>
      </w:r>
      <w:r w:rsidRPr="009D167E">
        <w:rPr>
          <w:lang w:val="en-GB"/>
          <w:rPrChange w:id="112" w:author="user" w:date="2026-03-15T07:56:00Z">
            <w:rPr/>
          </w:rPrChange>
        </w:rPr>
        <w:t xml:space="preserve">. 116. </w:t>
      </w:r>
      <w:r w:rsidRPr="009537E0">
        <w:rPr>
          <w:lang w:val="en-US"/>
        </w:rPr>
        <w:t>DOI</w:t>
      </w:r>
      <w:r w:rsidRPr="009D167E">
        <w:rPr>
          <w:lang w:val="en-GB"/>
          <w:rPrChange w:id="113" w:author="user" w:date="2026-03-15T07:56:00Z">
            <w:rPr/>
          </w:rPrChange>
        </w:rPr>
        <w:t>: 10.17803/1729-5920.2024.214.9.116-126</w:t>
      </w:r>
    </w:p>
  </w:footnote>
  <w:footnote w:id="32">
    <w:p w14:paraId="23248F07" w14:textId="77777777" w:rsidR="00536072" w:rsidRPr="00453B75" w:rsidRDefault="00536072" w:rsidP="00B16239">
      <w:pPr>
        <w:pStyle w:val="af3"/>
        <w:shd w:val="clear" w:color="auto" w:fill="auto"/>
        <w:tabs>
          <w:tab w:val="left" w:pos="259"/>
        </w:tabs>
        <w:ind w:left="0" w:firstLine="0"/>
        <w:rPr>
          <w:rFonts w:ascii="Times New Roman" w:hAnsi="Times New Roman" w:cs="Times New Roman"/>
          <w:lang w:val="ru-RU"/>
        </w:rPr>
      </w:pPr>
      <w:r w:rsidRPr="00453B75">
        <w:rPr>
          <w:rFonts w:ascii="Times New Roman" w:hAnsi="Times New Roman" w:cs="Times New Roman"/>
          <w:color w:val="000000"/>
          <w:vertAlign w:val="superscript"/>
          <w:lang w:val="ru-RU" w:eastAsia="ru-RU" w:bidi="ru-RU"/>
        </w:rPr>
        <w:footnoteRef/>
      </w:r>
      <w:r w:rsidRPr="00453B75">
        <w:rPr>
          <w:rFonts w:ascii="Times New Roman" w:hAnsi="Times New Roman" w:cs="Times New Roman"/>
          <w:color w:val="000000"/>
          <w:lang w:val="ru-RU" w:eastAsia="ru-RU" w:bidi="ru-RU"/>
        </w:rPr>
        <w:tab/>
        <w:t xml:space="preserve">См.: </w:t>
      </w:r>
      <w:r w:rsidRPr="00453B75">
        <w:rPr>
          <w:rFonts w:ascii="Times New Roman" w:hAnsi="Times New Roman" w:cs="Times New Roman"/>
          <w:i/>
          <w:iCs/>
          <w:color w:val="000000"/>
          <w:lang w:val="ru-RU" w:eastAsia="ru-RU" w:bidi="ru-RU"/>
        </w:rPr>
        <w:t>Белых В. С.</w:t>
      </w:r>
      <w:r w:rsidRPr="00453B75">
        <w:rPr>
          <w:rFonts w:ascii="Times New Roman" w:hAnsi="Times New Roman" w:cs="Times New Roman"/>
          <w:color w:val="000000"/>
          <w:lang w:val="ru-RU" w:eastAsia="ru-RU" w:bidi="ru-RU"/>
        </w:rPr>
        <w:t xml:space="preserve">, </w:t>
      </w:r>
      <w:r w:rsidRPr="00453B75">
        <w:rPr>
          <w:rFonts w:ascii="Times New Roman" w:hAnsi="Times New Roman" w:cs="Times New Roman"/>
          <w:i/>
          <w:iCs/>
          <w:color w:val="000000"/>
          <w:lang w:val="ru-RU" w:eastAsia="ru-RU" w:bidi="ru-RU"/>
        </w:rPr>
        <w:t>Болобонова М. О.</w:t>
      </w:r>
      <w:r w:rsidRPr="00453B75">
        <w:rPr>
          <w:rFonts w:ascii="Times New Roman" w:hAnsi="Times New Roman" w:cs="Times New Roman"/>
          <w:color w:val="000000"/>
          <w:lang w:val="ru-RU" w:eastAsia="ru-RU" w:bidi="ru-RU"/>
        </w:rPr>
        <w:t xml:space="preserve"> Понятие, значение и тенденции развития цифрового права // Юрист.</w:t>
      </w:r>
    </w:p>
    <w:p w14:paraId="4C8FB3B1" w14:textId="77777777" w:rsidR="00536072" w:rsidRPr="00453B75" w:rsidRDefault="00536072" w:rsidP="00B16239">
      <w:pPr>
        <w:pStyle w:val="af3"/>
        <w:numPr>
          <w:ilvl w:val="0"/>
          <w:numId w:val="10"/>
        </w:numPr>
        <w:shd w:val="clear" w:color="auto" w:fill="auto"/>
        <w:tabs>
          <w:tab w:val="left" w:pos="794"/>
        </w:tabs>
        <w:ind w:left="0" w:firstLine="280"/>
        <w:rPr>
          <w:rFonts w:ascii="Times New Roman" w:hAnsi="Times New Roman" w:cs="Times New Roman"/>
        </w:rPr>
      </w:pPr>
      <w:r w:rsidRPr="00453B75">
        <w:rPr>
          <w:rFonts w:ascii="Times New Roman" w:hAnsi="Times New Roman" w:cs="Times New Roman"/>
          <w:color w:val="000000"/>
          <w:lang w:val="ru-RU" w:eastAsia="ru-RU" w:bidi="ru-RU"/>
        </w:rPr>
        <w:t>№ 1. С. 5-14.</w:t>
      </w:r>
    </w:p>
  </w:footnote>
  <w:footnote w:id="33">
    <w:p w14:paraId="3FED7753" w14:textId="77777777" w:rsidR="00536072" w:rsidRPr="009537E0" w:rsidRDefault="00536072" w:rsidP="00B16239">
      <w:pPr>
        <w:pStyle w:val="af"/>
      </w:pPr>
      <w:r w:rsidRPr="009537E0">
        <w:rPr>
          <w:rStyle w:val="ae"/>
        </w:rPr>
        <w:footnoteRef/>
      </w:r>
      <w:r w:rsidRPr="009537E0">
        <w:t xml:space="preserve"> </w:t>
      </w:r>
      <w:r w:rsidRPr="00453B75">
        <w:rPr>
          <w:rFonts w:eastAsiaTheme="minorHAnsi"/>
          <w:color w:val="auto"/>
          <w:sz w:val="24"/>
          <w:szCs w:val="24"/>
          <w:lang w:eastAsia="en-US"/>
        </w:rPr>
        <w:t>Интервью: Интервью с Вайпаном Виктором Алексеевичем, доктором юридических наук, профессором, заведующим кафедрой правовой информатики, информационного и цифрового права Юридического факультета МГУ имени М.В. Ломоносова, Заслуженным юристом Российской Федерации ("Журнал предпринимательского и корпоративного права", 2025, N 2)</w:t>
      </w:r>
    </w:p>
  </w:footnote>
  <w:footnote w:id="34">
    <w:p w14:paraId="140785D2" w14:textId="77777777" w:rsidR="00536072" w:rsidRPr="009537E0" w:rsidRDefault="00536072" w:rsidP="00B16239">
      <w:pPr>
        <w:pStyle w:val="ds-markdown-paragraph"/>
        <w:shd w:val="clear" w:color="auto" w:fill="FFFFFF"/>
        <w:spacing w:before="206" w:beforeAutospacing="0" w:after="206" w:afterAutospacing="0" w:line="360" w:lineRule="auto"/>
        <w:jc w:val="both"/>
        <w:rPr>
          <w:sz w:val="28"/>
          <w:szCs w:val="28"/>
          <w:lang w:val="ru-RU"/>
        </w:rPr>
      </w:pPr>
      <w:r w:rsidRPr="009537E0">
        <w:rPr>
          <w:rStyle w:val="ae"/>
        </w:rPr>
        <w:footnoteRef/>
      </w:r>
      <w:r w:rsidRPr="009537E0">
        <w:rPr>
          <w:lang w:val="ru-RU"/>
        </w:rPr>
        <w:t xml:space="preserve"> </w:t>
      </w:r>
      <w:r w:rsidRPr="009537E0">
        <w:rPr>
          <w:color w:val="000000"/>
          <w:sz w:val="20"/>
          <w:szCs w:val="20"/>
          <w:lang w:val="ru-RU" w:eastAsia="ru-RU"/>
        </w:rPr>
        <w:t>См.: Городов О. А. Цифровое право как подотрасль информационного права // Право и цифровая эко¬номика. 2021. № 1. С. 36-43 ; Танимов О. В., Шевченко А. Р. Цифровое право: основные сущностные аспекты // Российская юстиция. 2019. № 10. С. 6-9.</w:t>
      </w:r>
    </w:p>
  </w:footnote>
  <w:footnote w:id="35">
    <w:p w14:paraId="7FA57485" w14:textId="77777777" w:rsidR="00536072" w:rsidRPr="00453B75" w:rsidRDefault="00536072" w:rsidP="00B16239">
      <w:pPr>
        <w:pStyle w:val="af3"/>
        <w:shd w:val="clear" w:color="auto" w:fill="auto"/>
        <w:tabs>
          <w:tab w:val="left" w:pos="326"/>
        </w:tabs>
        <w:jc w:val="both"/>
        <w:rPr>
          <w:rFonts w:ascii="Times New Roman" w:hAnsi="Times New Roman" w:cs="Times New Roman"/>
          <w:lang w:val="ru-RU"/>
        </w:rPr>
      </w:pPr>
      <w:r w:rsidRPr="00453B75">
        <w:rPr>
          <w:rFonts w:ascii="Times New Roman" w:hAnsi="Times New Roman" w:cs="Times New Roman"/>
          <w:sz w:val="22"/>
          <w:szCs w:val="22"/>
          <w:vertAlign w:val="superscript"/>
          <w:lang w:val="ru-RU" w:eastAsia="ru-RU" w:bidi="ru-RU"/>
        </w:rPr>
        <w:footnoteRef/>
      </w:r>
      <w:r w:rsidRPr="00453B75">
        <w:rPr>
          <w:rFonts w:ascii="Times New Roman" w:hAnsi="Times New Roman" w:cs="Times New Roman"/>
          <w:sz w:val="22"/>
          <w:szCs w:val="22"/>
          <w:lang w:val="ru-RU" w:eastAsia="ru-RU" w:bidi="ru-RU"/>
        </w:rPr>
        <w:tab/>
      </w:r>
      <w:r w:rsidRPr="00453B75">
        <w:rPr>
          <w:rFonts w:ascii="Times New Roman" w:hAnsi="Times New Roman" w:cs="Times New Roman"/>
          <w:lang w:val="ru-RU" w:eastAsia="ru-RU" w:bidi="ru-RU"/>
        </w:rPr>
        <w:t xml:space="preserve">Цифровое право: учебник / под общ. ред. </w:t>
      </w:r>
      <w:r w:rsidRPr="00453B75">
        <w:rPr>
          <w:rFonts w:ascii="Times New Roman" w:hAnsi="Times New Roman" w:cs="Times New Roman"/>
          <w:i/>
          <w:iCs/>
          <w:lang w:val="ru-RU" w:eastAsia="ru-RU" w:bidi="ru-RU"/>
        </w:rPr>
        <w:t>В</w:t>
      </w:r>
      <w:r w:rsidRPr="00453B75">
        <w:rPr>
          <w:rFonts w:ascii="Times New Roman" w:hAnsi="Times New Roman" w:cs="Times New Roman"/>
          <w:lang w:val="ru-RU" w:eastAsia="ru-RU" w:bidi="ru-RU"/>
        </w:rPr>
        <w:t xml:space="preserve">. </w:t>
      </w:r>
      <w:r w:rsidRPr="00453B75">
        <w:rPr>
          <w:rFonts w:ascii="Times New Roman" w:hAnsi="Times New Roman" w:cs="Times New Roman"/>
          <w:i/>
          <w:iCs/>
          <w:lang w:val="ru-RU" w:eastAsia="ru-RU" w:bidi="ru-RU"/>
        </w:rPr>
        <w:t>В</w:t>
      </w:r>
      <w:r w:rsidRPr="00453B75">
        <w:rPr>
          <w:rFonts w:ascii="Times New Roman" w:hAnsi="Times New Roman" w:cs="Times New Roman"/>
          <w:lang w:val="ru-RU" w:eastAsia="ru-RU" w:bidi="ru-RU"/>
        </w:rPr>
        <w:t xml:space="preserve">. </w:t>
      </w:r>
      <w:r w:rsidRPr="00453B75">
        <w:rPr>
          <w:rFonts w:ascii="Times New Roman" w:hAnsi="Times New Roman" w:cs="Times New Roman"/>
          <w:i/>
          <w:iCs/>
          <w:lang w:val="ru-RU" w:eastAsia="ru-RU" w:bidi="ru-RU"/>
        </w:rPr>
        <w:t>Блажеева, М. А. Егоровой.</w:t>
      </w:r>
      <w:r w:rsidRPr="00453B75">
        <w:rPr>
          <w:rFonts w:ascii="Times New Roman" w:hAnsi="Times New Roman" w:cs="Times New Roman"/>
          <w:lang w:val="ru-RU" w:eastAsia="ru-RU" w:bidi="ru-RU"/>
        </w:rPr>
        <w:t xml:space="preserve"> М., 2020. С. 36.</w:t>
      </w:r>
    </w:p>
  </w:footnote>
  <w:footnote w:id="36">
    <w:p w14:paraId="09740B1B" w14:textId="77777777" w:rsidR="00536072" w:rsidRPr="009537E0" w:rsidRDefault="00536072" w:rsidP="00B16239">
      <w:pPr>
        <w:pStyle w:val="af"/>
      </w:pPr>
      <w:r w:rsidRPr="009537E0">
        <w:rPr>
          <w:rStyle w:val="ae"/>
        </w:rPr>
        <w:footnoteRef/>
      </w:r>
      <w:r w:rsidRPr="009537E0">
        <w:t xml:space="preserve"> См.: Минбалеев А. В. Цифровое право как комплексный институт российского права // Проблемы пра¬ва. 2019. № 4 (73). С. 58-64.</w:t>
      </w:r>
    </w:p>
  </w:footnote>
  <w:footnote w:id="37">
    <w:p w14:paraId="43DAB6CB" w14:textId="77777777" w:rsidR="00536072" w:rsidRPr="009537E0" w:rsidRDefault="00536072" w:rsidP="00B16239">
      <w:pPr>
        <w:pStyle w:val="af"/>
      </w:pPr>
      <w:r w:rsidRPr="009537E0">
        <w:rPr>
          <w:rStyle w:val="ae"/>
        </w:rPr>
        <w:footnoteRef/>
      </w:r>
      <w:r w:rsidRPr="009537E0">
        <w:t xml:space="preserve"> ФУНДАМЕНТАЛЬНЫЕ ПРОБЛЕМЫ ЮРИДИЧЕСКОЙ НАУКИ PROBLEMA PRINCIPALE В. Н. Синюков* 2019 с 13</w:t>
      </w:r>
    </w:p>
  </w:footnote>
  <w:footnote w:id="38">
    <w:p w14:paraId="38A35520" w14:textId="77777777" w:rsidR="00536072" w:rsidRPr="009537E0" w:rsidRDefault="00536072" w:rsidP="00B16239">
      <w:pPr>
        <w:pStyle w:val="af"/>
      </w:pPr>
      <w:r w:rsidRPr="009537E0">
        <w:rPr>
          <w:rStyle w:val="ae"/>
        </w:rPr>
        <w:footnoteRef/>
      </w:r>
      <w:r w:rsidRPr="009537E0">
        <w:t xml:space="preserve"> С. 15. Там же.</w:t>
      </w:r>
    </w:p>
  </w:footnote>
  <w:footnote w:id="39">
    <w:p w14:paraId="6D057C1F" w14:textId="77777777" w:rsidR="00536072" w:rsidRPr="009537E0" w:rsidRDefault="00536072" w:rsidP="00B16239">
      <w:pPr>
        <w:pStyle w:val="af"/>
      </w:pPr>
      <w:r w:rsidRPr="009537E0">
        <w:rPr>
          <w:rStyle w:val="ae"/>
        </w:rPr>
        <w:footnoteRef/>
      </w:r>
      <w:r w:rsidRPr="009537E0">
        <w:t xml:space="preserve"> Грудцина Л.Ю. ЦИФРОВОЕ ПРАВО КАК КОМПЛЕКСНАЯ ОТРАСЛЬ РОССИЙСКОГО ЗАКОНОДАТЕЛЬСТВА.2023. С. 281</w:t>
      </w:r>
    </w:p>
  </w:footnote>
  <w:footnote w:id="40">
    <w:p w14:paraId="0677A6C1" w14:textId="77777777" w:rsidR="00536072" w:rsidRPr="009537E0" w:rsidRDefault="00536072" w:rsidP="00B16239">
      <w:pPr>
        <w:pStyle w:val="af"/>
      </w:pPr>
      <w:r w:rsidRPr="009537E0">
        <w:rPr>
          <w:rStyle w:val="ae"/>
        </w:rPr>
        <w:footnoteRef/>
      </w:r>
      <w:r w:rsidRPr="009537E0">
        <w:t xml:space="preserve"> Право цифровой среды (монография) (коллектив авторов; под ред. к.ю.н., доц. Т.П. Подшивалова, к.ю.н., доц. Е.В. Титовой, к.ю.н., доц. Е.А. Громовой). - "Проспект", 2022 г.</w:t>
      </w:r>
    </w:p>
  </w:footnote>
  <w:footnote w:id="41">
    <w:p w14:paraId="3744E666" w14:textId="77777777" w:rsidR="00536072" w:rsidRPr="009537E0" w:rsidRDefault="00536072">
      <w:pPr>
        <w:pStyle w:val="af"/>
      </w:pPr>
      <w:r w:rsidRPr="009537E0">
        <w:rPr>
          <w:rStyle w:val="ae"/>
        </w:rPr>
        <w:footnoteRef/>
      </w:r>
      <w:r w:rsidRPr="009537E0">
        <w:t xml:space="preserve"> Информационное право и правовая информатика: коэволюция знаний. Журнал "Российский юридический журнал", N 6, ноябрь-декабрь 2024 г., с. 25-33. П.У. Кузнецов.</w:t>
      </w:r>
    </w:p>
  </w:footnote>
  <w:footnote w:id="42">
    <w:p w14:paraId="084D4350" w14:textId="77777777" w:rsidR="009537E0" w:rsidRPr="009537E0" w:rsidRDefault="009537E0" w:rsidP="009537E0">
      <w:pPr>
        <w:pStyle w:val="af"/>
      </w:pPr>
      <w:r w:rsidRPr="009537E0">
        <w:rPr>
          <w:rStyle w:val="ae"/>
        </w:rPr>
        <w:footnoteRef/>
      </w:r>
      <w:r w:rsidRPr="009537E0">
        <w:t xml:space="preserve"> Концепция Информационного кодекса Российской Федерации / под ред. И.Л. Бачило. М., 2014. с.29</w:t>
      </w:r>
    </w:p>
  </w:footnote>
  <w:footnote w:id="43">
    <w:p w14:paraId="7A9CDDED" w14:textId="77777777" w:rsidR="00536072" w:rsidRPr="009537E0" w:rsidRDefault="00536072">
      <w:pPr>
        <w:pStyle w:val="af"/>
      </w:pPr>
      <w:r w:rsidRPr="009537E0">
        <w:rPr>
          <w:rStyle w:val="ae"/>
        </w:rPr>
        <w:footnoteRef/>
      </w:r>
      <w:r w:rsidRPr="009537E0">
        <w:t xml:space="preserve"> </w:t>
      </w:r>
      <w:r w:rsidRPr="00453B75">
        <w:rPr>
          <w:color w:val="222222"/>
          <w:shd w:val="clear" w:color="auto" w:fill="FFFFFF"/>
        </w:rPr>
        <w:t>Городов О. А. Информационное право. – 2019.</w:t>
      </w:r>
    </w:p>
  </w:footnote>
  <w:footnote w:id="44">
    <w:p w14:paraId="6EFAC415" w14:textId="77777777" w:rsidR="00536072" w:rsidRPr="009537E0" w:rsidRDefault="00536072">
      <w:pPr>
        <w:pStyle w:val="af"/>
      </w:pPr>
      <w:r w:rsidRPr="009537E0">
        <w:rPr>
          <w:rStyle w:val="ae"/>
        </w:rPr>
        <w:footnoteRef/>
      </w:r>
      <w:r w:rsidRPr="009537E0">
        <w:t xml:space="preserve"> (с. 32) Рассолов И. М. Информационное право. – 2020.</w:t>
      </w:r>
    </w:p>
  </w:footnote>
  <w:footnote w:id="45">
    <w:p w14:paraId="2541448E" w14:textId="77777777" w:rsidR="00536072" w:rsidRPr="009537E0" w:rsidRDefault="00536072" w:rsidP="00634258">
      <w:pPr>
        <w:pStyle w:val="af"/>
      </w:pPr>
      <w:r w:rsidRPr="009537E0">
        <w:rPr>
          <w:rStyle w:val="ae"/>
        </w:rPr>
        <w:footnoteRef/>
      </w:r>
      <w:r w:rsidRPr="009537E0">
        <w:t xml:space="preserve"> Э. В. Талапина Сравнительное цифровое право: становление и перспективы 2021. С.23</w:t>
      </w:r>
    </w:p>
  </w:footnote>
  <w:footnote w:id="46">
    <w:p w14:paraId="53EFB6DA" w14:textId="77777777" w:rsidR="00536072" w:rsidRPr="00453B75" w:rsidRDefault="00536072" w:rsidP="00634258">
      <w:pPr>
        <w:pStyle w:val="af3"/>
        <w:shd w:val="clear" w:color="auto" w:fill="auto"/>
        <w:tabs>
          <w:tab w:val="left" w:pos="269"/>
        </w:tabs>
        <w:ind w:left="0" w:firstLine="0"/>
        <w:rPr>
          <w:rFonts w:ascii="Times New Roman" w:hAnsi="Times New Roman" w:cs="Times New Roman"/>
          <w:lang w:val="ru-RU"/>
        </w:rPr>
      </w:pPr>
      <w:r w:rsidRPr="00453B75">
        <w:rPr>
          <w:rStyle w:val="ae"/>
          <w:rFonts w:ascii="Times New Roman" w:hAnsi="Times New Roman" w:cs="Times New Roman"/>
        </w:rPr>
        <w:footnoteRef/>
      </w:r>
      <w:r w:rsidRPr="00453B75">
        <w:rPr>
          <w:rFonts w:ascii="Times New Roman" w:hAnsi="Times New Roman" w:cs="Times New Roman"/>
          <w:lang w:val="ru-RU"/>
        </w:rPr>
        <w:t xml:space="preserve"> </w:t>
      </w:r>
      <w:r w:rsidRPr="00453B75">
        <w:rPr>
          <w:rFonts w:ascii="Times New Roman" w:hAnsi="Times New Roman" w:cs="Times New Roman"/>
          <w:color w:val="000000"/>
          <w:lang w:val="ru-RU" w:eastAsia="ru-RU" w:bidi="ru-RU"/>
        </w:rPr>
        <w:t xml:space="preserve">См.: </w:t>
      </w:r>
      <w:r w:rsidRPr="00453B75">
        <w:rPr>
          <w:rFonts w:ascii="Times New Roman" w:hAnsi="Times New Roman" w:cs="Times New Roman"/>
          <w:i/>
          <w:iCs/>
          <w:color w:val="000000"/>
          <w:lang w:val="ru-RU" w:eastAsia="ru-RU" w:bidi="ru-RU"/>
        </w:rPr>
        <w:t>Рожкова М. А.</w:t>
      </w:r>
      <w:r w:rsidRPr="00453B75">
        <w:rPr>
          <w:rFonts w:ascii="Times New Roman" w:hAnsi="Times New Roman" w:cs="Times New Roman"/>
          <w:color w:val="000000"/>
          <w:lang w:val="ru-RU" w:eastAsia="ru-RU" w:bidi="ru-RU"/>
        </w:rPr>
        <w:t xml:space="preserve"> Указ. соч. С. 7.</w:t>
      </w:r>
    </w:p>
  </w:footnote>
  <w:footnote w:id="47">
    <w:p w14:paraId="2E46BD09" w14:textId="77777777" w:rsidR="00536072" w:rsidRPr="009537E0" w:rsidRDefault="00536072">
      <w:pPr>
        <w:pStyle w:val="af"/>
      </w:pPr>
      <w:r w:rsidRPr="009537E0">
        <w:rPr>
          <w:rStyle w:val="ae"/>
        </w:rPr>
        <w:footnoteRef/>
      </w:r>
      <w:r w:rsidRPr="009537E0">
        <w:t xml:space="preserve"> Цифровое право и информационные технологии в эпоху глобализации: проблемы теории С.21.</w:t>
      </w:r>
    </w:p>
  </w:footnote>
  <w:footnote w:id="48">
    <w:p w14:paraId="6ACED510" w14:textId="77777777" w:rsidR="00536072" w:rsidRPr="009537E0" w:rsidRDefault="00536072">
      <w:pPr>
        <w:pStyle w:val="af"/>
      </w:pPr>
      <w:r w:rsidRPr="009537E0">
        <w:rPr>
          <w:rStyle w:val="ae"/>
        </w:rPr>
        <w:footnoteRef/>
      </w:r>
      <w:r w:rsidRPr="009537E0">
        <w:t xml:space="preserve"> ИНФОРМАЦИОННОЕ ПРАВО И ЦИФРОВАЯ РЕАЛЬНОСТЬ: РАЗВИТИЕ, ПРИОРИТЕТЫ И ПРОБЛЕМЫ В УСЛОВИЯХ ЦИФРОВОЙ ТРАНСФОРМАЦИИ. с.39</w:t>
      </w:r>
    </w:p>
  </w:footnote>
  <w:footnote w:id="49">
    <w:p w14:paraId="1BD0BC01" w14:textId="77777777" w:rsidR="00536072" w:rsidRPr="009537E0" w:rsidRDefault="00536072">
      <w:pPr>
        <w:pStyle w:val="af"/>
      </w:pPr>
      <w:r w:rsidRPr="009537E0">
        <w:rPr>
          <w:rStyle w:val="ae"/>
        </w:rPr>
        <w:footnoteRef/>
      </w:r>
      <w:r w:rsidRPr="009537E0">
        <w:t xml:space="preserve"> Распоряжение Правительства РФ от 24.11.2023 N 3339-р &lt;Об утверждении Стратегии развития отрасли связи Российской Федерации на период до 2035 года&gt;</w:t>
      </w:r>
    </w:p>
  </w:footnote>
  <w:footnote w:id="50">
    <w:p w14:paraId="31C92923" w14:textId="77777777" w:rsidR="00536072" w:rsidRPr="009537E0" w:rsidRDefault="00536072">
      <w:pPr>
        <w:pStyle w:val="af"/>
      </w:pPr>
      <w:r w:rsidRPr="009537E0">
        <w:rPr>
          <w:rStyle w:val="ae"/>
        </w:rPr>
        <w:footnoteRef/>
      </w:r>
      <w:r w:rsidRPr="009537E0">
        <w:t xml:space="preserve"> С.38. ИНФОРМАЦИОННОЕ ПРАВО И ЦИФРОВАЯ РЕАЛЬНОСТЬ: РАЗВИТИЕ, ПРИОРИТЕТЫ И ПРОБЛЕМЫ В УСЛОВИЯХ ЦИФРОВОЙ ТРАНСФОРМАЦИИ С.38 … Полякова Т.А., Троян Н.А.</w:t>
      </w:r>
    </w:p>
  </w:footnote>
  <w:footnote w:id="51">
    <w:p w14:paraId="0D3BF517" w14:textId="77777777" w:rsidR="0078704C" w:rsidRPr="009537E0" w:rsidRDefault="0078704C" w:rsidP="0078704C">
      <w:pPr>
        <w:pStyle w:val="af"/>
      </w:pPr>
      <w:r w:rsidRPr="009537E0">
        <w:rPr>
          <w:rStyle w:val="ae"/>
        </w:rPr>
        <w:footnoteRef/>
      </w:r>
      <w:r w:rsidRPr="009537E0">
        <w:t xml:space="preserve"> Статья: Цифровое право против информационного кодекса (Нестеров А.В.) ("Юрист", 2021, N 11).</w:t>
      </w:r>
    </w:p>
  </w:footnote>
  <w:footnote w:id="52">
    <w:p w14:paraId="503630DF" w14:textId="77777777" w:rsidR="0078704C" w:rsidRPr="009537E0" w:rsidRDefault="0078704C" w:rsidP="0078704C">
      <w:pPr>
        <w:pStyle w:val="af"/>
      </w:pPr>
      <w:r w:rsidRPr="009537E0">
        <w:rPr>
          <w:rStyle w:val="ae"/>
        </w:rPr>
        <w:footnoteRef/>
      </w:r>
      <w:r w:rsidRPr="009537E0">
        <w:t xml:space="preserve"> СИСТЕМАТИЗАЦИЯ ИНФОРМАЦИОННОГО (ЦИФРОВОГО) ЗАКОНОДАТЕЛЬСТВА: СОВРЕМЕННЫЕ ТЕНДЕНЦИИ (РОССИЯ И ЦЕНТРАЛЬНАЯ АЗИЯ) С 21</w:t>
      </w:r>
    </w:p>
  </w:footnote>
  <w:footnote w:id="53">
    <w:p w14:paraId="49FDB9B9" w14:textId="77777777" w:rsidR="00536072" w:rsidRPr="009537E0" w:rsidRDefault="00536072">
      <w:pPr>
        <w:pStyle w:val="af"/>
      </w:pPr>
      <w:r w:rsidRPr="009537E0">
        <w:rPr>
          <w:rStyle w:val="ae"/>
        </w:rPr>
        <w:footnoteRef/>
      </w:r>
      <w:r w:rsidRPr="009537E0">
        <w:t xml:space="preserve"> ПРАВОВОЕ ОБЕСПЕЧЕНИЕ СУВЕРЕНИТЕТА И КОДИФИКАЦИЯ ИНФОРМАЦИОННОГО ЗАКОНОДАТЕЛЬСТВА Монография с.62 </w:t>
      </w:r>
    </w:p>
  </w:footnote>
  <w:footnote w:id="54">
    <w:p w14:paraId="25CAB877" w14:textId="77777777" w:rsidR="00536072" w:rsidRPr="009537E0" w:rsidRDefault="00536072">
      <w:pPr>
        <w:pStyle w:val="af"/>
      </w:pPr>
      <w:r w:rsidRPr="009537E0">
        <w:rPr>
          <w:rStyle w:val="ae"/>
        </w:rPr>
        <w:footnoteRef/>
      </w:r>
      <w:r w:rsidRPr="00453B75">
        <w:t xml:space="preserve">  </w:t>
      </w:r>
      <w:r w:rsidRPr="009537E0">
        <w:t>Там</w:t>
      </w:r>
      <w:r w:rsidRPr="00453B75">
        <w:t xml:space="preserve"> </w:t>
      </w:r>
      <w:r w:rsidRPr="009537E0">
        <w:t>же</w:t>
      </w:r>
      <w:r w:rsidRPr="00453B75">
        <w:t xml:space="preserve">. </w:t>
      </w:r>
      <w:r w:rsidRPr="009537E0">
        <w:t>С. 66.</w:t>
      </w:r>
    </w:p>
  </w:footnote>
  <w:footnote w:id="55">
    <w:p w14:paraId="6D1360EE" w14:textId="77777777" w:rsidR="00536072" w:rsidRPr="009537E0" w:rsidRDefault="00536072" w:rsidP="00536072">
      <w:pPr>
        <w:pStyle w:val="af"/>
      </w:pPr>
      <w:r w:rsidRPr="009537E0">
        <w:rPr>
          <w:rStyle w:val="ae"/>
        </w:rPr>
        <w:footnoteRef/>
      </w:r>
      <w:r w:rsidRPr="009537E0">
        <w:t xml:space="preserve"> Филиппова С.Ю., Харитонова Ю.С. Цифровые платформы в праве и право цифровых платформ: новые вызовы законодателю и пути их решения // Правоведение. 2025. N 1. С. 58-75.</w:t>
      </w:r>
    </w:p>
  </w:footnote>
  <w:footnote w:id="56">
    <w:p w14:paraId="1B7A710A" w14:textId="77777777" w:rsidR="00536072" w:rsidRPr="009537E0" w:rsidRDefault="00536072" w:rsidP="00536072">
      <w:pPr>
        <w:pStyle w:val="af"/>
        <w:rPr>
          <w:lang w:val="en-US"/>
        </w:rPr>
      </w:pPr>
      <w:r w:rsidRPr="009537E0">
        <w:rPr>
          <w:rStyle w:val="ae"/>
        </w:rPr>
        <w:footnoteRef/>
      </w:r>
      <w:r w:rsidRPr="009537E0">
        <w:t xml:space="preserve"> Статья: Свобода договора и ее пределы в цифровой среде (Волос А.А.) </w:t>
      </w:r>
      <w:r w:rsidRPr="009537E0">
        <w:rPr>
          <w:lang w:val="en-US"/>
        </w:rPr>
        <w:t>("</w:t>
      </w:r>
      <w:r w:rsidRPr="009537E0">
        <w:t>Вестник</w:t>
      </w:r>
      <w:r w:rsidRPr="009537E0">
        <w:rPr>
          <w:lang w:val="en-US"/>
        </w:rPr>
        <w:t xml:space="preserve"> </w:t>
      </w:r>
      <w:r w:rsidRPr="009537E0">
        <w:t>Пермского</w:t>
      </w:r>
      <w:r w:rsidRPr="009537E0">
        <w:rPr>
          <w:lang w:val="en-US"/>
        </w:rPr>
        <w:t xml:space="preserve"> </w:t>
      </w:r>
      <w:r w:rsidRPr="009537E0">
        <w:t>университета</w:t>
      </w:r>
      <w:r w:rsidRPr="009537E0">
        <w:rPr>
          <w:lang w:val="en-US"/>
        </w:rPr>
        <w:t xml:space="preserve">. </w:t>
      </w:r>
      <w:r w:rsidRPr="009537E0">
        <w:t>Юридические</w:t>
      </w:r>
      <w:r w:rsidRPr="009537E0">
        <w:rPr>
          <w:lang w:val="en-US"/>
        </w:rPr>
        <w:t xml:space="preserve"> </w:t>
      </w:r>
      <w:r w:rsidRPr="009537E0">
        <w:t>науки</w:t>
      </w:r>
      <w:r w:rsidRPr="009537E0">
        <w:rPr>
          <w:lang w:val="en-US"/>
        </w:rPr>
        <w:t>", 2024, N 2)</w:t>
      </w:r>
    </w:p>
  </w:footnote>
  <w:footnote w:id="57">
    <w:p w14:paraId="434F59BC" w14:textId="77777777" w:rsidR="00536072" w:rsidRPr="009537E0" w:rsidRDefault="00536072" w:rsidP="008862A5">
      <w:pPr>
        <w:pStyle w:val="Footnote"/>
        <w:ind w:firstLine="709"/>
        <w:jc w:val="both"/>
        <w:rPr>
          <w:lang w:val="en-US"/>
        </w:rPr>
      </w:pPr>
      <w:r w:rsidRPr="009537E0">
        <w:rPr>
          <w:sz w:val="24"/>
          <w:szCs w:val="24"/>
          <w:lang w:val="en-GB"/>
        </w:rPr>
        <w:t>99.</w:t>
      </w:r>
      <w:r w:rsidRPr="009537E0">
        <w:rPr>
          <w:sz w:val="24"/>
          <w:szCs w:val="24"/>
          <w:lang w:val="en-US"/>
        </w:rPr>
        <w:t>pdf</w:t>
      </w:r>
      <w:r w:rsidRPr="009537E0">
        <w:rPr>
          <w:sz w:val="24"/>
          <w:szCs w:val="24"/>
          <w:lang w:val="en-GB"/>
        </w:rPr>
        <w:t xml:space="preserve">; </w:t>
      </w:r>
      <w:r w:rsidRPr="009537E0">
        <w:rPr>
          <w:sz w:val="24"/>
          <w:szCs w:val="24"/>
          <w:lang w:val="en-US"/>
        </w:rPr>
        <w:t>Policy</w:t>
      </w:r>
      <w:r w:rsidRPr="009537E0">
        <w:rPr>
          <w:sz w:val="24"/>
          <w:szCs w:val="24"/>
          <w:lang w:val="en-GB"/>
        </w:rPr>
        <w:t xml:space="preserve"> </w:t>
      </w:r>
      <w:r w:rsidRPr="009537E0">
        <w:rPr>
          <w:sz w:val="24"/>
          <w:szCs w:val="24"/>
          <w:lang w:val="en-US"/>
        </w:rPr>
        <w:t>Recommendations</w:t>
      </w:r>
      <w:r w:rsidRPr="009537E0">
        <w:rPr>
          <w:sz w:val="24"/>
          <w:szCs w:val="24"/>
          <w:lang w:val="en-GB"/>
        </w:rPr>
        <w:t xml:space="preserve"> </w:t>
      </w:r>
      <w:r w:rsidRPr="009537E0">
        <w:rPr>
          <w:sz w:val="24"/>
          <w:szCs w:val="24"/>
          <w:lang w:val="en-US"/>
        </w:rPr>
        <w:t>for</w:t>
      </w:r>
      <w:r w:rsidRPr="009537E0">
        <w:rPr>
          <w:sz w:val="24"/>
          <w:szCs w:val="24"/>
          <w:lang w:val="en-GB"/>
        </w:rPr>
        <w:t xml:space="preserve"> </w:t>
      </w:r>
      <w:r w:rsidRPr="009537E0">
        <w:rPr>
          <w:sz w:val="24"/>
          <w:szCs w:val="24"/>
          <w:lang w:val="en-US"/>
        </w:rPr>
        <w:t>Decentralized</w:t>
      </w:r>
      <w:r w:rsidRPr="009537E0">
        <w:rPr>
          <w:sz w:val="24"/>
          <w:szCs w:val="24"/>
          <w:lang w:val="en-GB"/>
        </w:rPr>
        <w:t xml:space="preserve"> </w:t>
      </w:r>
      <w:r w:rsidRPr="009537E0">
        <w:rPr>
          <w:sz w:val="24"/>
          <w:szCs w:val="24"/>
          <w:lang w:val="en-US"/>
        </w:rPr>
        <w:t>Finance</w:t>
      </w:r>
      <w:r w:rsidRPr="009537E0">
        <w:rPr>
          <w:sz w:val="24"/>
          <w:szCs w:val="24"/>
          <w:lang w:val="en-GB"/>
        </w:rPr>
        <w:t xml:space="preserve"> (</w:t>
      </w:r>
      <w:r w:rsidRPr="009537E0">
        <w:rPr>
          <w:sz w:val="24"/>
          <w:szCs w:val="24"/>
          <w:lang w:val="en-US"/>
        </w:rPr>
        <w:t>DeFi</w:t>
      </w:r>
      <w:r w:rsidRPr="009537E0">
        <w:rPr>
          <w:sz w:val="24"/>
          <w:szCs w:val="24"/>
          <w:lang w:val="en-GB"/>
        </w:rPr>
        <w:t xml:space="preserve">). </w:t>
      </w:r>
      <w:r w:rsidRPr="009537E0">
        <w:rPr>
          <w:sz w:val="24"/>
          <w:szCs w:val="24"/>
          <w:lang w:val="en-US"/>
        </w:rPr>
        <w:t>Consultation Report. IOSCO, 2023. URL: https://www.iosco.org/library/pubdocs/pdf/IOSCOPD744.pdf. P.3.</w:t>
      </w:r>
    </w:p>
  </w:footnote>
  <w:footnote w:id="58">
    <w:p w14:paraId="5632579D" w14:textId="77777777" w:rsidR="00536072" w:rsidRPr="00453B75" w:rsidRDefault="00536072">
      <w:pPr>
        <w:rPr>
          <w:rFonts w:ascii="Times New Roman" w:hAnsi="Times New Roman" w:cs="Times New Roman"/>
        </w:rPr>
      </w:pPr>
    </w:p>
    <w:p w14:paraId="64580577" w14:textId="77777777" w:rsidR="00536072" w:rsidRPr="009537E0" w:rsidRDefault="00536072" w:rsidP="008862A5">
      <w:pPr>
        <w:pStyle w:val="Footnote"/>
        <w:jc w:val="both"/>
        <w:rPr>
          <w:b/>
          <w:lang w:val="en-US"/>
        </w:rPr>
      </w:pPr>
    </w:p>
  </w:footnote>
  <w:footnote w:id="59">
    <w:p w14:paraId="1FD6817F" w14:textId="77777777" w:rsidR="00536072" w:rsidRPr="009537E0" w:rsidRDefault="00536072" w:rsidP="008862A5">
      <w:pPr>
        <w:pStyle w:val="Footnote"/>
        <w:ind w:firstLine="709"/>
        <w:jc w:val="both"/>
        <w:rPr>
          <w:sz w:val="24"/>
          <w:szCs w:val="24"/>
        </w:rPr>
      </w:pPr>
      <w:r w:rsidRPr="009537E0">
        <w:rPr>
          <w:sz w:val="24"/>
          <w:szCs w:val="24"/>
          <w:vertAlign w:val="superscript"/>
        </w:rPr>
        <w:footnoteRef/>
      </w:r>
      <w:r w:rsidRPr="009537E0">
        <w:rPr>
          <w:sz w:val="24"/>
          <w:szCs w:val="24"/>
        </w:rPr>
        <w:t xml:space="preserve"> Это может быть обусловлено различными факторами, такими как: передача управления сообществу, автоматизация развития и функционирования среды; вследствие изменения структуры майнинга; и др. см., в частности, Walch A. Deconstructing'decentralization': Exploring the core claim of crypto systems. – 2019. P. 14.</w:t>
      </w:r>
    </w:p>
  </w:footnote>
  <w:footnote w:id="60">
    <w:p w14:paraId="0332A1C2" w14:textId="77777777" w:rsidR="00536072" w:rsidRPr="009537E0" w:rsidRDefault="00536072" w:rsidP="008862A5">
      <w:pPr>
        <w:pStyle w:val="Footnote"/>
        <w:ind w:firstLine="709"/>
        <w:rPr>
          <w:sz w:val="24"/>
        </w:rPr>
      </w:pPr>
      <w:r w:rsidRPr="009537E0">
        <w:rPr>
          <w:sz w:val="24"/>
          <w:vertAlign w:val="superscript"/>
        </w:rPr>
        <w:footnoteRef/>
      </w:r>
      <w:r w:rsidRPr="009537E0">
        <w:rPr>
          <w:sz w:val="24"/>
        </w:rPr>
        <w:t xml:space="preserve"> Одна из которых является информационной (цифровой) правовой природой. </w:t>
      </w:r>
    </w:p>
  </w:footnote>
  <w:footnote w:id="61">
    <w:p w14:paraId="487440EE" w14:textId="77777777" w:rsidR="00536072" w:rsidRPr="009537E0" w:rsidRDefault="00536072" w:rsidP="008862A5">
      <w:pPr>
        <w:pStyle w:val="Footnote"/>
        <w:ind w:firstLine="709"/>
        <w:jc w:val="both"/>
      </w:pPr>
      <w:r w:rsidRPr="009537E0">
        <w:rPr>
          <w:sz w:val="24"/>
          <w:vertAlign w:val="superscript"/>
        </w:rPr>
        <w:footnoteRef/>
      </w:r>
      <w:r w:rsidRPr="009537E0">
        <w:rPr>
          <w:sz w:val="24"/>
        </w:rPr>
        <w:t xml:space="preserve"> Вайпан В. А., Северин В. А. Традиции и развитие исследований в сфере правовой информатики, информационного и цифрового права // Вестник Московского университета. Серия 11: Право. 2024. № 6.</w:t>
      </w:r>
    </w:p>
  </w:footnote>
  <w:footnote w:id="62">
    <w:p w14:paraId="2EEBBFCF" w14:textId="77777777" w:rsidR="00536072" w:rsidRPr="009537E0" w:rsidRDefault="00536072">
      <w:pPr>
        <w:pStyle w:val="af"/>
      </w:pPr>
      <w:r w:rsidRPr="009537E0">
        <w:rPr>
          <w:rStyle w:val="ae"/>
        </w:rPr>
        <w:footnoteRef/>
      </w:r>
      <w:r w:rsidRPr="009537E0">
        <w:t xml:space="preserve"> Полякова Т. А., Чеботарева А. А. Место Информационного кодекса в системе российского права/Проблемы системы и систематизации законодательства: сб. статей/Под ред //ВБ Исакова и ЕН Салыгина. Нац. исслед. ун-т «Высшая школа экономики». Факультет права. Кафедра теории и истории права. М.: ИД «Юриспруденция. – 2018. – С. 136</w:t>
      </w:r>
    </w:p>
  </w:footnote>
  <w:footnote w:id="63">
    <w:p w14:paraId="252A2E69" w14:textId="77777777" w:rsidR="00536072" w:rsidRPr="009537E0" w:rsidRDefault="00536072">
      <w:pPr>
        <w:pStyle w:val="af"/>
      </w:pPr>
      <w:r w:rsidRPr="009537E0">
        <w:rPr>
          <w:rStyle w:val="ae"/>
        </w:rPr>
        <w:footnoteRef/>
      </w:r>
      <w:r w:rsidRPr="009537E0">
        <w:t xml:space="preserve"> С 50 Концепция информационного кодекса РФ.</w:t>
      </w:r>
    </w:p>
  </w:footnote>
  <w:footnote w:id="64">
    <w:p w14:paraId="5E432D30" w14:textId="77777777" w:rsidR="00536072" w:rsidRPr="009537E0" w:rsidRDefault="00536072" w:rsidP="00F7343C">
      <w:pPr>
        <w:pStyle w:val="af"/>
      </w:pPr>
      <w:r w:rsidRPr="009537E0">
        <w:rPr>
          <w:rStyle w:val="ae"/>
        </w:rPr>
        <w:footnoteRef/>
      </w:r>
      <w:r w:rsidRPr="009537E0">
        <w:t xml:space="preserve"> См.: Аюшеева И.Э. Цифровые объекты гражданских прав // Lex russica (Русский закон). 2021. N 7 (176). С. 32 - 43</w:t>
      </w:r>
    </w:p>
  </w:footnote>
  <w:footnote w:id="65">
    <w:p w14:paraId="5229695F" w14:textId="77777777" w:rsidR="00536072" w:rsidRPr="009537E0" w:rsidRDefault="00536072" w:rsidP="00BB382A">
      <w:pPr>
        <w:pStyle w:val="af"/>
        <w:jc w:val="both"/>
      </w:pPr>
      <w:r w:rsidRPr="009537E0">
        <w:rPr>
          <w:rStyle w:val="ae"/>
        </w:rPr>
        <w:footnoteRef/>
      </w:r>
      <w:r w:rsidRPr="009537E0">
        <w:t xml:space="preserve"> Федеральный закон от 31.07.2020 № 258-ФЗ «Об экспериментальных правовых режимах в сфере цифровых инноваций в Российской Федерации».</w:t>
      </w:r>
    </w:p>
  </w:footnote>
  <w:footnote w:id="66">
    <w:p w14:paraId="19BC40AC" w14:textId="77777777" w:rsidR="00536072" w:rsidRPr="009537E0" w:rsidRDefault="00536072" w:rsidP="0011052C">
      <w:pPr>
        <w:pStyle w:val="af"/>
      </w:pPr>
      <w:r w:rsidRPr="009537E0">
        <w:rPr>
          <w:rStyle w:val="ae"/>
        </w:rPr>
        <w:footnoteRef/>
      </w:r>
      <w:r w:rsidRPr="009537E0">
        <w:t xml:space="preserve"> Право цифровой среды (монография) (коллектив авторов; под ред. к.ю.н., доц. Т.П. Подшивалова, к.ю.н., доц. Е.В. Титовой, к.ю.н., доц. Е.А. Громовой). - "Проспект", 2022 г.</w:t>
      </w:r>
    </w:p>
  </w:footnote>
  <w:footnote w:id="67">
    <w:p w14:paraId="6609D42F" w14:textId="77777777" w:rsidR="00536072" w:rsidRPr="009537E0" w:rsidRDefault="00536072" w:rsidP="0011052C">
      <w:pPr>
        <w:pStyle w:val="Footnote"/>
        <w:jc w:val="both"/>
      </w:pPr>
      <w:r w:rsidRPr="009537E0">
        <w:rPr>
          <w:vertAlign w:val="superscript"/>
        </w:rPr>
        <w:footnoteRef/>
      </w:r>
      <w:r w:rsidRPr="009537E0">
        <w:t xml:space="preserve"> Информационные технологии в юридической деятельности (правовая информатика в цифровую эпоху): учебное пособие. Ч. 1 / В.А. Вайпан, Е.А. Ильюшин, В.Ю. Патенкова, В.А. Северин, И.И. Щенникова; под ред. д.ю.н., проф. В.А. Вайпана. — М.: Юстицинформ, 2024. С. 187.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F4584"/>
    <w:multiLevelType w:val="hybridMultilevel"/>
    <w:tmpl w:val="CED4423E"/>
    <w:lvl w:ilvl="0" w:tplc="8FAE780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15883BA5"/>
    <w:multiLevelType w:val="multilevel"/>
    <w:tmpl w:val="BDA058E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2" w15:restartNumberingAfterBreak="0">
    <w:nsid w:val="25EB4EF4"/>
    <w:multiLevelType w:val="multilevel"/>
    <w:tmpl w:val="41D2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150795"/>
    <w:multiLevelType w:val="multilevel"/>
    <w:tmpl w:val="23D4D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623F48"/>
    <w:multiLevelType w:val="multilevel"/>
    <w:tmpl w:val="EB606B6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6FD0CA0"/>
    <w:multiLevelType w:val="hybridMultilevel"/>
    <w:tmpl w:val="33B87D2E"/>
    <w:lvl w:ilvl="0" w:tplc="7A6AD8C2">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15:restartNumberingAfterBreak="0">
    <w:nsid w:val="55322307"/>
    <w:multiLevelType w:val="multilevel"/>
    <w:tmpl w:val="E91C6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7519A3"/>
    <w:multiLevelType w:val="multilevel"/>
    <w:tmpl w:val="618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B6AF1"/>
    <w:multiLevelType w:val="multilevel"/>
    <w:tmpl w:val="DAB276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5E325D4B"/>
    <w:multiLevelType w:val="multilevel"/>
    <w:tmpl w:val="875E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D3A3D"/>
    <w:multiLevelType w:val="hybridMultilevel"/>
    <w:tmpl w:val="8326D534"/>
    <w:lvl w:ilvl="0" w:tplc="CD2A55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F794163"/>
    <w:multiLevelType w:val="multilevel"/>
    <w:tmpl w:val="4420FB1A"/>
    <w:lvl w:ilvl="0">
      <w:start w:val="2020"/>
      <w:numFmt w:val="decimal"/>
      <w:lvlText w:val="%1."/>
      <w:lvlJc w:val="left"/>
      <w:rPr>
        <w:rFonts w:ascii="Calibri" w:eastAsia="Calibri" w:hAnsi="Calibri" w:cs="Calibri"/>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9690257"/>
    <w:multiLevelType w:val="multilevel"/>
    <w:tmpl w:val="0162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450EB4"/>
    <w:multiLevelType w:val="multilevel"/>
    <w:tmpl w:val="8820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401C6"/>
    <w:multiLevelType w:val="multilevel"/>
    <w:tmpl w:val="63120E8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7"/>
  </w:num>
  <w:num w:numId="3">
    <w:abstractNumId w:val="12"/>
  </w:num>
  <w:num w:numId="4">
    <w:abstractNumId w:val="13"/>
  </w:num>
  <w:num w:numId="5">
    <w:abstractNumId w:val="3"/>
  </w:num>
  <w:num w:numId="6">
    <w:abstractNumId w:val="6"/>
  </w:num>
  <w:num w:numId="7">
    <w:abstractNumId w:val="9"/>
  </w:num>
  <w:num w:numId="8">
    <w:abstractNumId w:val="10"/>
  </w:num>
  <w:num w:numId="9">
    <w:abstractNumId w:val="5"/>
  </w:num>
  <w:num w:numId="10">
    <w:abstractNumId w:val="11"/>
  </w:num>
  <w:num w:numId="11">
    <w:abstractNumId w:val="0"/>
  </w:num>
  <w:num w:numId="12">
    <w:abstractNumId w:val="1"/>
  </w:num>
  <w:num w:numId="13">
    <w:abstractNumId w:val="8"/>
  </w:num>
  <w:num w:numId="14">
    <w:abstractNumId w:val="4"/>
  </w:num>
  <w:num w:numId="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454"/>
    <w:rsid w:val="00000DD9"/>
    <w:rsid w:val="00011920"/>
    <w:rsid w:val="00026D82"/>
    <w:rsid w:val="00030EE4"/>
    <w:rsid w:val="00032ACF"/>
    <w:rsid w:val="00041B9F"/>
    <w:rsid w:val="0004288F"/>
    <w:rsid w:val="00045D0B"/>
    <w:rsid w:val="00057D5C"/>
    <w:rsid w:val="000636F1"/>
    <w:rsid w:val="0006623F"/>
    <w:rsid w:val="000663BE"/>
    <w:rsid w:val="00072D7C"/>
    <w:rsid w:val="00077DCB"/>
    <w:rsid w:val="00080D8A"/>
    <w:rsid w:val="00081109"/>
    <w:rsid w:val="00081487"/>
    <w:rsid w:val="000836C7"/>
    <w:rsid w:val="00083BA1"/>
    <w:rsid w:val="000A19B5"/>
    <w:rsid w:val="000A594A"/>
    <w:rsid w:val="000B7EF4"/>
    <w:rsid w:val="000C1066"/>
    <w:rsid w:val="000D4962"/>
    <w:rsid w:val="000E13D1"/>
    <w:rsid w:val="000E35A5"/>
    <w:rsid w:val="000F145F"/>
    <w:rsid w:val="000F25D1"/>
    <w:rsid w:val="000F6F37"/>
    <w:rsid w:val="001041B9"/>
    <w:rsid w:val="0011052C"/>
    <w:rsid w:val="0011209E"/>
    <w:rsid w:val="00112640"/>
    <w:rsid w:val="00115B30"/>
    <w:rsid w:val="00122B7C"/>
    <w:rsid w:val="00124673"/>
    <w:rsid w:val="0013037D"/>
    <w:rsid w:val="00131B35"/>
    <w:rsid w:val="001446DA"/>
    <w:rsid w:val="00145F3E"/>
    <w:rsid w:val="00163A4E"/>
    <w:rsid w:val="00167050"/>
    <w:rsid w:val="001756E4"/>
    <w:rsid w:val="00183CA4"/>
    <w:rsid w:val="00184F45"/>
    <w:rsid w:val="00184FB0"/>
    <w:rsid w:val="001976BB"/>
    <w:rsid w:val="001A7A8B"/>
    <w:rsid w:val="001B168F"/>
    <w:rsid w:val="001B3CFF"/>
    <w:rsid w:val="001C60A1"/>
    <w:rsid w:val="001D2F35"/>
    <w:rsid w:val="001E085F"/>
    <w:rsid w:val="001E3C45"/>
    <w:rsid w:val="001F4EEB"/>
    <w:rsid w:val="001F5E2A"/>
    <w:rsid w:val="0021461E"/>
    <w:rsid w:val="00215F9E"/>
    <w:rsid w:val="00224D0A"/>
    <w:rsid w:val="00225F42"/>
    <w:rsid w:val="002306C7"/>
    <w:rsid w:val="0023159C"/>
    <w:rsid w:val="00243CB6"/>
    <w:rsid w:val="002464F9"/>
    <w:rsid w:val="002530AE"/>
    <w:rsid w:val="00256162"/>
    <w:rsid w:val="00263C06"/>
    <w:rsid w:val="00290D36"/>
    <w:rsid w:val="002C2219"/>
    <w:rsid w:val="002C54FB"/>
    <w:rsid w:val="002D0DDF"/>
    <w:rsid w:val="002D4439"/>
    <w:rsid w:val="002E36D7"/>
    <w:rsid w:val="002F0E5F"/>
    <w:rsid w:val="002F6D3C"/>
    <w:rsid w:val="00302E48"/>
    <w:rsid w:val="00302FCD"/>
    <w:rsid w:val="00313613"/>
    <w:rsid w:val="00337835"/>
    <w:rsid w:val="00343971"/>
    <w:rsid w:val="00353FE7"/>
    <w:rsid w:val="0035603A"/>
    <w:rsid w:val="00392EBF"/>
    <w:rsid w:val="00393A8D"/>
    <w:rsid w:val="003B070F"/>
    <w:rsid w:val="003C2BFE"/>
    <w:rsid w:val="003D3993"/>
    <w:rsid w:val="003E01A9"/>
    <w:rsid w:val="003E1770"/>
    <w:rsid w:val="003E2F3B"/>
    <w:rsid w:val="003E6352"/>
    <w:rsid w:val="00400D9E"/>
    <w:rsid w:val="00411DCD"/>
    <w:rsid w:val="00424109"/>
    <w:rsid w:val="00453898"/>
    <w:rsid w:val="00453B75"/>
    <w:rsid w:val="00481B0A"/>
    <w:rsid w:val="0048581A"/>
    <w:rsid w:val="004B3A79"/>
    <w:rsid w:val="004C28A7"/>
    <w:rsid w:val="004D2A1B"/>
    <w:rsid w:val="004D58B0"/>
    <w:rsid w:val="004E1459"/>
    <w:rsid w:val="004F5D7C"/>
    <w:rsid w:val="005033A5"/>
    <w:rsid w:val="00510D5E"/>
    <w:rsid w:val="00512253"/>
    <w:rsid w:val="00526A6E"/>
    <w:rsid w:val="00536072"/>
    <w:rsid w:val="005443F0"/>
    <w:rsid w:val="00546F54"/>
    <w:rsid w:val="00547AE0"/>
    <w:rsid w:val="00562E04"/>
    <w:rsid w:val="005765C0"/>
    <w:rsid w:val="00591235"/>
    <w:rsid w:val="00591C22"/>
    <w:rsid w:val="0059343C"/>
    <w:rsid w:val="0059698E"/>
    <w:rsid w:val="005B7844"/>
    <w:rsid w:val="005B7939"/>
    <w:rsid w:val="005C0821"/>
    <w:rsid w:val="005C4A78"/>
    <w:rsid w:val="005D487E"/>
    <w:rsid w:val="005D6CDB"/>
    <w:rsid w:val="005D79B6"/>
    <w:rsid w:val="005F1D11"/>
    <w:rsid w:val="005F430A"/>
    <w:rsid w:val="0061478D"/>
    <w:rsid w:val="0063246F"/>
    <w:rsid w:val="00634258"/>
    <w:rsid w:val="00643F47"/>
    <w:rsid w:val="00647418"/>
    <w:rsid w:val="00667159"/>
    <w:rsid w:val="00671959"/>
    <w:rsid w:val="00676FD7"/>
    <w:rsid w:val="00682CBC"/>
    <w:rsid w:val="00684016"/>
    <w:rsid w:val="00687087"/>
    <w:rsid w:val="00690300"/>
    <w:rsid w:val="00695C28"/>
    <w:rsid w:val="006A61E2"/>
    <w:rsid w:val="006B7164"/>
    <w:rsid w:val="006D5B29"/>
    <w:rsid w:val="006E4710"/>
    <w:rsid w:val="00711B8B"/>
    <w:rsid w:val="00714DCD"/>
    <w:rsid w:val="00722182"/>
    <w:rsid w:val="00723A3B"/>
    <w:rsid w:val="007339EA"/>
    <w:rsid w:val="00734120"/>
    <w:rsid w:val="007616CC"/>
    <w:rsid w:val="00765F96"/>
    <w:rsid w:val="007750D7"/>
    <w:rsid w:val="00775E05"/>
    <w:rsid w:val="0078704C"/>
    <w:rsid w:val="00791864"/>
    <w:rsid w:val="00794617"/>
    <w:rsid w:val="007951D9"/>
    <w:rsid w:val="007B4D1D"/>
    <w:rsid w:val="007C3744"/>
    <w:rsid w:val="007D52D1"/>
    <w:rsid w:val="007E11A6"/>
    <w:rsid w:val="00805483"/>
    <w:rsid w:val="00805F1A"/>
    <w:rsid w:val="008145E1"/>
    <w:rsid w:val="00816D6D"/>
    <w:rsid w:val="008174BC"/>
    <w:rsid w:val="00823C96"/>
    <w:rsid w:val="00830C5B"/>
    <w:rsid w:val="008346A7"/>
    <w:rsid w:val="00844FAA"/>
    <w:rsid w:val="00867EF9"/>
    <w:rsid w:val="008739B9"/>
    <w:rsid w:val="008859AF"/>
    <w:rsid w:val="008862A5"/>
    <w:rsid w:val="00894319"/>
    <w:rsid w:val="008A7009"/>
    <w:rsid w:val="008C45F3"/>
    <w:rsid w:val="008E01AE"/>
    <w:rsid w:val="008E7668"/>
    <w:rsid w:val="008F1545"/>
    <w:rsid w:val="00906088"/>
    <w:rsid w:val="00920117"/>
    <w:rsid w:val="00925A56"/>
    <w:rsid w:val="00935590"/>
    <w:rsid w:val="0094309E"/>
    <w:rsid w:val="00950449"/>
    <w:rsid w:val="009537E0"/>
    <w:rsid w:val="00964716"/>
    <w:rsid w:val="009933CC"/>
    <w:rsid w:val="009A5D63"/>
    <w:rsid w:val="009C2513"/>
    <w:rsid w:val="009C722C"/>
    <w:rsid w:val="009D167E"/>
    <w:rsid w:val="009E2ED2"/>
    <w:rsid w:val="009E7761"/>
    <w:rsid w:val="00A02D90"/>
    <w:rsid w:val="00A14F8F"/>
    <w:rsid w:val="00A15608"/>
    <w:rsid w:val="00A43C43"/>
    <w:rsid w:val="00A54E24"/>
    <w:rsid w:val="00A658A9"/>
    <w:rsid w:val="00A750DA"/>
    <w:rsid w:val="00A96531"/>
    <w:rsid w:val="00AA012D"/>
    <w:rsid w:val="00AC7D14"/>
    <w:rsid w:val="00AD3CE2"/>
    <w:rsid w:val="00AD58AD"/>
    <w:rsid w:val="00B048FE"/>
    <w:rsid w:val="00B15D49"/>
    <w:rsid w:val="00B16239"/>
    <w:rsid w:val="00B27AD9"/>
    <w:rsid w:val="00B42DA5"/>
    <w:rsid w:val="00B5791B"/>
    <w:rsid w:val="00B60621"/>
    <w:rsid w:val="00B62BA9"/>
    <w:rsid w:val="00B634C0"/>
    <w:rsid w:val="00B85C8F"/>
    <w:rsid w:val="00B91A2A"/>
    <w:rsid w:val="00B94544"/>
    <w:rsid w:val="00B9527C"/>
    <w:rsid w:val="00BB382A"/>
    <w:rsid w:val="00BB4514"/>
    <w:rsid w:val="00BB7C5B"/>
    <w:rsid w:val="00BC09AD"/>
    <w:rsid w:val="00BC1390"/>
    <w:rsid w:val="00BC35FD"/>
    <w:rsid w:val="00BD6080"/>
    <w:rsid w:val="00BE50FC"/>
    <w:rsid w:val="00BF7FED"/>
    <w:rsid w:val="00C05133"/>
    <w:rsid w:val="00C115A3"/>
    <w:rsid w:val="00C12298"/>
    <w:rsid w:val="00C1528E"/>
    <w:rsid w:val="00C21590"/>
    <w:rsid w:val="00C24E6C"/>
    <w:rsid w:val="00C43F1B"/>
    <w:rsid w:val="00C44012"/>
    <w:rsid w:val="00C60EE7"/>
    <w:rsid w:val="00C71293"/>
    <w:rsid w:val="00C77CF8"/>
    <w:rsid w:val="00C818B5"/>
    <w:rsid w:val="00C83F43"/>
    <w:rsid w:val="00C848DD"/>
    <w:rsid w:val="00CB62C2"/>
    <w:rsid w:val="00D03297"/>
    <w:rsid w:val="00D10F43"/>
    <w:rsid w:val="00D152B0"/>
    <w:rsid w:val="00D20AA8"/>
    <w:rsid w:val="00D44AA0"/>
    <w:rsid w:val="00D57694"/>
    <w:rsid w:val="00D60E26"/>
    <w:rsid w:val="00D645C8"/>
    <w:rsid w:val="00D815EF"/>
    <w:rsid w:val="00D8342B"/>
    <w:rsid w:val="00D87C9F"/>
    <w:rsid w:val="00D9622A"/>
    <w:rsid w:val="00D9681B"/>
    <w:rsid w:val="00DC1FE4"/>
    <w:rsid w:val="00DD1D66"/>
    <w:rsid w:val="00DF2094"/>
    <w:rsid w:val="00DF4A5F"/>
    <w:rsid w:val="00E002E7"/>
    <w:rsid w:val="00E02FDC"/>
    <w:rsid w:val="00E0664B"/>
    <w:rsid w:val="00E204FE"/>
    <w:rsid w:val="00E24829"/>
    <w:rsid w:val="00E268ED"/>
    <w:rsid w:val="00E3739B"/>
    <w:rsid w:val="00E77BDE"/>
    <w:rsid w:val="00E9428E"/>
    <w:rsid w:val="00EA0732"/>
    <w:rsid w:val="00EC631F"/>
    <w:rsid w:val="00ED3BA9"/>
    <w:rsid w:val="00EE125C"/>
    <w:rsid w:val="00F02C60"/>
    <w:rsid w:val="00F0590B"/>
    <w:rsid w:val="00F23120"/>
    <w:rsid w:val="00F309E9"/>
    <w:rsid w:val="00F3403F"/>
    <w:rsid w:val="00F37DE2"/>
    <w:rsid w:val="00F54A71"/>
    <w:rsid w:val="00F6164D"/>
    <w:rsid w:val="00F61719"/>
    <w:rsid w:val="00F7343C"/>
    <w:rsid w:val="00F74C77"/>
    <w:rsid w:val="00F82AB1"/>
    <w:rsid w:val="00F96454"/>
    <w:rsid w:val="00F97A90"/>
    <w:rsid w:val="00FA4F41"/>
    <w:rsid w:val="00FB2A71"/>
    <w:rsid w:val="00FB56AA"/>
    <w:rsid w:val="00FC5915"/>
    <w:rsid w:val="00FD0CD3"/>
    <w:rsid w:val="00FD1AEB"/>
    <w:rsid w:val="00FD2D7C"/>
    <w:rsid w:val="00FD74A6"/>
    <w:rsid w:val="00FE1F1A"/>
    <w:rsid w:val="00FF3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2E3A"/>
  <w15:chartTrackingRefBased/>
  <w15:docId w15:val="{EE6F1BEC-E1F0-45B8-913B-2F33537A9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F9645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4">
    <w:name w:val="heading 4"/>
    <w:basedOn w:val="a"/>
    <w:link w:val="40"/>
    <w:uiPriority w:val="9"/>
    <w:qFormat/>
    <w:rsid w:val="00F96454"/>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96454"/>
    <w:rPr>
      <w:rFonts w:ascii="Times New Roman" w:eastAsia="Times New Roman" w:hAnsi="Times New Roman" w:cs="Times New Roman"/>
      <w:b/>
      <w:bCs/>
      <w:sz w:val="27"/>
      <w:szCs w:val="27"/>
      <w:lang w:eastAsia="en-GB"/>
    </w:rPr>
  </w:style>
  <w:style w:type="character" w:customStyle="1" w:styleId="40">
    <w:name w:val="Заголовок 4 Знак"/>
    <w:basedOn w:val="a0"/>
    <w:link w:val="4"/>
    <w:uiPriority w:val="9"/>
    <w:rsid w:val="00F96454"/>
    <w:rPr>
      <w:rFonts w:ascii="Times New Roman" w:eastAsia="Times New Roman" w:hAnsi="Times New Roman" w:cs="Times New Roman"/>
      <w:b/>
      <w:bCs/>
      <w:sz w:val="24"/>
      <w:szCs w:val="24"/>
      <w:lang w:eastAsia="en-GB"/>
    </w:rPr>
  </w:style>
  <w:style w:type="paragraph" w:customStyle="1" w:styleId="ds-markdown-paragraph">
    <w:name w:val="ds-markdown-paragraph"/>
    <w:basedOn w:val="a"/>
    <w:rsid w:val="00F9645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3">
    <w:name w:val="Strong"/>
    <w:basedOn w:val="a0"/>
    <w:uiPriority w:val="22"/>
    <w:qFormat/>
    <w:rsid w:val="00F96454"/>
    <w:rPr>
      <w:b/>
      <w:bCs/>
    </w:rPr>
  </w:style>
  <w:style w:type="character" w:styleId="a4">
    <w:name w:val="Emphasis"/>
    <w:basedOn w:val="a0"/>
    <w:uiPriority w:val="20"/>
    <w:qFormat/>
    <w:rsid w:val="00F96454"/>
    <w:rPr>
      <w:i/>
      <w:iCs/>
    </w:rPr>
  </w:style>
  <w:style w:type="paragraph" w:styleId="a5">
    <w:name w:val="Balloon Text"/>
    <w:basedOn w:val="a"/>
    <w:link w:val="a6"/>
    <w:uiPriority w:val="99"/>
    <w:semiHidden/>
    <w:unhideWhenUsed/>
    <w:rsid w:val="00894319"/>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894319"/>
    <w:rPr>
      <w:rFonts w:ascii="Segoe UI" w:hAnsi="Segoe UI" w:cs="Segoe UI"/>
      <w:sz w:val="18"/>
      <w:szCs w:val="18"/>
    </w:rPr>
  </w:style>
  <w:style w:type="character" w:styleId="a7">
    <w:name w:val="annotation reference"/>
    <w:basedOn w:val="a0"/>
    <w:uiPriority w:val="99"/>
    <w:semiHidden/>
    <w:unhideWhenUsed/>
    <w:rsid w:val="00C05133"/>
    <w:rPr>
      <w:sz w:val="16"/>
      <w:szCs w:val="16"/>
    </w:rPr>
  </w:style>
  <w:style w:type="paragraph" w:styleId="a8">
    <w:name w:val="annotation text"/>
    <w:basedOn w:val="a"/>
    <w:link w:val="a9"/>
    <w:uiPriority w:val="99"/>
    <w:unhideWhenUsed/>
    <w:rsid w:val="00C05133"/>
    <w:pPr>
      <w:spacing w:line="240" w:lineRule="auto"/>
    </w:pPr>
    <w:rPr>
      <w:sz w:val="20"/>
      <w:szCs w:val="20"/>
    </w:rPr>
  </w:style>
  <w:style w:type="character" w:customStyle="1" w:styleId="a9">
    <w:name w:val="Текст примечания Знак"/>
    <w:basedOn w:val="a0"/>
    <w:link w:val="a8"/>
    <w:uiPriority w:val="99"/>
    <w:rsid w:val="00C05133"/>
    <w:rPr>
      <w:sz w:val="20"/>
      <w:szCs w:val="20"/>
    </w:rPr>
  </w:style>
  <w:style w:type="paragraph" w:styleId="aa">
    <w:name w:val="annotation subject"/>
    <w:basedOn w:val="a8"/>
    <w:next w:val="a8"/>
    <w:link w:val="ab"/>
    <w:uiPriority w:val="99"/>
    <w:semiHidden/>
    <w:unhideWhenUsed/>
    <w:rsid w:val="00C05133"/>
    <w:rPr>
      <w:b/>
      <w:bCs/>
    </w:rPr>
  </w:style>
  <w:style w:type="character" w:customStyle="1" w:styleId="ab">
    <w:name w:val="Тема примечания Знак"/>
    <w:basedOn w:val="a9"/>
    <w:link w:val="aa"/>
    <w:uiPriority w:val="99"/>
    <w:semiHidden/>
    <w:rsid w:val="00C05133"/>
    <w:rPr>
      <w:b/>
      <w:bCs/>
      <w:sz w:val="20"/>
      <w:szCs w:val="20"/>
    </w:rPr>
  </w:style>
  <w:style w:type="paragraph" w:styleId="ac">
    <w:name w:val="List Paragraph"/>
    <w:basedOn w:val="a"/>
    <w:link w:val="ad"/>
    <w:qFormat/>
    <w:rsid w:val="00263C06"/>
    <w:pPr>
      <w:ind w:left="720"/>
      <w:contextualSpacing/>
    </w:pPr>
  </w:style>
  <w:style w:type="character" w:styleId="ae">
    <w:name w:val="footnote reference"/>
    <w:basedOn w:val="a0"/>
    <w:link w:val="1"/>
    <w:uiPriority w:val="99"/>
    <w:unhideWhenUsed/>
    <w:rsid w:val="005033A5"/>
    <w:rPr>
      <w:vertAlign w:val="superscript"/>
    </w:rPr>
  </w:style>
  <w:style w:type="paragraph" w:customStyle="1" w:styleId="1">
    <w:name w:val="Знак сноски1"/>
    <w:basedOn w:val="a"/>
    <w:link w:val="ae"/>
    <w:uiPriority w:val="99"/>
    <w:rsid w:val="005033A5"/>
    <w:pPr>
      <w:spacing w:line="264" w:lineRule="auto"/>
    </w:pPr>
    <w:rPr>
      <w:vertAlign w:val="superscript"/>
    </w:rPr>
  </w:style>
  <w:style w:type="paragraph" w:customStyle="1" w:styleId="Footnote">
    <w:name w:val="Footnote"/>
    <w:basedOn w:val="a"/>
    <w:link w:val="Footnote4"/>
    <w:rsid w:val="005033A5"/>
    <w:pPr>
      <w:spacing w:after="0" w:line="240" w:lineRule="auto"/>
    </w:pPr>
    <w:rPr>
      <w:rFonts w:ascii="Times New Roman" w:eastAsia="Times New Roman" w:hAnsi="Times New Roman" w:cs="Times New Roman"/>
      <w:color w:val="000000"/>
      <w:sz w:val="20"/>
      <w:szCs w:val="20"/>
      <w:lang w:val="ru-RU" w:eastAsia="ru-RU"/>
    </w:rPr>
  </w:style>
  <w:style w:type="character" w:customStyle="1" w:styleId="Footnote4">
    <w:name w:val="Footnote4"/>
    <w:basedOn w:val="a0"/>
    <w:link w:val="Footnote"/>
    <w:rsid w:val="005033A5"/>
    <w:rPr>
      <w:rFonts w:ascii="Times New Roman" w:eastAsia="Times New Roman" w:hAnsi="Times New Roman" w:cs="Times New Roman"/>
      <w:color w:val="000000"/>
      <w:sz w:val="20"/>
      <w:szCs w:val="20"/>
      <w:lang w:val="ru-RU" w:eastAsia="ru-RU"/>
    </w:rPr>
  </w:style>
  <w:style w:type="paragraph" w:customStyle="1" w:styleId="13">
    <w:name w:val="Знак сноски13"/>
    <w:basedOn w:val="a"/>
    <w:link w:val="12"/>
    <w:rsid w:val="002F6D3C"/>
    <w:pPr>
      <w:spacing w:line="264" w:lineRule="auto"/>
    </w:pPr>
    <w:rPr>
      <w:rFonts w:eastAsia="Times New Roman" w:cs="Times New Roman"/>
      <w:color w:val="000000"/>
      <w:szCs w:val="20"/>
      <w:vertAlign w:val="superscript"/>
      <w:lang w:val="ru-RU" w:eastAsia="ru-RU"/>
    </w:rPr>
  </w:style>
  <w:style w:type="paragraph" w:styleId="af">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f0"/>
    <w:uiPriority w:val="99"/>
    <w:rsid w:val="002F6D3C"/>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f0">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f"/>
    <w:uiPriority w:val="99"/>
    <w:rsid w:val="002F6D3C"/>
    <w:rPr>
      <w:rFonts w:ascii="Times New Roman" w:eastAsia="Times New Roman" w:hAnsi="Times New Roman" w:cs="Times New Roman"/>
      <w:color w:val="000000"/>
      <w:sz w:val="20"/>
      <w:szCs w:val="20"/>
      <w:lang w:val="ru-RU" w:eastAsia="ru-RU"/>
    </w:rPr>
  </w:style>
  <w:style w:type="character" w:customStyle="1" w:styleId="Footnote6">
    <w:name w:val="Footnote6"/>
    <w:basedOn w:val="a0"/>
    <w:rsid w:val="0011052C"/>
    <w:rPr>
      <w:rFonts w:ascii="Times New Roman" w:hAnsi="Times New Roman"/>
      <w:sz w:val="20"/>
    </w:rPr>
  </w:style>
  <w:style w:type="character" w:customStyle="1" w:styleId="12">
    <w:name w:val="Знак сноски12"/>
    <w:basedOn w:val="a0"/>
    <w:link w:val="13"/>
    <w:rsid w:val="0011052C"/>
    <w:rPr>
      <w:rFonts w:eastAsia="Times New Roman" w:cs="Times New Roman"/>
      <w:color w:val="000000"/>
      <w:szCs w:val="20"/>
      <w:vertAlign w:val="superscript"/>
      <w:lang w:val="ru-RU" w:eastAsia="ru-RU"/>
    </w:rPr>
  </w:style>
  <w:style w:type="table" w:styleId="af1">
    <w:name w:val="Table Grid"/>
    <w:basedOn w:val="a1"/>
    <w:uiPriority w:val="39"/>
    <w:rsid w:val="00795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Сноска_"/>
    <w:basedOn w:val="a0"/>
    <w:link w:val="af3"/>
    <w:rsid w:val="00A43C43"/>
    <w:rPr>
      <w:rFonts w:ascii="Calibri" w:eastAsia="Calibri" w:hAnsi="Calibri" w:cs="Calibri"/>
      <w:sz w:val="20"/>
      <w:szCs w:val="20"/>
      <w:shd w:val="clear" w:color="auto" w:fill="FFFFFF"/>
    </w:rPr>
  </w:style>
  <w:style w:type="paragraph" w:customStyle="1" w:styleId="af3">
    <w:name w:val="Сноска"/>
    <w:basedOn w:val="a"/>
    <w:link w:val="af2"/>
    <w:rsid w:val="00A43C43"/>
    <w:pPr>
      <w:widowControl w:val="0"/>
      <w:shd w:val="clear" w:color="auto" w:fill="FFFFFF"/>
      <w:spacing w:after="0" w:line="240" w:lineRule="auto"/>
      <w:ind w:left="280" w:hanging="280"/>
    </w:pPr>
    <w:rPr>
      <w:rFonts w:ascii="Calibri" w:eastAsia="Calibri" w:hAnsi="Calibri" w:cs="Calibri"/>
      <w:sz w:val="20"/>
      <w:szCs w:val="20"/>
    </w:rPr>
  </w:style>
  <w:style w:type="character" w:customStyle="1" w:styleId="af4">
    <w:name w:val="Основной текст_"/>
    <w:basedOn w:val="a0"/>
    <w:link w:val="10"/>
    <w:rsid w:val="001C60A1"/>
    <w:rPr>
      <w:rFonts w:ascii="Arial" w:eastAsia="Arial" w:hAnsi="Arial" w:cs="Arial"/>
      <w:sz w:val="20"/>
      <w:szCs w:val="20"/>
      <w:shd w:val="clear" w:color="auto" w:fill="FFFFFF"/>
    </w:rPr>
  </w:style>
  <w:style w:type="paragraph" w:customStyle="1" w:styleId="10">
    <w:name w:val="Основной текст1"/>
    <w:basedOn w:val="a"/>
    <w:link w:val="af4"/>
    <w:rsid w:val="001C60A1"/>
    <w:pPr>
      <w:widowControl w:val="0"/>
      <w:shd w:val="clear" w:color="auto" w:fill="FFFFFF"/>
      <w:spacing w:after="0" w:line="252" w:lineRule="auto"/>
      <w:ind w:firstLine="400"/>
    </w:pPr>
    <w:rPr>
      <w:rFonts w:ascii="Arial" w:eastAsia="Arial" w:hAnsi="Arial" w:cs="Arial"/>
      <w:sz w:val="20"/>
      <w:szCs w:val="20"/>
    </w:rPr>
  </w:style>
  <w:style w:type="character" w:customStyle="1" w:styleId="2">
    <w:name w:val="Колонтитул (2)_"/>
    <w:basedOn w:val="a0"/>
    <w:link w:val="20"/>
    <w:rsid w:val="00591C22"/>
    <w:rPr>
      <w:rFonts w:ascii="Times New Roman" w:eastAsia="Times New Roman" w:hAnsi="Times New Roman" w:cs="Times New Roman"/>
      <w:sz w:val="20"/>
      <w:szCs w:val="20"/>
      <w:shd w:val="clear" w:color="auto" w:fill="FFFFFF"/>
    </w:rPr>
  </w:style>
  <w:style w:type="paragraph" w:customStyle="1" w:styleId="20">
    <w:name w:val="Колонтитул (2)"/>
    <w:basedOn w:val="a"/>
    <w:link w:val="2"/>
    <w:rsid w:val="00591C22"/>
    <w:pPr>
      <w:widowControl w:val="0"/>
      <w:shd w:val="clear" w:color="auto" w:fill="FFFFFF"/>
      <w:spacing w:after="0" w:line="240" w:lineRule="auto"/>
    </w:pPr>
    <w:rPr>
      <w:rFonts w:ascii="Times New Roman" w:eastAsia="Times New Roman" w:hAnsi="Times New Roman" w:cs="Times New Roman"/>
      <w:sz w:val="20"/>
      <w:szCs w:val="20"/>
    </w:rPr>
  </w:style>
  <w:style w:type="character" w:customStyle="1" w:styleId="31">
    <w:name w:val="Основной текст (3)_"/>
    <w:basedOn w:val="a0"/>
    <w:link w:val="32"/>
    <w:rsid w:val="00243CB6"/>
    <w:rPr>
      <w:rFonts w:ascii="Times New Roman" w:eastAsia="Times New Roman" w:hAnsi="Times New Roman" w:cs="Times New Roman"/>
      <w:shd w:val="clear" w:color="auto" w:fill="FFFFFF"/>
    </w:rPr>
  </w:style>
  <w:style w:type="paragraph" w:customStyle="1" w:styleId="32">
    <w:name w:val="Основной текст (3)"/>
    <w:basedOn w:val="a"/>
    <w:link w:val="31"/>
    <w:rsid w:val="00243CB6"/>
    <w:pPr>
      <w:widowControl w:val="0"/>
      <w:shd w:val="clear" w:color="auto" w:fill="FFFFFF"/>
      <w:spacing w:after="370" w:line="240" w:lineRule="auto"/>
      <w:jc w:val="center"/>
    </w:pPr>
    <w:rPr>
      <w:rFonts w:ascii="Times New Roman" w:eastAsia="Times New Roman" w:hAnsi="Times New Roman" w:cs="Times New Roman"/>
    </w:rPr>
  </w:style>
  <w:style w:type="character" w:customStyle="1" w:styleId="ad">
    <w:name w:val="Абзац списка Знак"/>
    <w:basedOn w:val="a0"/>
    <w:link w:val="ac"/>
    <w:rsid w:val="00FB56AA"/>
  </w:style>
  <w:style w:type="paragraph" w:styleId="af5">
    <w:name w:val="Normal (Web)"/>
    <w:basedOn w:val="a"/>
    <w:uiPriority w:val="99"/>
    <w:unhideWhenUsed/>
    <w:rsid w:val="000636F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f6">
    <w:name w:val="Гипертекстовая ссылка"/>
    <w:basedOn w:val="a0"/>
    <w:uiPriority w:val="99"/>
    <w:rsid w:val="00313613"/>
    <w:rPr>
      <w:b w:val="0"/>
      <w:bCs w:val="0"/>
      <w:color w:val="106BBE"/>
    </w:rPr>
  </w:style>
  <w:style w:type="paragraph" w:styleId="af7">
    <w:name w:val="Revision"/>
    <w:hidden/>
    <w:uiPriority w:val="99"/>
    <w:semiHidden/>
    <w:rsid w:val="009537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752821">
      <w:bodyDiv w:val="1"/>
      <w:marLeft w:val="0"/>
      <w:marRight w:val="0"/>
      <w:marTop w:val="0"/>
      <w:marBottom w:val="0"/>
      <w:divBdr>
        <w:top w:val="none" w:sz="0" w:space="0" w:color="auto"/>
        <w:left w:val="none" w:sz="0" w:space="0" w:color="auto"/>
        <w:bottom w:val="none" w:sz="0" w:space="0" w:color="auto"/>
        <w:right w:val="none" w:sz="0" w:space="0" w:color="auto"/>
      </w:divBdr>
      <w:divsChild>
        <w:div w:id="321979847">
          <w:marLeft w:val="0"/>
          <w:marRight w:val="0"/>
          <w:marTop w:val="0"/>
          <w:marBottom w:val="0"/>
          <w:divBdr>
            <w:top w:val="none" w:sz="0" w:space="0" w:color="auto"/>
            <w:left w:val="none" w:sz="0" w:space="0" w:color="auto"/>
            <w:bottom w:val="none" w:sz="0" w:space="0" w:color="auto"/>
            <w:right w:val="none" w:sz="0" w:space="0" w:color="auto"/>
          </w:divBdr>
          <w:divsChild>
            <w:div w:id="239759055">
              <w:marLeft w:val="0"/>
              <w:marRight w:val="0"/>
              <w:marTop w:val="0"/>
              <w:marBottom w:val="0"/>
              <w:divBdr>
                <w:top w:val="none" w:sz="0" w:space="0" w:color="auto"/>
                <w:left w:val="none" w:sz="0" w:space="0" w:color="auto"/>
                <w:bottom w:val="none" w:sz="0" w:space="0" w:color="auto"/>
                <w:right w:val="none" w:sz="0" w:space="0" w:color="auto"/>
              </w:divBdr>
              <w:divsChild>
                <w:div w:id="20273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27195">
          <w:marLeft w:val="0"/>
          <w:marRight w:val="0"/>
          <w:marTop w:val="0"/>
          <w:marBottom w:val="240"/>
          <w:divBdr>
            <w:top w:val="none" w:sz="0" w:space="0" w:color="auto"/>
            <w:left w:val="none" w:sz="0" w:space="0" w:color="auto"/>
            <w:bottom w:val="none" w:sz="0" w:space="0" w:color="auto"/>
            <w:right w:val="none" w:sz="0" w:space="0" w:color="auto"/>
          </w:divBdr>
          <w:divsChild>
            <w:div w:id="1296913189">
              <w:marLeft w:val="0"/>
              <w:marRight w:val="0"/>
              <w:marTop w:val="0"/>
              <w:marBottom w:val="0"/>
              <w:divBdr>
                <w:top w:val="none" w:sz="0" w:space="0" w:color="auto"/>
                <w:left w:val="none" w:sz="0" w:space="0" w:color="auto"/>
                <w:bottom w:val="none" w:sz="0" w:space="0" w:color="auto"/>
                <w:right w:val="none" w:sz="0" w:space="0" w:color="auto"/>
              </w:divBdr>
              <w:divsChild>
                <w:div w:id="25285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49572">
      <w:bodyDiv w:val="1"/>
      <w:marLeft w:val="0"/>
      <w:marRight w:val="0"/>
      <w:marTop w:val="0"/>
      <w:marBottom w:val="0"/>
      <w:divBdr>
        <w:top w:val="none" w:sz="0" w:space="0" w:color="auto"/>
        <w:left w:val="none" w:sz="0" w:space="0" w:color="auto"/>
        <w:bottom w:val="none" w:sz="0" w:space="0" w:color="auto"/>
        <w:right w:val="none" w:sz="0" w:space="0" w:color="auto"/>
      </w:divBdr>
    </w:div>
    <w:div w:id="173639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780FE-A958-4400-8246-B92C86AFE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13778</Words>
  <Characters>78536</Characters>
  <Application>Microsoft Office Word</Application>
  <DocSecurity>0</DocSecurity>
  <Lines>654</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2025-12-10T15:27:00Z</cp:lastPrinted>
  <dcterms:created xsi:type="dcterms:W3CDTF">2026-03-15T09:56:00Z</dcterms:created>
  <dcterms:modified xsi:type="dcterms:W3CDTF">2026-03-27T17:23:00Z</dcterms:modified>
</cp:coreProperties>
</file>