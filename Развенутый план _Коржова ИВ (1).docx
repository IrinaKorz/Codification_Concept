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00000" w14:textId="0CF40CE2" w:rsidR="00EB0276" w:rsidRPr="00FC267C" w:rsidRDefault="00D66D0A">
      <w:pPr>
        <w:spacing w:before="240" w:after="240" w:line="360" w:lineRule="auto"/>
        <w:jc w:val="both"/>
        <w:rPr>
          <w:rFonts w:ascii="Times New Roman" w:hAnsi="Times New Roman"/>
          <w:color w:val="0F1115"/>
          <w:sz w:val="28"/>
          <w:lang w:val="ru-RU"/>
        </w:rPr>
      </w:pPr>
      <w:r w:rsidRPr="00FC267C">
        <w:rPr>
          <w:rFonts w:ascii="Times New Roman" w:hAnsi="Times New Roman"/>
          <w:b/>
          <w:color w:val="0F1115"/>
          <w:sz w:val="28"/>
          <w:lang w:val="ru-RU"/>
        </w:rPr>
        <w:t>ТЕМА:</w:t>
      </w:r>
      <w:r>
        <w:rPr>
          <w:rFonts w:ascii="Times New Roman" w:hAnsi="Times New Roman"/>
          <w:color w:val="0F1115"/>
          <w:sz w:val="28"/>
        </w:rPr>
        <w:t> </w:t>
      </w:r>
      <w:r w:rsidRPr="00FC267C">
        <w:rPr>
          <w:rFonts w:ascii="Times New Roman" w:hAnsi="Times New Roman"/>
          <w:b/>
          <w:color w:val="0F1115"/>
          <w:sz w:val="28"/>
          <w:lang w:val="ru-RU"/>
        </w:rPr>
        <w:t>«</w:t>
      </w:r>
      <w:r w:rsidRPr="00FC267C">
        <w:rPr>
          <w:rFonts w:ascii="Times New Roman" w:hAnsi="Times New Roman"/>
          <w:b/>
          <w:color w:val="0F1115"/>
          <w:sz w:val="26"/>
          <w:lang w:val="ru-RU"/>
        </w:rPr>
        <w:t>ТЕОРИЯ РАЗВИТИЯ</w:t>
      </w:r>
      <w:r w:rsidR="00FC267C">
        <w:rPr>
          <w:rFonts w:ascii="Times New Roman" w:hAnsi="Times New Roman"/>
          <w:b/>
          <w:color w:val="0F1115"/>
          <w:sz w:val="26"/>
          <w:lang w:val="ru-RU"/>
        </w:rPr>
        <w:t xml:space="preserve"> НАУКИ</w:t>
      </w:r>
      <w:r w:rsidRPr="00FC267C">
        <w:rPr>
          <w:rFonts w:ascii="Times New Roman" w:hAnsi="Times New Roman"/>
          <w:b/>
          <w:color w:val="0F1115"/>
          <w:sz w:val="26"/>
          <w:lang w:val="ru-RU"/>
        </w:rPr>
        <w:t xml:space="preserve"> ИНФОРМАЦИОННОГО ПРАВА</w:t>
      </w:r>
      <w:r w:rsidRPr="00FC267C">
        <w:rPr>
          <w:rFonts w:ascii="Times New Roman" w:hAnsi="Times New Roman"/>
          <w:b/>
          <w:color w:val="0F1115"/>
          <w:sz w:val="28"/>
          <w:lang w:val="ru-RU"/>
        </w:rPr>
        <w:t>»</w:t>
      </w:r>
    </w:p>
    <w:p w14:paraId="02000000" w14:textId="1B21BACF" w:rsidR="00EB0276" w:rsidRPr="00FC267C" w:rsidRDefault="00D66D0A">
      <w:pPr>
        <w:spacing w:before="240" w:after="240" w:line="240" w:lineRule="auto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b/>
          <w:color w:val="0F1115"/>
          <w:sz w:val="26"/>
          <w:lang w:val="ru-RU"/>
        </w:rPr>
        <w:t xml:space="preserve">ГЛАВА 1. СТАНОВЛЕНИЕ ИНФОРМАЦИОННОГО ПРАВА КАК НАУКИ </w:t>
      </w:r>
      <w:ins w:id="0" w:author="user" w:date="2026-03-14T20:30:00Z">
        <w:r w:rsidR="00FC267C" w:rsidRPr="00FC267C" w:rsidDel="00FC267C">
          <w:rPr>
            <w:rFonts w:ascii="Times New Roman" w:hAnsi="Times New Roman"/>
            <w:b/>
            <w:color w:val="0F1115"/>
            <w:sz w:val="26"/>
            <w:lang w:val="ru-RU"/>
          </w:rPr>
          <w:t xml:space="preserve"> </w:t>
        </w:r>
      </w:ins>
      <w:del w:id="1" w:author="user" w:date="2026-03-14T20:30:00Z">
        <w:r w:rsidRPr="00FC267C" w:rsidDel="00FC267C">
          <w:rPr>
            <w:rFonts w:ascii="Times New Roman" w:hAnsi="Times New Roman"/>
            <w:b/>
            <w:color w:val="0F1115"/>
            <w:sz w:val="26"/>
            <w:lang w:val="ru-RU"/>
          </w:rPr>
          <w:delText>И ОТРАСЛИ ПРАВА</w:delText>
        </w:r>
      </w:del>
      <w:r w:rsidRPr="00FC267C">
        <w:rPr>
          <w:rFonts w:ascii="Times New Roman" w:hAnsi="Times New Roman"/>
          <w:color w:val="0F1115"/>
          <w:sz w:val="26"/>
          <w:lang w:val="ru-RU"/>
        </w:rPr>
        <w:br/>
      </w:r>
    </w:p>
    <w:p w14:paraId="03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 xml:space="preserve">§ 1.1. Аспекты информационного права: </w:t>
      </w:r>
    </w:p>
    <w:p w14:paraId="04000000" w14:textId="77777777" w:rsidR="00EB0276" w:rsidRPr="00FC267C" w:rsidRDefault="00D66D0A">
      <w:pPr>
        <w:spacing w:before="240" w:after="240" w:line="240" w:lineRule="auto"/>
        <w:ind w:firstLine="426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 • как науки, </w:t>
      </w:r>
    </w:p>
    <w:p w14:paraId="05000000" w14:textId="77777777" w:rsidR="00EB0276" w:rsidRPr="00FC267C" w:rsidRDefault="00D66D0A">
      <w:pPr>
        <w:spacing w:before="240" w:after="240" w:line="240" w:lineRule="auto"/>
        <w:ind w:firstLine="426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как отрасли права,</w:t>
      </w:r>
    </w:p>
    <w:p w14:paraId="06000000" w14:textId="77777777" w:rsidR="00EB0276" w:rsidRPr="00FC267C" w:rsidRDefault="00D66D0A">
      <w:pPr>
        <w:spacing w:before="240" w:after="240" w:line="240" w:lineRule="auto"/>
        <w:ind w:firstLine="426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 как учебной дисциплины.</w:t>
      </w:r>
    </w:p>
    <w:p w14:paraId="07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 xml:space="preserve">§ 1.2. Исторические предпосылки и этапы формирования научных </w:t>
      </w:r>
      <w:r w:rsidRPr="00FC267C">
        <w:rPr>
          <w:rFonts w:ascii="Times New Roman" w:hAnsi="Times New Roman"/>
          <w:color w:val="0F1115"/>
          <w:sz w:val="26"/>
          <w:lang w:val="ru-RU"/>
        </w:rPr>
        <w:t>представлений об информационном праве.</w:t>
      </w:r>
    </w:p>
    <w:p w14:paraId="08000000" w14:textId="77777777" w:rsidR="00EB0276" w:rsidRPr="00FC267C" w:rsidRDefault="00D66D0A">
      <w:pPr>
        <w:spacing w:before="240" w:after="240" w:line="240" w:lineRule="auto"/>
        <w:ind w:firstLine="426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Зарождение идей информационного права в советский период. </w:t>
      </w:r>
    </w:p>
    <w:p w14:paraId="09000000" w14:textId="77777777" w:rsidR="00EB0276" w:rsidRPr="00FC267C" w:rsidRDefault="00D66D0A">
      <w:pPr>
        <w:spacing w:before="240" w:after="240" w:line="240" w:lineRule="auto"/>
        <w:ind w:firstLine="426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Становление информационного права в 1990-е годы: фактор развития ком</w:t>
      </w:r>
      <w:r w:rsidRPr="00FC267C">
        <w:rPr>
          <w:rFonts w:ascii="Times New Roman" w:hAnsi="Times New Roman"/>
          <w:color w:val="0F1115"/>
          <w:sz w:val="26"/>
          <w:lang w:val="ru-RU"/>
        </w:rPr>
        <w:t>пьютерных технологий и Интернета.</w:t>
      </w:r>
    </w:p>
    <w:p w14:paraId="0A000000" w14:textId="77777777" w:rsidR="00EB0276" w:rsidRPr="00FC267C" w:rsidRDefault="00D66D0A">
      <w:pPr>
        <w:spacing w:before="240" w:after="240" w:line="240" w:lineRule="auto"/>
        <w:ind w:firstLine="426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Современный период (2000-е – по </w:t>
      </w:r>
      <w:proofErr w:type="spellStart"/>
      <w:r w:rsidRPr="00FC267C">
        <w:rPr>
          <w:rFonts w:ascii="Times New Roman" w:hAnsi="Times New Roman"/>
          <w:color w:val="0F1115"/>
          <w:sz w:val="26"/>
          <w:lang w:val="ru-RU"/>
        </w:rPr>
        <w:t>н.в</w:t>
      </w:r>
      <w:proofErr w:type="spellEnd"/>
      <w:r w:rsidRPr="00FC267C">
        <w:rPr>
          <w:rFonts w:ascii="Times New Roman" w:hAnsi="Times New Roman"/>
          <w:color w:val="0F1115"/>
          <w:sz w:val="26"/>
          <w:lang w:val="ru-RU"/>
        </w:rPr>
        <w:t>.).</w:t>
      </w:r>
    </w:p>
    <w:p w14:paraId="0B000000" w14:textId="77777777" w:rsidR="00EB0276" w:rsidRPr="00FC267C" w:rsidRDefault="00D66D0A">
      <w:pPr>
        <w:spacing w:before="240" w:after="240" w:line="240" w:lineRule="auto"/>
        <w:ind w:firstLine="426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Спор о соотношении понятий компьютерное право, информационное право, цифровое право, </w:t>
      </w:r>
      <w:proofErr w:type="spellStart"/>
      <w:r w:rsidRPr="00FC267C">
        <w:rPr>
          <w:rFonts w:ascii="Times New Roman" w:hAnsi="Times New Roman"/>
          <w:color w:val="0F1115"/>
          <w:sz w:val="26"/>
          <w:lang w:val="ru-RU"/>
        </w:rPr>
        <w:t>киберправо</w:t>
      </w:r>
      <w:proofErr w:type="spellEnd"/>
      <w:r w:rsidRPr="00FC267C">
        <w:rPr>
          <w:rFonts w:ascii="Times New Roman" w:hAnsi="Times New Roman"/>
          <w:color w:val="0F1115"/>
          <w:sz w:val="26"/>
          <w:lang w:val="ru-RU"/>
        </w:rPr>
        <w:t xml:space="preserve"> и т.д.</w:t>
      </w:r>
    </w:p>
    <w:p w14:paraId="0C000000" w14:textId="77777777" w:rsidR="00EB0276" w:rsidRPr="00FC267C" w:rsidRDefault="00D66D0A">
      <w:pPr>
        <w:spacing w:beforeAutospacing="1" w:after="120" w:line="240" w:lineRule="auto"/>
        <w:jc w:val="both"/>
        <w:rPr>
          <w:rFonts w:ascii="Times New Roman" w:hAnsi="Times New Roman"/>
          <w:b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1.3. Факторы, определяющие развитие информационного права.</w:t>
      </w:r>
    </w:p>
    <w:p w14:paraId="0D000000" w14:textId="77777777" w:rsidR="00EB0276" w:rsidRDefault="00D66D0A">
      <w:pPr>
        <w:pStyle w:val="a3"/>
        <w:numPr>
          <w:ilvl w:val="0"/>
          <w:numId w:val="1"/>
        </w:numPr>
        <w:spacing w:beforeAutospacing="1" w:after="0" w:line="240" w:lineRule="auto"/>
        <w:ind w:left="0" w:firstLine="709"/>
        <w:jc w:val="both"/>
        <w:rPr>
          <w:rFonts w:ascii="Times New Roman" w:hAnsi="Times New Roman"/>
          <w:color w:val="0F1115"/>
          <w:sz w:val="26"/>
        </w:rPr>
      </w:pPr>
      <w:proofErr w:type="spellStart"/>
      <w:r>
        <w:rPr>
          <w:rFonts w:ascii="Times New Roman" w:hAnsi="Times New Roman"/>
          <w:color w:val="0F1115"/>
          <w:sz w:val="26"/>
        </w:rPr>
        <w:t>Система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внешних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факторов</w:t>
      </w:r>
      <w:proofErr w:type="spellEnd"/>
    </w:p>
    <w:p w14:paraId="0E000000" w14:textId="77777777" w:rsidR="00EB0276" w:rsidRPr="00FC267C" w:rsidRDefault="00D66D0A">
      <w:pPr>
        <w:spacing w:beforeAutospacing="1" w:after="0" w:line="240" w:lineRule="auto"/>
        <w:ind w:firstLine="709"/>
        <w:jc w:val="both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- Глобальные технологические тренды: развитие цифровых технологий (</w:t>
      </w:r>
      <w:r>
        <w:rPr>
          <w:rFonts w:ascii="Times New Roman" w:hAnsi="Times New Roman"/>
          <w:color w:val="0F1115"/>
          <w:sz w:val="26"/>
        </w:rPr>
        <w:t>Big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 </w:t>
      </w:r>
      <w:r>
        <w:rPr>
          <w:rFonts w:ascii="Times New Roman" w:hAnsi="Times New Roman"/>
          <w:color w:val="0F1115"/>
          <w:sz w:val="26"/>
        </w:rPr>
        <w:t>Data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, </w:t>
      </w:r>
      <w:r>
        <w:rPr>
          <w:rFonts w:ascii="Times New Roman" w:hAnsi="Times New Roman"/>
          <w:color w:val="0F1115"/>
          <w:sz w:val="26"/>
        </w:rPr>
        <w:t>IoT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, </w:t>
      </w:r>
      <w:r>
        <w:rPr>
          <w:rFonts w:ascii="Times New Roman" w:hAnsi="Times New Roman"/>
          <w:color w:val="0F1115"/>
          <w:sz w:val="26"/>
        </w:rPr>
        <w:t>AI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, </w:t>
      </w:r>
      <w:proofErr w:type="spellStart"/>
      <w:r w:rsidRPr="00FC267C">
        <w:rPr>
          <w:rFonts w:ascii="Times New Roman" w:hAnsi="Times New Roman"/>
          <w:color w:val="0F1115"/>
          <w:sz w:val="26"/>
          <w:lang w:val="ru-RU"/>
        </w:rPr>
        <w:t>блокчейн</w:t>
      </w:r>
      <w:proofErr w:type="spellEnd"/>
      <w:r w:rsidRPr="00FC267C">
        <w:rPr>
          <w:rFonts w:ascii="Times New Roman" w:hAnsi="Times New Roman"/>
          <w:color w:val="0F1115"/>
          <w:sz w:val="26"/>
          <w:lang w:val="ru-RU"/>
        </w:rPr>
        <w:t xml:space="preserve">), квантовых технологий. </w:t>
      </w:r>
    </w:p>
    <w:p w14:paraId="0F000000" w14:textId="77777777" w:rsidR="00EB0276" w:rsidRPr="00FC267C" w:rsidRDefault="00D66D0A">
      <w:pPr>
        <w:spacing w:beforeAutospacing="1" w:after="120" w:line="240" w:lineRule="auto"/>
        <w:ind w:firstLine="709"/>
        <w:jc w:val="both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- Геополитические и экономические факторы (санкционные ограничения, необходимость поддержки цифрового суверенитета, </w:t>
      </w:r>
      <w:proofErr w:type="spellStart"/>
      <w:r w:rsidRPr="00FC267C">
        <w:rPr>
          <w:rFonts w:ascii="Times New Roman" w:hAnsi="Times New Roman"/>
          <w:color w:val="0F1115"/>
          <w:sz w:val="26"/>
          <w:lang w:val="ru-RU"/>
        </w:rPr>
        <w:t>трансграни</w:t>
      </w:r>
      <w:r w:rsidRPr="00FC267C">
        <w:rPr>
          <w:rFonts w:ascii="Times New Roman" w:hAnsi="Times New Roman"/>
          <w:color w:val="0F1115"/>
          <w:sz w:val="26"/>
          <w:lang w:val="ru-RU"/>
        </w:rPr>
        <w:t>чность</w:t>
      </w:r>
      <w:proofErr w:type="spellEnd"/>
      <w:r w:rsidRPr="00FC267C">
        <w:rPr>
          <w:rFonts w:ascii="Times New Roman" w:hAnsi="Times New Roman"/>
          <w:color w:val="0F1115"/>
          <w:sz w:val="26"/>
          <w:lang w:val="ru-RU"/>
        </w:rPr>
        <w:t xml:space="preserve"> информационной среды).  </w:t>
      </w:r>
    </w:p>
    <w:p w14:paraId="10000000" w14:textId="77777777" w:rsidR="00EB0276" w:rsidRPr="00FC267C" w:rsidRDefault="00D66D0A">
      <w:pPr>
        <w:spacing w:beforeAutospacing="1" w:after="120" w:line="240" w:lineRule="auto"/>
        <w:ind w:firstLine="709"/>
        <w:jc w:val="both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- Социокультурные факторы (специфика цифровой культуры, доверия, среда цифрового разрыва).</w:t>
      </w:r>
    </w:p>
    <w:p w14:paraId="11000000" w14:textId="77777777" w:rsidR="00EB0276" w:rsidRDefault="00D66D0A">
      <w:pPr>
        <w:pStyle w:val="a3"/>
        <w:numPr>
          <w:ilvl w:val="0"/>
          <w:numId w:val="1"/>
        </w:numPr>
        <w:spacing w:beforeAutospacing="1" w:after="0" w:line="240" w:lineRule="auto"/>
        <w:ind w:left="0" w:firstLine="709"/>
        <w:jc w:val="both"/>
        <w:rPr>
          <w:rFonts w:ascii="Times New Roman" w:hAnsi="Times New Roman"/>
          <w:color w:val="0F1115"/>
          <w:sz w:val="26"/>
        </w:rPr>
      </w:pPr>
      <w:proofErr w:type="spellStart"/>
      <w:r>
        <w:rPr>
          <w:rFonts w:ascii="Times New Roman" w:hAnsi="Times New Roman"/>
          <w:color w:val="0F1115"/>
          <w:sz w:val="26"/>
        </w:rPr>
        <w:t>Система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внутренних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факторов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</w:p>
    <w:p w14:paraId="12000000" w14:textId="77777777" w:rsidR="00EB0276" w:rsidRPr="00FC267C" w:rsidRDefault="00D66D0A">
      <w:pPr>
        <w:spacing w:beforeAutospacing="1" w:after="0" w:line="240" w:lineRule="auto"/>
        <w:ind w:firstLine="709"/>
        <w:jc w:val="both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- Динамика развития правовых институтов информационного права. Их отражение в правовых актах РФ, кодекса</w:t>
      </w:r>
      <w:r w:rsidRPr="00FC267C">
        <w:rPr>
          <w:rFonts w:ascii="Times New Roman" w:hAnsi="Times New Roman"/>
          <w:color w:val="0F1115"/>
          <w:sz w:val="26"/>
          <w:lang w:val="ru-RU"/>
        </w:rPr>
        <w:t>х этики, отраслевых стандартах.</w:t>
      </w:r>
    </w:p>
    <w:p w14:paraId="13000000" w14:textId="77777777" w:rsidR="00EB0276" w:rsidRDefault="00D66D0A">
      <w:pPr>
        <w:spacing w:beforeAutospacing="1" w:after="120" w:line="240" w:lineRule="auto"/>
        <w:ind w:firstLine="709"/>
        <w:jc w:val="both"/>
        <w:rPr>
          <w:rFonts w:ascii="Times New Roman" w:hAnsi="Times New Roman"/>
          <w:color w:val="0F1115"/>
          <w:sz w:val="26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lastRenderedPageBreak/>
        <w:t xml:space="preserve">- Эволюция информационного законодательства (от Закона «Об информации...» </w:t>
      </w:r>
      <w:r>
        <w:rPr>
          <w:rFonts w:ascii="Times New Roman" w:hAnsi="Times New Roman"/>
          <w:color w:val="0F1115"/>
          <w:sz w:val="26"/>
        </w:rPr>
        <w:t xml:space="preserve">1995 </w:t>
      </w:r>
      <w:proofErr w:type="spellStart"/>
      <w:r>
        <w:rPr>
          <w:rFonts w:ascii="Times New Roman" w:hAnsi="Times New Roman"/>
          <w:color w:val="0F1115"/>
          <w:sz w:val="26"/>
        </w:rPr>
        <w:t>года</w:t>
      </w:r>
      <w:proofErr w:type="spellEnd"/>
      <w:r>
        <w:rPr>
          <w:rFonts w:ascii="Times New Roman" w:hAnsi="Times New Roman"/>
          <w:color w:val="0F1115"/>
          <w:sz w:val="26"/>
        </w:rPr>
        <w:t xml:space="preserve"> к </w:t>
      </w:r>
      <w:proofErr w:type="spellStart"/>
      <w:r>
        <w:rPr>
          <w:rFonts w:ascii="Times New Roman" w:hAnsi="Times New Roman"/>
          <w:color w:val="0F1115"/>
          <w:sz w:val="26"/>
        </w:rPr>
        <w:t>регулированию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сквозных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цифровых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технологий</w:t>
      </w:r>
      <w:proofErr w:type="spellEnd"/>
      <w:r>
        <w:rPr>
          <w:rFonts w:ascii="Times New Roman" w:hAnsi="Times New Roman"/>
          <w:color w:val="0F1115"/>
          <w:sz w:val="26"/>
        </w:rPr>
        <w:t xml:space="preserve">, </w:t>
      </w:r>
      <w:proofErr w:type="spellStart"/>
      <w:r>
        <w:rPr>
          <w:rFonts w:ascii="Times New Roman" w:hAnsi="Times New Roman"/>
          <w:color w:val="0F1115"/>
          <w:sz w:val="26"/>
        </w:rPr>
        <w:t>квантовых</w:t>
      </w:r>
      <w:proofErr w:type="spellEnd"/>
      <w:r>
        <w:rPr>
          <w:rFonts w:ascii="Times New Roman" w:hAnsi="Times New Roman"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color w:val="0F1115"/>
          <w:sz w:val="26"/>
        </w:rPr>
        <w:t>технологий</w:t>
      </w:r>
      <w:proofErr w:type="spellEnd"/>
      <w:r>
        <w:rPr>
          <w:rFonts w:ascii="Times New Roman" w:hAnsi="Times New Roman"/>
          <w:color w:val="0F1115"/>
          <w:sz w:val="26"/>
        </w:rPr>
        <w:t xml:space="preserve">). </w:t>
      </w:r>
    </w:p>
    <w:p w14:paraId="14000000" w14:textId="77777777" w:rsidR="00EB0276" w:rsidRPr="00FC267C" w:rsidRDefault="00D66D0A">
      <w:pPr>
        <w:spacing w:beforeAutospacing="1" w:after="120" w:line="240" w:lineRule="auto"/>
        <w:ind w:firstLine="709"/>
        <w:jc w:val="both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- Стратегические цели и национальные интересы в цифровой сфере (Стратегия развития информационного общ</w:t>
      </w:r>
      <w:r w:rsidRPr="00FC267C">
        <w:rPr>
          <w:rFonts w:ascii="Times New Roman" w:hAnsi="Times New Roman"/>
          <w:color w:val="0F1115"/>
          <w:sz w:val="26"/>
          <w:lang w:val="ru-RU"/>
        </w:rPr>
        <w:t>ества в Российской Федерации на 2017 - 2030 годы, Национальная стратегия развития искусственного интеллекта на период до 2030 года), квантовой сфере (Концепция регулирования отрасли квантовых коммуникаций в Российской Федерации до 2030 года).</w:t>
      </w:r>
    </w:p>
    <w:p w14:paraId="15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1.4. Методо</w:t>
      </w:r>
      <w:r w:rsidRPr="00FC267C">
        <w:rPr>
          <w:rFonts w:ascii="Times New Roman" w:hAnsi="Times New Roman"/>
          <w:i/>
          <w:color w:val="0F1115"/>
          <w:sz w:val="26"/>
          <w:lang w:val="ru-RU"/>
        </w:rPr>
        <w:t>логия познания информационного права как комплексной юридической науки.</w:t>
      </w:r>
    </w:p>
    <w:p w14:paraId="16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Система методов исследования информационно-правовых явлений и процессов.</w:t>
      </w:r>
    </w:p>
    <w:p w14:paraId="17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Междисциплинарный характер методологии исследования информационного права (в области взаимодействия с филос</w:t>
      </w:r>
      <w:r w:rsidRPr="00FC267C">
        <w:rPr>
          <w:rFonts w:ascii="Times New Roman" w:hAnsi="Times New Roman"/>
          <w:color w:val="0F1115"/>
          <w:sz w:val="26"/>
          <w:lang w:val="ru-RU"/>
        </w:rPr>
        <w:t>офией, социологией, компьютерными науками).</w:t>
      </w:r>
    </w:p>
    <w:p w14:paraId="18000000" w14:textId="77777777" w:rsidR="00EB0276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</w:rPr>
      </w:pPr>
      <w:r w:rsidRPr="00FC267C">
        <w:rPr>
          <w:rFonts w:ascii="Times New Roman" w:hAnsi="Times New Roman"/>
          <w:b/>
          <w:color w:val="0F1115"/>
          <w:sz w:val="26"/>
          <w:lang w:val="ru-RU"/>
        </w:rPr>
        <w:t>ГЛАВА 2. СТРУКТУРА И СОДЕРЖАНИЕ ИНФОРМАЦИОННОГО ПРАВА КАК ОТРАСЛИ ПРАВА</w:t>
      </w:r>
      <w:r w:rsidRPr="00FC267C">
        <w:rPr>
          <w:rFonts w:ascii="Times New Roman" w:hAnsi="Times New Roman"/>
          <w:color w:val="0F1115"/>
          <w:sz w:val="26"/>
          <w:lang w:val="ru-RU"/>
        </w:rPr>
        <w:br/>
      </w:r>
      <w:r w:rsidRPr="00FC267C">
        <w:rPr>
          <w:rFonts w:ascii="Times New Roman" w:hAnsi="Times New Roman"/>
          <w:i/>
          <w:color w:val="0F1115"/>
          <w:sz w:val="26"/>
          <w:lang w:val="ru-RU"/>
        </w:rPr>
        <w:br/>
        <w:t xml:space="preserve">§ 2.1. </w:t>
      </w:r>
      <w:proofErr w:type="spellStart"/>
      <w:r>
        <w:rPr>
          <w:rFonts w:ascii="Times New Roman" w:hAnsi="Times New Roman"/>
          <w:i/>
          <w:color w:val="0F1115"/>
          <w:sz w:val="26"/>
        </w:rPr>
        <w:t>Предмет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, </w:t>
      </w:r>
      <w:proofErr w:type="spellStart"/>
      <w:r>
        <w:rPr>
          <w:rFonts w:ascii="Times New Roman" w:hAnsi="Times New Roman"/>
          <w:i/>
          <w:color w:val="0F1115"/>
          <w:sz w:val="26"/>
        </w:rPr>
        <w:t>метод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и </w:t>
      </w:r>
      <w:proofErr w:type="spellStart"/>
      <w:r>
        <w:rPr>
          <w:rFonts w:ascii="Times New Roman" w:hAnsi="Times New Roman"/>
          <w:i/>
          <w:color w:val="0F1115"/>
          <w:sz w:val="26"/>
        </w:rPr>
        <w:t>система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информационного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права</w:t>
      </w:r>
      <w:proofErr w:type="spellEnd"/>
      <w:r>
        <w:rPr>
          <w:rFonts w:ascii="Times New Roman" w:hAnsi="Times New Roman"/>
          <w:i/>
          <w:color w:val="0F1115"/>
          <w:sz w:val="26"/>
        </w:rPr>
        <w:t>.</w:t>
      </w:r>
    </w:p>
    <w:p w14:paraId="19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Анализ дискуссий о предмете регулирования.</w:t>
      </w:r>
    </w:p>
    <w:p w14:paraId="1A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Анализ дискуссий о методе </w:t>
      </w:r>
      <w:r w:rsidRPr="00FC267C">
        <w:rPr>
          <w:rFonts w:ascii="Times New Roman" w:hAnsi="Times New Roman"/>
          <w:color w:val="0F1115"/>
          <w:sz w:val="26"/>
          <w:lang w:val="ru-RU"/>
        </w:rPr>
        <w:t>регулирования.</w:t>
      </w:r>
    </w:p>
    <w:p w14:paraId="1B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Авторская модель системы информационного права как отрасли права. Предмет и объекты информационных правоотношений. Общая и Особенная части. Институты и подотрасли.</w:t>
      </w:r>
    </w:p>
    <w:p w14:paraId="1C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2.2. Принципы и функции информационного права.</w:t>
      </w:r>
    </w:p>
    <w:p w14:paraId="1D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Система отраслевых принц</w:t>
      </w:r>
      <w:r w:rsidRPr="00FC267C">
        <w:rPr>
          <w:rFonts w:ascii="Times New Roman" w:hAnsi="Times New Roman"/>
          <w:color w:val="0F1115"/>
          <w:sz w:val="26"/>
          <w:lang w:val="ru-RU"/>
        </w:rPr>
        <w:t>ипов (свободы поиска и распространения информации, ответственности за ее достоверность, обеспечения информационной безопасности и др.).</w:t>
      </w:r>
    </w:p>
    <w:p w14:paraId="1E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Регулятивная, охранительная, превентивная и координационная функции информационного права.</w:t>
      </w:r>
    </w:p>
    <w:p w14:paraId="1F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2.3. Место информационног</w:t>
      </w:r>
      <w:r w:rsidRPr="00FC267C">
        <w:rPr>
          <w:rFonts w:ascii="Times New Roman" w:hAnsi="Times New Roman"/>
          <w:i/>
          <w:color w:val="0F1115"/>
          <w:sz w:val="26"/>
          <w:lang w:val="ru-RU"/>
        </w:rPr>
        <w:t>о права в системе российского права.</w:t>
      </w:r>
    </w:p>
    <w:p w14:paraId="20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Анализ концепций информационного права как отрасли права (самостоятельная отрасль, комплексная отрасль, др.).</w:t>
      </w:r>
    </w:p>
    <w:p w14:paraId="21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Взаимодействие информационного права как отрасли права с конституционным, гражданским, административным, </w:t>
      </w:r>
      <w:r w:rsidRPr="00FC267C">
        <w:rPr>
          <w:rFonts w:ascii="Times New Roman" w:hAnsi="Times New Roman"/>
          <w:color w:val="0F1115"/>
          <w:sz w:val="26"/>
          <w:lang w:val="ru-RU"/>
        </w:rPr>
        <w:t>уголовным правом.</w:t>
      </w:r>
    </w:p>
    <w:p w14:paraId="22000000" w14:textId="77777777" w:rsidR="00EB0276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</w:rPr>
      </w:pPr>
      <w:r w:rsidRPr="00FC267C">
        <w:rPr>
          <w:rFonts w:ascii="Times New Roman" w:hAnsi="Times New Roman"/>
          <w:b/>
          <w:color w:val="0F1115"/>
          <w:sz w:val="26"/>
          <w:lang w:val="ru-RU"/>
        </w:rPr>
        <w:lastRenderedPageBreak/>
        <w:t xml:space="preserve">ГЛАВА 3. ВЛИЯНИЕ ТЕХНОЛОГИЧЕСКОЙ ТРАНСФОРМАЦИИ НА РАЗВИТИЕ ИНФОРМАЦИОННОГО ПРАВА КАК НАУКИ И ОТРАСЛИ </w:t>
      </w:r>
      <w:r w:rsidRPr="00FC267C">
        <w:rPr>
          <w:rFonts w:ascii="Times New Roman" w:hAnsi="Times New Roman"/>
          <w:color w:val="0F1115"/>
          <w:sz w:val="26"/>
          <w:lang w:val="ru-RU"/>
        </w:rPr>
        <w:br/>
      </w:r>
      <w:r w:rsidRPr="00FC267C">
        <w:rPr>
          <w:rFonts w:ascii="Times New Roman" w:hAnsi="Times New Roman"/>
          <w:i/>
          <w:color w:val="0F1115"/>
          <w:sz w:val="26"/>
          <w:lang w:val="ru-RU"/>
        </w:rPr>
        <w:br/>
        <w:t xml:space="preserve">§ 4.1. </w:t>
      </w:r>
      <w:proofErr w:type="spellStart"/>
      <w:r>
        <w:rPr>
          <w:rFonts w:ascii="Times New Roman" w:hAnsi="Times New Roman"/>
          <w:i/>
          <w:color w:val="0F1115"/>
          <w:sz w:val="26"/>
        </w:rPr>
        <w:t>Влияние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цифровых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технологий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на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трансформацию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информационного</w:t>
      </w:r>
      <w:proofErr w:type="spellEnd"/>
      <w:r>
        <w:rPr>
          <w:rFonts w:ascii="Times New Roman" w:hAnsi="Times New Roman"/>
          <w:i/>
          <w:color w:val="0F1115"/>
          <w:sz w:val="26"/>
        </w:rPr>
        <w:t xml:space="preserve"> </w:t>
      </w:r>
      <w:proofErr w:type="spellStart"/>
      <w:r>
        <w:rPr>
          <w:rFonts w:ascii="Times New Roman" w:hAnsi="Times New Roman"/>
          <w:i/>
          <w:color w:val="0F1115"/>
          <w:sz w:val="26"/>
        </w:rPr>
        <w:t>права</w:t>
      </w:r>
      <w:proofErr w:type="spellEnd"/>
      <w:r>
        <w:rPr>
          <w:rFonts w:ascii="Times New Roman" w:hAnsi="Times New Roman"/>
          <w:i/>
          <w:color w:val="0F1115"/>
          <w:sz w:val="26"/>
        </w:rPr>
        <w:t>.</w:t>
      </w:r>
    </w:p>
    <w:p w14:paraId="23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Правовые вызовы влияния технологий искусственного интеллек</w:t>
      </w:r>
      <w:r w:rsidRPr="00FC267C">
        <w:rPr>
          <w:rFonts w:ascii="Times New Roman" w:hAnsi="Times New Roman"/>
          <w:color w:val="0F1115"/>
          <w:sz w:val="26"/>
          <w:lang w:val="ru-RU"/>
        </w:rPr>
        <w:t>та и больших данных на общественные отношения.</w:t>
      </w:r>
    </w:p>
    <w:p w14:paraId="24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Регулирование технологий интернета вещей (</w:t>
      </w:r>
      <w:r>
        <w:rPr>
          <w:rFonts w:ascii="Times New Roman" w:hAnsi="Times New Roman"/>
          <w:color w:val="0F1115"/>
          <w:sz w:val="26"/>
        </w:rPr>
        <w:t>IoT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), </w:t>
      </w:r>
      <w:proofErr w:type="spellStart"/>
      <w:r w:rsidRPr="00FC267C">
        <w:rPr>
          <w:rFonts w:ascii="Times New Roman" w:hAnsi="Times New Roman"/>
          <w:color w:val="0F1115"/>
          <w:sz w:val="26"/>
          <w:lang w:val="ru-RU"/>
        </w:rPr>
        <w:t>блокчейна</w:t>
      </w:r>
      <w:proofErr w:type="spellEnd"/>
      <w:r w:rsidRPr="00FC267C">
        <w:rPr>
          <w:rFonts w:ascii="Times New Roman" w:hAnsi="Times New Roman"/>
          <w:color w:val="0F1115"/>
          <w:sz w:val="26"/>
          <w:lang w:val="ru-RU"/>
        </w:rPr>
        <w:t xml:space="preserve"> и смарт-контрактов на общественные отношения.</w:t>
      </w:r>
    </w:p>
    <w:p w14:paraId="25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Правовой режим цифровых активов.</w:t>
      </w:r>
    </w:p>
    <w:p w14:paraId="26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4.</w:t>
      </w:r>
      <w:proofErr w:type="gramStart"/>
      <w:r w:rsidRPr="00FC267C">
        <w:rPr>
          <w:rFonts w:ascii="Times New Roman" w:hAnsi="Times New Roman"/>
          <w:i/>
          <w:color w:val="0F1115"/>
          <w:sz w:val="26"/>
          <w:lang w:val="ru-RU"/>
        </w:rPr>
        <w:t>2.Влияние</w:t>
      </w:r>
      <w:proofErr w:type="gramEnd"/>
      <w:r w:rsidRPr="00FC267C">
        <w:rPr>
          <w:rFonts w:ascii="Times New Roman" w:hAnsi="Times New Roman"/>
          <w:i/>
          <w:color w:val="0F1115"/>
          <w:sz w:val="26"/>
          <w:lang w:val="ru-RU"/>
        </w:rPr>
        <w:t xml:space="preserve"> квантовых технологий на трансформацию информационного </w:t>
      </w:r>
      <w:r w:rsidRPr="00FC267C">
        <w:rPr>
          <w:rFonts w:ascii="Times New Roman" w:hAnsi="Times New Roman"/>
          <w:i/>
          <w:color w:val="0F1115"/>
          <w:sz w:val="26"/>
          <w:lang w:val="ru-RU"/>
        </w:rPr>
        <w:t>права.</w:t>
      </w:r>
    </w:p>
    <w:p w14:paraId="27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</w:t>
      </w:r>
      <w:r>
        <w:rPr>
          <w:rFonts w:ascii="Times New Roman" w:hAnsi="Times New Roman"/>
          <w:color w:val="0F1115"/>
          <w:sz w:val="26"/>
        </w:rPr>
        <w:t> 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Квантовые системы, информация, технологии как объект информационного права. </w:t>
      </w:r>
    </w:p>
    <w:p w14:paraId="28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Основные направления правового регулирования квантового сегмента информационного права.</w:t>
      </w:r>
    </w:p>
    <w:p w14:paraId="29000000" w14:textId="77777777" w:rsidR="00EB0276" w:rsidRPr="00FC267C" w:rsidRDefault="00D66D0A">
      <w:pPr>
        <w:spacing w:before="240" w:after="240" w:line="240" w:lineRule="auto"/>
        <w:ind w:left="-142" w:firstLine="567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Правовые подходы к регулированию квантовых коммуникаций и криптографии. </w:t>
      </w:r>
    </w:p>
    <w:p w14:paraId="2A000000" w14:textId="77777777" w:rsidR="00EB0276" w:rsidRPr="00FC267C" w:rsidRDefault="00D66D0A">
      <w:pPr>
        <w:spacing w:before="240" w:after="240" w:line="240" w:lineRule="auto"/>
        <w:ind w:left="-142" w:firstLine="567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</w:t>
      </w:r>
      <w:r w:rsidRPr="00FC267C">
        <w:rPr>
          <w:rFonts w:ascii="Times New Roman" w:hAnsi="Times New Roman"/>
          <w:color w:val="0F1115"/>
          <w:sz w:val="26"/>
          <w:lang w:val="ru-RU"/>
        </w:rPr>
        <w:t>Правовые вопросы регулирования квантовых вычислений и моделирования (включая определение правового режима квантового компьютера в том числе в системе объекта прав).</w:t>
      </w:r>
    </w:p>
    <w:p w14:paraId="2B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 xml:space="preserve">§ 4.3. Правовое прогнозирование в информационной сфере и рекомендации по совершенствованию </w:t>
      </w:r>
      <w:r w:rsidRPr="00FC267C">
        <w:rPr>
          <w:rFonts w:ascii="Times New Roman" w:hAnsi="Times New Roman"/>
          <w:i/>
          <w:color w:val="0F1115"/>
          <w:sz w:val="26"/>
          <w:lang w:val="ru-RU"/>
        </w:rPr>
        <w:t>законодательства РФ.</w:t>
      </w:r>
    </w:p>
    <w:p w14:paraId="2C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Прогноз развития информационных правоотношений на 10-15 лет.</w:t>
      </w:r>
    </w:p>
    <w:p w14:paraId="2D000000" w14:textId="77777777" w:rsidR="00EB0276" w:rsidRPr="00FC267C" w:rsidRDefault="00D66D0A">
      <w:pPr>
        <w:spacing w:before="240" w:after="24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Предложения по изменению действующих нормативных правовых актов и разработке новых.</w:t>
      </w:r>
    </w:p>
    <w:p w14:paraId="2E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b/>
          <w:color w:val="0F1115"/>
          <w:sz w:val="26"/>
          <w:lang w:val="ru-RU"/>
        </w:rPr>
      </w:pPr>
      <w:r w:rsidRPr="00FC267C">
        <w:rPr>
          <w:rFonts w:ascii="Times New Roman" w:hAnsi="Times New Roman"/>
          <w:b/>
          <w:color w:val="0F1115"/>
          <w:sz w:val="26"/>
          <w:lang w:val="ru-RU"/>
        </w:rPr>
        <w:br/>
        <w:t>ГЛАВА 4. НАПРАВЛЕНИЯ СОВЕРШЕНСТВОВАНИЯ ПРАВОВОГО РЕГУЛИРОВАНИЯ И СИСТЕМАТИЗАЦИИ ИНФОР</w:t>
      </w:r>
      <w:r w:rsidRPr="00FC267C">
        <w:rPr>
          <w:rFonts w:ascii="Times New Roman" w:hAnsi="Times New Roman"/>
          <w:b/>
          <w:color w:val="0F1115"/>
          <w:sz w:val="26"/>
          <w:lang w:val="ru-RU"/>
        </w:rPr>
        <w:t>МАЦИОННОГО ЗАКОНОДАТЕЛЬСТВА</w:t>
      </w:r>
    </w:p>
    <w:p w14:paraId="2F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5.1. Теоретические основы и практическая необходимость кодификации информационного права.</w:t>
      </w:r>
    </w:p>
    <w:p w14:paraId="30000000" w14:textId="77777777" w:rsidR="00EB0276" w:rsidRPr="00FC267C" w:rsidRDefault="00D66D0A">
      <w:pPr>
        <w:spacing w:before="240" w:after="240" w:line="240" w:lineRule="auto"/>
        <w:ind w:firstLine="567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Цели и задачи кодификации норм информационного права (своевременное формирование единой терминологии, адаптация правовых институтов к </w:t>
      </w:r>
      <w:r w:rsidRPr="00FC267C">
        <w:rPr>
          <w:rFonts w:ascii="Times New Roman" w:hAnsi="Times New Roman"/>
          <w:color w:val="0F1115"/>
          <w:sz w:val="26"/>
          <w:lang w:val="ru-RU"/>
        </w:rPr>
        <w:t>влиянию и угрозам технологий на системном уровне, др.)</w:t>
      </w:r>
    </w:p>
    <w:p w14:paraId="31000000" w14:textId="77777777" w:rsidR="00EB0276" w:rsidRPr="00FC267C" w:rsidRDefault="00D66D0A">
      <w:pPr>
        <w:spacing w:before="240" w:after="240" w:line="240" w:lineRule="auto"/>
        <w:ind w:firstLine="567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lastRenderedPageBreak/>
        <w:t xml:space="preserve">• Подходы к кодификации информационного права (реализованные в зарубежных правопорядках, разработанные в российской и зарубежной юридической доктрине). </w:t>
      </w:r>
    </w:p>
    <w:p w14:paraId="32000000" w14:textId="77777777" w:rsidR="00EB0276" w:rsidRPr="00FC267C" w:rsidRDefault="00D66D0A">
      <w:pPr>
        <w:spacing w:before="240" w:after="240" w:line="240" w:lineRule="auto"/>
        <w:ind w:firstLine="567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Концепция Информационного кодекса Российской Ф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едерации / под ред. </w:t>
      </w:r>
      <w:r>
        <w:rPr>
          <w:rFonts w:ascii="Times New Roman" w:hAnsi="Times New Roman"/>
          <w:color w:val="0F1115"/>
          <w:sz w:val="26"/>
        </w:rPr>
        <w:t xml:space="preserve">И.Л. </w:t>
      </w:r>
      <w:proofErr w:type="spellStart"/>
      <w:r>
        <w:rPr>
          <w:rFonts w:ascii="Times New Roman" w:hAnsi="Times New Roman"/>
          <w:color w:val="0F1115"/>
          <w:sz w:val="26"/>
        </w:rPr>
        <w:t>Бачило</w:t>
      </w:r>
      <w:proofErr w:type="spellEnd"/>
      <w:r>
        <w:rPr>
          <w:rFonts w:ascii="Times New Roman" w:hAnsi="Times New Roman"/>
          <w:color w:val="0F1115"/>
          <w:sz w:val="26"/>
        </w:rPr>
        <w:t xml:space="preserve">. </w:t>
      </w:r>
      <w:r w:rsidRPr="00FC267C">
        <w:rPr>
          <w:rFonts w:ascii="Times New Roman" w:hAnsi="Times New Roman"/>
          <w:color w:val="0F1115"/>
          <w:sz w:val="26"/>
          <w:lang w:val="ru-RU"/>
        </w:rPr>
        <w:t xml:space="preserve">(2014 г.) </w:t>
      </w:r>
    </w:p>
    <w:p w14:paraId="33000000" w14:textId="77777777" w:rsidR="00EB0276" w:rsidRPr="00FC267C" w:rsidRDefault="00D66D0A">
      <w:pPr>
        <w:spacing w:before="240" w:after="240" w:line="240" w:lineRule="auto"/>
        <w:ind w:firstLine="567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• Специфика подходов к кодификации общей части и особенной частей </w:t>
      </w:r>
    </w:p>
    <w:p w14:paraId="34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5.2. Концепция Информационного кодекса РФ.</w:t>
      </w:r>
    </w:p>
    <w:p w14:paraId="35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5.3. Проект Информационного кодекса РФ.</w:t>
      </w:r>
    </w:p>
    <w:p w14:paraId="36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i/>
          <w:color w:val="0F1115"/>
          <w:sz w:val="26"/>
          <w:lang w:val="ru-RU"/>
        </w:rPr>
      </w:pPr>
      <w:r w:rsidRPr="00FC267C">
        <w:rPr>
          <w:rFonts w:ascii="Times New Roman" w:hAnsi="Times New Roman"/>
          <w:i/>
          <w:color w:val="0F1115"/>
          <w:sz w:val="26"/>
          <w:lang w:val="ru-RU"/>
        </w:rPr>
        <w:t>§ 5.4. Межотраслевая правовая унификация положений законод</w:t>
      </w:r>
      <w:r w:rsidRPr="00FC267C">
        <w:rPr>
          <w:rFonts w:ascii="Times New Roman" w:hAnsi="Times New Roman"/>
          <w:i/>
          <w:color w:val="0F1115"/>
          <w:sz w:val="26"/>
          <w:lang w:val="ru-RU"/>
        </w:rPr>
        <w:t>ательства с учетом предложенной модели Информационного кодекса РФ.</w:t>
      </w:r>
    </w:p>
    <w:p w14:paraId="37000000" w14:textId="77777777" w:rsidR="00EB0276" w:rsidRDefault="00D66D0A">
      <w:pPr>
        <w:spacing w:before="480" w:after="480" w:line="240" w:lineRule="auto"/>
        <w:rPr>
          <w:rFonts w:ascii="Times New Roman" w:hAnsi="Times New Roman"/>
          <w:color w:val="0F1115"/>
          <w:sz w:val="26"/>
        </w:rPr>
      </w:pPr>
      <w:r>
        <w:rPr>
          <w:rFonts w:ascii="Times New Roman" w:hAnsi="Times New Roman"/>
          <w:b/>
          <w:color w:val="0F1115"/>
          <w:sz w:val="26"/>
        </w:rPr>
        <w:t>ЗАКЛЮЧЕНИЕ</w:t>
      </w:r>
    </w:p>
    <w:p w14:paraId="38000000" w14:textId="77777777" w:rsidR="00EB0276" w:rsidRPr="00FC267C" w:rsidRDefault="00D66D0A">
      <w:pPr>
        <w:numPr>
          <w:ilvl w:val="0"/>
          <w:numId w:val="2"/>
        </w:numPr>
        <w:tabs>
          <w:tab w:val="clear" w:pos="720"/>
        </w:tabs>
        <w:spacing w:beforeAutospacing="1" w:after="0" w:line="240" w:lineRule="auto"/>
        <w:ind w:left="0"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Краткое обобщение результатов проведенного исследования.</w:t>
      </w:r>
    </w:p>
    <w:p w14:paraId="39000000" w14:textId="77777777" w:rsidR="00EB0276" w:rsidRPr="00FC267C" w:rsidRDefault="00D66D0A">
      <w:pPr>
        <w:numPr>
          <w:ilvl w:val="0"/>
          <w:numId w:val="2"/>
        </w:numPr>
        <w:tabs>
          <w:tab w:val="clear" w:pos="720"/>
        </w:tabs>
        <w:spacing w:beforeAutospacing="1" w:after="0" w:line="240" w:lineRule="auto"/>
        <w:ind w:left="0"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Формулировка основных выводов, подтверждающих вынесенные на защиту положения.</w:t>
      </w:r>
    </w:p>
    <w:p w14:paraId="3A000000" w14:textId="77777777" w:rsidR="00EB0276" w:rsidRPr="00FC267C" w:rsidRDefault="00D66D0A">
      <w:pPr>
        <w:numPr>
          <w:ilvl w:val="0"/>
          <w:numId w:val="2"/>
        </w:numPr>
        <w:tabs>
          <w:tab w:val="clear" w:pos="720"/>
        </w:tabs>
        <w:spacing w:beforeAutospacing="1" w:after="0" w:line="240" w:lineRule="auto"/>
        <w:ind w:left="0"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 xml:space="preserve">Констатация достижения цели и </w:t>
      </w:r>
      <w:r w:rsidRPr="00FC267C">
        <w:rPr>
          <w:rFonts w:ascii="Times New Roman" w:hAnsi="Times New Roman"/>
          <w:color w:val="0F1115"/>
          <w:sz w:val="26"/>
          <w:lang w:val="ru-RU"/>
        </w:rPr>
        <w:t>решения поставленных задач.</w:t>
      </w:r>
    </w:p>
    <w:p w14:paraId="3B000000" w14:textId="77777777" w:rsidR="00EB0276" w:rsidRPr="00FC267C" w:rsidRDefault="00D66D0A">
      <w:pPr>
        <w:numPr>
          <w:ilvl w:val="0"/>
          <w:numId w:val="2"/>
        </w:numPr>
        <w:tabs>
          <w:tab w:val="clear" w:pos="720"/>
        </w:tabs>
        <w:spacing w:beforeAutospacing="1" w:after="0" w:line="240" w:lineRule="auto"/>
        <w:ind w:left="0"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Определение направлений для дальнейших научных исследований.</w:t>
      </w:r>
    </w:p>
    <w:p w14:paraId="3C000000" w14:textId="77777777" w:rsidR="00EB0276" w:rsidRPr="00FC267C" w:rsidRDefault="00D66D0A">
      <w:pPr>
        <w:spacing w:before="240" w:after="240" w:line="240" w:lineRule="auto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b/>
          <w:color w:val="0F1115"/>
          <w:sz w:val="26"/>
          <w:lang w:val="ru-RU"/>
        </w:rPr>
        <w:br/>
        <w:t>БИБЛИОГРАФИЧЕСКИЙ СПИСОК</w:t>
      </w:r>
    </w:p>
    <w:p w14:paraId="3D000000" w14:textId="77777777" w:rsidR="00EB0276" w:rsidRPr="00FC267C" w:rsidRDefault="00D66D0A">
      <w:pPr>
        <w:spacing w:beforeAutospacing="1" w:after="0" w:line="240" w:lineRule="auto"/>
        <w:ind w:firstLine="709"/>
        <w:rPr>
          <w:rFonts w:ascii="Times New Roman" w:hAnsi="Times New Roman"/>
          <w:color w:val="0F1115"/>
          <w:sz w:val="26"/>
          <w:lang w:val="ru-RU"/>
        </w:rPr>
      </w:pPr>
      <w:r w:rsidRPr="00FC267C">
        <w:rPr>
          <w:rFonts w:ascii="Times New Roman" w:hAnsi="Times New Roman"/>
          <w:color w:val="0F1115"/>
          <w:sz w:val="26"/>
          <w:lang w:val="ru-RU"/>
        </w:rPr>
        <w:t>• Список использованной литературы.</w:t>
      </w:r>
    </w:p>
    <w:p w14:paraId="3E000000" w14:textId="77777777" w:rsidR="00EB0276" w:rsidRPr="00FC267C" w:rsidRDefault="00EB0276">
      <w:pPr>
        <w:rPr>
          <w:rFonts w:ascii="Times New Roman" w:hAnsi="Times New Roman"/>
          <w:sz w:val="26"/>
          <w:lang w:val="ru-RU"/>
        </w:rPr>
      </w:pPr>
    </w:p>
    <w:p w14:paraId="3F000000" w14:textId="77777777" w:rsidR="00EB0276" w:rsidRPr="00FC267C" w:rsidRDefault="00EB0276">
      <w:pPr>
        <w:rPr>
          <w:lang w:val="ru-RU"/>
        </w:rPr>
      </w:pPr>
    </w:p>
    <w:sectPr w:rsidR="00EB0276" w:rsidRPr="00FC267C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0F8B"/>
    <w:multiLevelType w:val="hybridMultilevel"/>
    <w:tmpl w:val="6BFE83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E66AE"/>
    <w:multiLevelType w:val="multilevel"/>
    <w:tmpl w:val="DB7E0F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60160849"/>
    <w:multiLevelType w:val="multilevel"/>
    <w:tmpl w:val="2632D3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276"/>
    <w:rsid w:val="00D66D0A"/>
    <w:rsid w:val="00EB0276"/>
    <w:rsid w:val="00FC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8A2A0"/>
  <w15:docId w15:val="{0B76C4B0-02E8-40EA-8B1F-CC2C471E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en-GB" w:eastAsia="en-GB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12">
    <w:name w:val="Знак примечания1"/>
    <w:basedOn w:val="a"/>
    <w:link w:val="13"/>
    <w:rPr>
      <w:sz w:val="16"/>
    </w:rPr>
  </w:style>
  <w:style w:type="character" w:customStyle="1" w:styleId="13">
    <w:name w:val="Знак примечания1"/>
    <w:basedOn w:val="1"/>
    <w:link w:val="12"/>
    <w:rPr>
      <w:sz w:val="16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4">
    <w:name w:val="Основной шрифт абзаца1"/>
    <w:link w:val="31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"/>
    <w:link w:val="a3"/>
    <w:rPr>
      <w:color w:val="000000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5">
    <w:name w:val="annotation text"/>
    <w:basedOn w:val="a"/>
    <w:link w:val="a6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1"/>
    <w:link w:val="a5"/>
    <w:rPr>
      <w:sz w:val="20"/>
    </w:rPr>
  </w:style>
  <w:style w:type="paragraph" w:customStyle="1" w:styleId="15">
    <w:name w:val="Гиперссылка1"/>
    <w:link w:val="a7"/>
    <w:rPr>
      <w:color w:val="0000FF"/>
      <w:u w:val="single"/>
    </w:rPr>
  </w:style>
  <w:style w:type="character" w:styleId="a7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"/>
    <w:link w:val="a8"/>
    <w:rPr>
      <w:rFonts w:ascii="Segoe UI" w:hAnsi="Segoe UI"/>
      <w:sz w:val="1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character" w:styleId="ae">
    <w:name w:val="annotation reference"/>
    <w:basedOn w:val="a0"/>
    <w:uiPriority w:val="99"/>
    <w:semiHidden/>
    <w:unhideWhenUsed/>
    <w:rsid w:val="00FC267C"/>
    <w:rPr>
      <w:sz w:val="16"/>
      <w:szCs w:val="16"/>
    </w:rPr>
  </w:style>
  <w:style w:type="paragraph" w:styleId="af">
    <w:name w:val="annotation subject"/>
    <w:basedOn w:val="a5"/>
    <w:next w:val="a5"/>
    <w:link w:val="af0"/>
    <w:uiPriority w:val="99"/>
    <w:semiHidden/>
    <w:unhideWhenUsed/>
    <w:rsid w:val="00FC267C"/>
    <w:rPr>
      <w:b/>
      <w:bCs/>
    </w:rPr>
  </w:style>
  <w:style w:type="character" w:customStyle="1" w:styleId="af0">
    <w:name w:val="Тема примечания Знак"/>
    <w:basedOn w:val="a6"/>
    <w:link w:val="af"/>
    <w:uiPriority w:val="99"/>
    <w:semiHidden/>
    <w:rsid w:val="00FC267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2026-03-15T04:51:00Z</dcterms:created>
  <dcterms:modified xsi:type="dcterms:W3CDTF">2026-03-15T04:51:00Z</dcterms:modified>
</cp:coreProperties>
</file>