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000000" w14:textId="69090193" w:rsidR="00EF25A8" w:rsidRPr="005961BC" w:rsidRDefault="002B150D">
      <w:pPr>
        <w:spacing w:before="240" w:after="24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5961BC">
        <w:rPr>
          <w:rFonts w:ascii="Times New Roman" w:hAnsi="Times New Roman"/>
          <w:b/>
          <w:color w:val="0F1115"/>
          <w:sz w:val="28"/>
          <w:lang w:val="ru-RU"/>
        </w:rPr>
        <w:t>ТЕМА:</w:t>
      </w:r>
      <w:r w:rsidRPr="005961BC">
        <w:rPr>
          <w:rFonts w:ascii="Times New Roman" w:hAnsi="Times New Roman"/>
          <w:color w:val="0F1115"/>
          <w:sz w:val="28"/>
        </w:rPr>
        <w:t> </w:t>
      </w:r>
      <w:r w:rsidRPr="005961BC">
        <w:rPr>
          <w:rFonts w:ascii="Times New Roman" w:hAnsi="Times New Roman"/>
          <w:b/>
          <w:color w:val="0F1115"/>
          <w:sz w:val="28"/>
          <w:lang w:val="ru-RU"/>
        </w:rPr>
        <w:t xml:space="preserve">«ТЕОРИЯ </w:t>
      </w:r>
      <w:r w:rsidR="00443917">
        <w:rPr>
          <w:rFonts w:ascii="Times New Roman" w:hAnsi="Times New Roman"/>
          <w:b/>
          <w:color w:val="0F1115"/>
          <w:sz w:val="28"/>
          <w:lang w:val="ru-RU"/>
        </w:rPr>
        <w:t xml:space="preserve">РАЗВИТИЯ </w:t>
      </w:r>
      <w:r w:rsidR="00443917" w:rsidRPr="005961BC">
        <w:rPr>
          <w:rFonts w:ascii="Times New Roman" w:hAnsi="Times New Roman"/>
          <w:b/>
          <w:color w:val="0F1115"/>
          <w:sz w:val="28"/>
          <w:lang w:val="ru-RU"/>
        </w:rPr>
        <w:t>ИНФОРМАЦИОНН</w:t>
      </w:r>
      <w:r w:rsidR="00443917">
        <w:rPr>
          <w:rFonts w:ascii="Times New Roman" w:hAnsi="Times New Roman"/>
          <w:b/>
          <w:color w:val="0F1115"/>
          <w:sz w:val="28"/>
          <w:lang w:val="ru-RU"/>
        </w:rPr>
        <w:t xml:space="preserve">ОГО </w:t>
      </w:r>
      <w:r w:rsidR="00443917" w:rsidRPr="005961BC">
        <w:rPr>
          <w:rFonts w:ascii="Times New Roman" w:hAnsi="Times New Roman"/>
          <w:b/>
          <w:color w:val="0F1115"/>
          <w:sz w:val="28"/>
          <w:lang w:val="ru-RU"/>
        </w:rPr>
        <w:t>ПРАВА</w:t>
      </w:r>
      <w:r w:rsidRPr="005961BC">
        <w:rPr>
          <w:rFonts w:ascii="Times New Roman" w:hAnsi="Times New Roman"/>
          <w:b/>
          <w:color w:val="0F1115"/>
          <w:sz w:val="28"/>
          <w:lang w:val="ru-RU"/>
        </w:rPr>
        <w:t xml:space="preserve"> </w:t>
      </w:r>
      <w:r w:rsidR="00443917">
        <w:rPr>
          <w:rFonts w:ascii="Times New Roman" w:hAnsi="Times New Roman"/>
          <w:b/>
          <w:color w:val="0F1115"/>
          <w:sz w:val="28"/>
          <w:lang w:val="ru-RU"/>
        </w:rPr>
        <w:t>КАК НАУКИ И ОТРАСЛИ ПРАВА</w:t>
      </w:r>
      <w:r w:rsidRPr="005961BC">
        <w:rPr>
          <w:rFonts w:ascii="Times New Roman" w:hAnsi="Times New Roman"/>
          <w:b/>
          <w:color w:val="0F1115"/>
          <w:sz w:val="28"/>
          <w:lang w:val="ru-RU"/>
        </w:rPr>
        <w:t>»</w:t>
      </w:r>
    </w:p>
    <w:p w14:paraId="3F2FC2C2" w14:textId="078D2C61" w:rsidR="00D06B92" w:rsidRDefault="00D06B92">
      <w:pPr>
        <w:spacing w:before="240" w:after="0" w:line="360" w:lineRule="auto"/>
        <w:ind w:firstLine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D06B92">
        <w:rPr>
          <w:rFonts w:ascii="Times New Roman" w:hAnsi="Times New Roman"/>
          <w:b/>
          <w:color w:val="0F1115"/>
          <w:sz w:val="28"/>
          <w:lang w:val="ru-RU"/>
        </w:rPr>
        <w:t>Обоснование актуальности темы докторской диссертации</w:t>
      </w:r>
    </w:p>
    <w:p w14:paraId="15000000" w14:textId="77E01070" w:rsidR="00EF25A8" w:rsidRPr="00EA5986" w:rsidRDefault="00F81935" w:rsidP="00155E58">
      <w:pPr>
        <w:spacing w:before="240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bookmarkStart w:id="0" w:name="_Hlk212439499"/>
      <w:r w:rsidRPr="00EA5986">
        <w:rPr>
          <w:rFonts w:ascii="Times New Roman" w:hAnsi="Times New Roman"/>
          <w:b/>
          <w:color w:val="0F1115"/>
          <w:sz w:val="28"/>
          <w:lang w:val="ru-RU"/>
        </w:rPr>
        <w:t>Актуальность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диссертационного исследования обусловлена 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>1. Отсутствие</w:t>
      </w:r>
      <w:r w:rsidR="007B679A">
        <w:rPr>
          <w:rFonts w:ascii="Times New Roman" w:hAnsi="Times New Roman"/>
          <w:b/>
          <w:color w:val="0F1115"/>
          <w:sz w:val="28"/>
          <w:lang w:val="ru-RU"/>
        </w:rPr>
        <w:t>м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 единой теоретико-правовой концепции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, </w:t>
      </w:r>
      <w:r w:rsidR="007B679A">
        <w:rPr>
          <w:rFonts w:ascii="Times New Roman" w:hAnsi="Times New Roman"/>
          <w:color w:val="0F1115"/>
          <w:sz w:val="28"/>
          <w:lang w:val="ru-RU"/>
        </w:rPr>
        <w:t>которая бы описывала и прогнозировала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возможные варианты трансформации информационных отношений в условиях развития </w:t>
      </w:r>
      <w:r w:rsidR="007B679A">
        <w:rPr>
          <w:rFonts w:ascii="Times New Roman" w:hAnsi="Times New Roman"/>
          <w:color w:val="0F1115"/>
          <w:sz w:val="28"/>
          <w:lang w:val="ru-RU"/>
        </w:rPr>
        <w:t xml:space="preserve">цифровых технологий, 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квантовых систем. </w:t>
      </w:r>
      <w:r w:rsidR="007B679A">
        <w:rPr>
          <w:rFonts w:ascii="Times New Roman" w:hAnsi="Times New Roman"/>
          <w:color w:val="0F1115"/>
          <w:sz w:val="28"/>
          <w:lang w:val="ru-RU"/>
        </w:rPr>
        <w:t>С</w:t>
      </w:r>
      <w:r w:rsidRPr="00EA5986">
        <w:rPr>
          <w:rFonts w:ascii="Times New Roman" w:hAnsi="Times New Roman"/>
          <w:color w:val="0F1115"/>
          <w:sz w:val="28"/>
          <w:lang w:val="ru-RU"/>
        </w:rPr>
        <w:t>уществующие</w:t>
      </w:r>
      <w:ins w:id="1" w:author="user" w:date="2025-11-29T11:23:00Z">
        <w:r w:rsidR="00645CA1">
          <w:rPr>
            <w:rFonts w:ascii="Times New Roman" w:hAnsi="Times New Roman"/>
            <w:color w:val="0F1115"/>
            <w:sz w:val="28"/>
            <w:lang w:val="ru-RU"/>
          </w:rPr>
          <w:t xml:space="preserve"> новые</w:t>
        </w:r>
      </w:ins>
      <w:r w:rsidRPr="00EA5986">
        <w:rPr>
          <w:rFonts w:ascii="Times New Roman" w:hAnsi="Times New Roman"/>
          <w:color w:val="0F1115"/>
          <w:sz w:val="28"/>
          <w:lang w:val="ru-RU"/>
        </w:rPr>
        <w:t xml:space="preserve"> доктрины (компьютерное, </w:t>
      </w:r>
      <w:r w:rsidR="00442BE5" w:rsidRPr="00442BE5">
        <w:rPr>
          <w:rFonts w:ascii="Times New Roman" w:hAnsi="Times New Roman"/>
          <w:color w:val="0F1115"/>
          <w:sz w:val="28"/>
          <w:lang w:val="ru-RU"/>
        </w:rPr>
        <w:t>интернет-право, киберправо и т.д.</w:t>
      </w:r>
      <w:r w:rsidRPr="00EA5986">
        <w:rPr>
          <w:rFonts w:ascii="Times New Roman" w:hAnsi="Times New Roman"/>
          <w:color w:val="0F1115"/>
          <w:sz w:val="28"/>
          <w:lang w:val="ru-RU"/>
        </w:rPr>
        <w:t>) носят фрагментарный характер.</w:t>
      </w:r>
      <w:ins w:id="2" w:author="user" w:date="2025-11-29T11:23:00Z">
        <w:r w:rsidR="00645CA1">
          <w:rPr>
            <w:rFonts w:ascii="Times New Roman" w:hAnsi="Times New Roman"/>
            <w:color w:val="0F1115"/>
            <w:sz w:val="28"/>
            <w:lang w:val="ru-RU"/>
          </w:rPr>
          <w:t xml:space="preserve"> Классическое информационное право как право «оборота» информации в основном не учитывает происходящие изменения. </w:t>
        </w:r>
      </w:ins>
      <w:r w:rsidRPr="00EA5986">
        <w:rPr>
          <w:rFonts w:ascii="Times New Roman" w:hAnsi="Times New Roman"/>
          <w:color w:val="0F1115"/>
          <w:sz w:val="28"/>
          <w:lang w:val="ru-RU"/>
        </w:rPr>
        <w:t xml:space="preserve"> </w:t>
      </w:r>
    </w:p>
    <w:p w14:paraId="5C72C8E1" w14:textId="21EB674F" w:rsidR="00645CA1" w:rsidRPr="00DD6BA7" w:rsidRDefault="007B679A" w:rsidP="00645CA1">
      <w:pPr>
        <w:spacing w:after="0" w:line="360" w:lineRule="auto"/>
        <w:ind w:firstLine="709"/>
        <w:jc w:val="both"/>
        <w:rPr>
          <w:ins w:id="3" w:author="user" w:date="2025-11-29T11:24:00Z"/>
          <w:rFonts w:ascii="Times New Roman" w:hAnsi="Times New Roman"/>
          <w:color w:val="0F1115"/>
          <w:sz w:val="28"/>
          <w:highlight w:val="cyan"/>
          <w:lang w:val="ru-RU"/>
          <w:rPrChange w:id="4" w:author="Ирина Коржова " w:date="2026-03-30T12:00:00Z">
            <w:rPr>
              <w:ins w:id="5" w:author="user" w:date="2025-11-29T11:24:00Z"/>
              <w:rFonts w:ascii="Times New Roman" w:hAnsi="Times New Roman"/>
              <w:color w:val="0F1115"/>
              <w:sz w:val="28"/>
              <w:lang w:val="ru-RU"/>
            </w:rPr>
          </w:rPrChange>
        </w:rPr>
      </w:pPr>
      <w:r>
        <w:rPr>
          <w:rFonts w:ascii="Times New Roman" w:hAnsi="Times New Roman"/>
          <w:b/>
          <w:color w:val="0F1115"/>
          <w:sz w:val="28"/>
          <w:lang w:val="ru-RU"/>
        </w:rPr>
        <w:t>Кроме того, имеется существенная</w:t>
      </w:r>
      <w:r w:rsidR="00F81935"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F1115"/>
          <w:sz w:val="28"/>
          <w:lang w:val="ru-RU"/>
        </w:rPr>
        <w:t>с</w:t>
      </w:r>
      <w:r w:rsidR="00732513">
        <w:rPr>
          <w:rFonts w:ascii="Times New Roman" w:hAnsi="Times New Roman"/>
          <w:b/>
          <w:color w:val="0F1115"/>
          <w:sz w:val="28"/>
          <w:lang w:val="ru-RU"/>
        </w:rPr>
        <w:t xml:space="preserve">пецифика </w:t>
      </w:r>
      <w:r>
        <w:rPr>
          <w:rFonts w:ascii="Times New Roman" w:hAnsi="Times New Roman"/>
          <w:b/>
          <w:color w:val="0F1115"/>
          <w:sz w:val="28"/>
          <w:lang w:val="ru-RU"/>
        </w:rPr>
        <w:t xml:space="preserve">объекта 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>регулирования</w:t>
      </w:r>
      <w:r w:rsidR="00F81935"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F1115"/>
          <w:sz w:val="28"/>
          <w:lang w:val="ru-RU"/>
        </w:rPr>
        <w:t xml:space="preserve">(информации как формы и содержания), а также </w:t>
      </w:r>
      <w:r w:rsidR="00F81935"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его 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>услужение</w:t>
      </w:r>
      <w:r w:rsidR="00F81935"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 в эпоху цифровизаци</w:t>
      </w:r>
      <w:r w:rsidR="00026A7A">
        <w:rPr>
          <w:rFonts w:ascii="Times New Roman" w:hAnsi="Times New Roman"/>
          <w:b/>
          <w:color w:val="0F1115"/>
          <w:sz w:val="28"/>
          <w:lang w:val="ru-RU"/>
        </w:rPr>
        <w:t>и</w:t>
      </w:r>
      <w:r w:rsidR="00F81935" w:rsidRPr="00EA5986">
        <w:rPr>
          <w:rFonts w:ascii="Times New Roman" w:hAnsi="Times New Roman"/>
          <w:b/>
          <w:color w:val="0F1115"/>
          <w:sz w:val="28"/>
          <w:lang w:val="ru-RU"/>
        </w:rPr>
        <w:t>.</w:t>
      </w:r>
      <w:r w:rsidR="00F81935">
        <w:rPr>
          <w:rFonts w:ascii="Times New Roman" w:hAnsi="Times New Roman"/>
          <w:color w:val="0F1115"/>
          <w:sz w:val="28"/>
        </w:rPr>
        <w:t> </w:t>
      </w:r>
      <w:bookmarkEnd w:id="0"/>
      <w:r w:rsidR="00F81935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6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 xml:space="preserve">С развитием технологий информационная среда перестает быть однородной, распадаясь на параллельные, при этом взаимосвязанные </w:t>
      </w:r>
      <w:r w:rsidR="00F81935" w:rsidRPr="00DD6BA7">
        <w:rPr>
          <w:rFonts w:ascii="Times New Roman" w:hAnsi="Times New Roman"/>
          <w:i/>
          <w:iCs/>
          <w:color w:val="0F1115"/>
          <w:sz w:val="28"/>
          <w:highlight w:val="cyan"/>
          <w:lang w:val="ru-RU"/>
          <w:rPrChange w:id="7" w:author="Ирина Коржова " w:date="2026-03-30T12:00:00Z">
            <w:rPr>
              <w:rFonts w:ascii="Times New Roman" w:hAnsi="Times New Roman"/>
              <w:i/>
              <w:iCs/>
              <w:color w:val="0F1115"/>
              <w:sz w:val="28"/>
              <w:lang w:val="ru-RU"/>
            </w:rPr>
          </w:rPrChange>
        </w:rPr>
        <w:t>сегменты</w:t>
      </w:r>
      <w:r w:rsidR="00F81935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8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 xml:space="preserve"> –</w:t>
      </w:r>
      <w:r w:rsidR="00F81935" w:rsidRPr="00DD6BA7">
        <w:rPr>
          <w:rFonts w:ascii="Times New Roman" w:hAnsi="Times New Roman"/>
          <w:color w:val="0F1115"/>
          <w:sz w:val="28"/>
          <w:highlight w:val="cyan"/>
          <w:rPrChange w:id="9" w:author="Ирина Коржова " w:date="2026-03-30T12:00:00Z">
            <w:rPr>
              <w:rFonts w:ascii="Times New Roman" w:hAnsi="Times New Roman"/>
              <w:color w:val="0F1115"/>
              <w:sz w:val="28"/>
            </w:rPr>
          </w:rPrChange>
        </w:rPr>
        <w:t> </w:t>
      </w:r>
      <w:r w:rsidR="00F81935" w:rsidRPr="00DD6BA7">
        <w:rPr>
          <w:rFonts w:ascii="Times New Roman" w:hAnsi="Times New Roman"/>
          <w:bCs/>
          <w:color w:val="0F1115"/>
          <w:sz w:val="28"/>
          <w:highlight w:val="cyan"/>
          <w:lang w:val="ru-RU"/>
          <w:rPrChange w:id="10" w:author="Ирина Коржова " w:date="2026-03-30T12:00:00Z">
            <w:rPr>
              <w:rFonts w:ascii="Times New Roman" w:hAnsi="Times New Roman"/>
              <w:bCs/>
              <w:color w:val="0F1115"/>
              <w:sz w:val="28"/>
              <w:lang w:val="ru-RU"/>
            </w:rPr>
          </w:rPrChange>
        </w:rPr>
        <w:t>аналоговый, цифровой, квантовый</w:t>
      </w:r>
      <w:r w:rsidR="0038056C" w:rsidRPr="00DD6BA7">
        <w:rPr>
          <w:rFonts w:ascii="Times New Roman" w:hAnsi="Times New Roman"/>
          <w:bCs/>
          <w:color w:val="0F1115"/>
          <w:sz w:val="28"/>
          <w:highlight w:val="cyan"/>
          <w:lang w:val="ru-RU"/>
          <w:rPrChange w:id="11" w:author="Ирина Коржова " w:date="2026-03-30T12:00:00Z">
            <w:rPr>
              <w:rFonts w:ascii="Times New Roman" w:hAnsi="Times New Roman"/>
              <w:bCs/>
              <w:color w:val="0F1115"/>
              <w:sz w:val="28"/>
              <w:lang w:val="ru-RU"/>
            </w:rPr>
          </w:rPrChange>
        </w:rPr>
        <w:t xml:space="preserve">, </w:t>
      </w:r>
      <w:r w:rsidR="0038056C" w:rsidRPr="00DD6BA7">
        <w:rPr>
          <w:rFonts w:ascii="Times New Roman" w:hAnsi="Times New Roman"/>
          <w:bCs/>
          <w:i/>
          <w:iCs/>
          <w:color w:val="0F1115"/>
          <w:sz w:val="28"/>
          <w:highlight w:val="cyan"/>
          <w:lang w:val="ru-RU"/>
          <w:rPrChange w:id="12" w:author="Ирина Коржова " w:date="2026-03-30T12:00:00Z">
            <w:rPr>
              <w:rFonts w:ascii="Times New Roman" w:hAnsi="Times New Roman"/>
              <w:bCs/>
              <w:i/>
              <w:iCs/>
              <w:color w:val="0F1115"/>
              <w:sz w:val="28"/>
              <w:lang w:val="ru-RU"/>
            </w:rPr>
          </w:rPrChange>
        </w:rPr>
        <w:t>уровни</w:t>
      </w:r>
      <w:r w:rsidR="0038056C" w:rsidRPr="00DD6BA7">
        <w:rPr>
          <w:rFonts w:ascii="Times New Roman" w:hAnsi="Times New Roman"/>
          <w:bCs/>
          <w:color w:val="0F1115"/>
          <w:sz w:val="28"/>
          <w:highlight w:val="cyan"/>
          <w:lang w:val="ru-RU"/>
          <w:rPrChange w:id="13" w:author="Ирина Коржова " w:date="2026-03-30T12:00:00Z">
            <w:rPr>
              <w:rFonts w:ascii="Times New Roman" w:hAnsi="Times New Roman"/>
              <w:bCs/>
              <w:color w:val="0F1115"/>
              <w:sz w:val="28"/>
              <w:lang w:val="ru-RU"/>
            </w:rPr>
          </w:rPrChange>
        </w:rPr>
        <w:t xml:space="preserve"> </w:t>
      </w:r>
      <w:r w:rsidR="0038056C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14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>– активов, протоколов, приложений и т.д.</w:t>
      </w:r>
      <w:r w:rsidR="00F81935" w:rsidRPr="00DD6BA7">
        <w:rPr>
          <w:rFonts w:ascii="Times New Roman" w:hAnsi="Times New Roman"/>
          <w:bCs/>
          <w:color w:val="0F1115"/>
          <w:sz w:val="28"/>
          <w:highlight w:val="cyan"/>
          <w:lang w:val="ru-RU"/>
          <w:rPrChange w:id="15" w:author="Ирина Коржова " w:date="2026-03-30T12:00:00Z">
            <w:rPr>
              <w:rFonts w:ascii="Times New Roman" w:hAnsi="Times New Roman"/>
              <w:bCs/>
              <w:color w:val="0F1115"/>
              <w:sz w:val="28"/>
              <w:lang w:val="ru-RU"/>
            </w:rPr>
          </w:rPrChange>
        </w:rPr>
        <w:t xml:space="preserve"> Каждый сегмент</w:t>
      </w:r>
      <w:r w:rsidR="0038056C" w:rsidRPr="00DD6BA7">
        <w:rPr>
          <w:rFonts w:ascii="Times New Roman" w:hAnsi="Times New Roman"/>
          <w:bCs/>
          <w:color w:val="0F1115"/>
          <w:sz w:val="28"/>
          <w:highlight w:val="cyan"/>
          <w:lang w:val="ru-RU"/>
          <w:rPrChange w:id="16" w:author="Ирина Коржова " w:date="2026-03-30T12:00:00Z">
            <w:rPr>
              <w:rFonts w:ascii="Times New Roman" w:hAnsi="Times New Roman"/>
              <w:bCs/>
              <w:color w:val="0F1115"/>
              <w:sz w:val="28"/>
              <w:lang w:val="ru-RU"/>
            </w:rPr>
          </w:rPrChange>
        </w:rPr>
        <w:t>, уровень</w:t>
      </w:r>
      <w:r w:rsidR="00F81935" w:rsidRPr="00DD6BA7">
        <w:rPr>
          <w:rFonts w:ascii="Times New Roman" w:hAnsi="Times New Roman"/>
          <w:bCs/>
          <w:color w:val="0F1115"/>
          <w:sz w:val="28"/>
          <w:highlight w:val="cyan"/>
          <w:lang w:val="ru-RU"/>
          <w:rPrChange w:id="17" w:author="Ирина Коржова " w:date="2026-03-30T12:00:00Z">
            <w:rPr>
              <w:rFonts w:ascii="Times New Roman" w:hAnsi="Times New Roman"/>
              <w:bCs/>
              <w:color w:val="0F1115"/>
              <w:sz w:val="28"/>
              <w:lang w:val="ru-RU"/>
            </w:rPr>
          </w:rPrChange>
        </w:rPr>
        <w:t xml:space="preserve"> характеризуется со</w:t>
      </w:r>
      <w:r w:rsidR="00F81935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18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>бственными фундаментальными свойствами, связанными с характеристиками информации, информационной сред</w:t>
      </w:r>
      <w:r w:rsidR="00C97A53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19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>ы</w:t>
      </w:r>
      <w:r w:rsidR="00F81935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20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>. Эти свойства напрямую влияют на особенности обработки, передачи, учета информации</w:t>
      </w:r>
      <w:r w:rsidR="00026A7A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21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 xml:space="preserve"> в информационной среде</w:t>
      </w:r>
      <w:r w:rsidR="00F81935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22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 xml:space="preserve">, требующих соответствующих правовых решений. </w:t>
      </w:r>
    </w:p>
    <w:p w14:paraId="204D5791" w14:textId="77777777" w:rsidR="00645CA1" w:rsidRDefault="00645CA1" w:rsidP="00645CA1">
      <w:pPr>
        <w:spacing w:after="0" w:line="360" w:lineRule="auto"/>
        <w:ind w:firstLine="709"/>
        <w:jc w:val="both"/>
        <w:rPr>
          <w:ins w:id="23" w:author="user" w:date="2025-11-29T11:27:00Z"/>
          <w:rFonts w:ascii="Times New Roman" w:hAnsi="Times New Roman"/>
          <w:color w:val="0F1115"/>
          <w:sz w:val="28"/>
          <w:lang w:val="ru-RU"/>
        </w:rPr>
      </w:pPr>
      <w:ins w:id="24" w:author="user" w:date="2025-11-29T11:24:00Z">
        <w:r w:rsidRPr="00DD6BA7">
          <w:rPr>
            <w:rFonts w:ascii="Times New Roman" w:hAnsi="Times New Roman"/>
            <w:color w:val="0F1115"/>
            <w:sz w:val="28"/>
            <w:highlight w:val="cyan"/>
            <w:lang w:val="ru-RU"/>
            <w:rPrChange w:id="25" w:author="Ирина Коржова " w:date="2026-03-30T12:00:00Z">
              <w:rPr>
                <w:rFonts w:ascii="Times New Roman" w:hAnsi="Times New Roman"/>
                <w:color w:val="0F1115"/>
                <w:sz w:val="28"/>
                <w:lang w:val="ru-RU"/>
              </w:rPr>
            </w:rPrChange>
          </w:rPr>
          <w:t>Появляются новые виды информации в составе инфо</w:t>
        </w:r>
      </w:ins>
      <w:ins w:id="26" w:author="user" w:date="2025-11-29T11:25:00Z">
        <w:r w:rsidRPr="00DD6BA7">
          <w:rPr>
            <w:rFonts w:ascii="Times New Roman" w:hAnsi="Times New Roman"/>
            <w:color w:val="0F1115"/>
            <w:sz w:val="28"/>
            <w:highlight w:val="cyan"/>
            <w:lang w:val="ru-RU"/>
            <w:rPrChange w:id="27" w:author="Ирина Коржова " w:date="2026-03-30T12:00:00Z">
              <w:rPr>
                <w:rFonts w:ascii="Times New Roman" w:hAnsi="Times New Roman"/>
                <w:color w:val="0F1115"/>
                <w:sz w:val="28"/>
                <w:lang w:val="ru-RU"/>
              </w:rPr>
            </w:rPrChange>
          </w:rPr>
          <w:t>рмационной среды (цифровой, квантовой соответственно). Эквивалент «решение» в аналоговой среде.</w:t>
        </w:r>
      </w:ins>
      <w:ins w:id="28" w:author="user" w:date="2025-11-29T11:26:00Z">
        <w:r w:rsidRPr="00DD6BA7">
          <w:rPr>
            <w:rFonts w:ascii="Times New Roman" w:hAnsi="Times New Roman"/>
            <w:color w:val="0F1115"/>
            <w:sz w:val="28"/>
            <w:highlight w:val="cyan"/>
            <w:lang w:val="ru-RU"/>
            <w:rPrChange w:id="29" w:author="Ирина Коржова " w:date="2026-03-30T12:00:00Z">
              <w:rPr>
                <w:rFonts w:ascii="Times New Roman" w:hAnsi="Times New Roman"/>
                <w:color w:val="0F1115"/>
                <w:sz w:val="28"/>
                <w:lang w:val="ru-RU"/>
              </w:rPr>
            </w:rPrChange>
          </w:rPr>
          <w:t xml:space="preserve"> в связи с этим вопрос нужно ли их именно как информацию рассматривать или как часть более специального правового </w:t>
        </w:r>
      </w:ins>
      <w:ins w:id="30" w:author="user" w:date="2025-11-29T11:27:00Z">
        <w:r w:rsidRPr="00DD6BA7">
          <w:rPr>
            <w:rFonts w:ascii="Times New Roman" w:hAnsi="Times New Roman"/>
            <w:color w:val="0F1115"/>
            <w:sz w:val="28"/>
            <w:highlight w:val="cyan"/>
            <w:lang w:val="ru-RU"/>
            <w:rPrChange w:id="31" w:author="Ирина Коржова " w:date="2026-03-30T12:00:00Z">
              <w:rPr>
                <w:rFonts w:ascii="Times New Roman" w:hAnsi="Times New Roman"/>
                <w:color w:val="0F1115"/>
                <w:sz w:val="28"/>
                <w:lang w:val="ru-RU"/>
              </w:rPr>
            </w:rPrChange>
          </w:rPr>
          <w:t xml:space="preserve">института (квантовый </w:t>
        </w:r>
        <w:commentRangeStart w:id="32"/>
        <w:r w:rsidRPr="00DD6BA7">
          <w:rPr>
            <w:rFonts w:ascii="Times New Roman" w:hAnsi="Times New Roman"/>
            <w:color w:val="0F1115"/>
            <w:sz w:val="28"/>
            <w:highlight w:val="cyan"/>
            <w:lang w:val="ru-RU"/>
            <w:rPrChange w:id="33" w:author="Ирина Коржова " w:date="2026-03-30T12:00:00Z">
              <w:rPr>
                <w:rFonts w:ascii="Times New Roman" w:hAnsi="Times New Roman"/>
                <w:color w:val="0F1115"/>
                <w:sz w:val="28"/>
                <w:lang w:val="ru-RU"/>
              </w:rPr>
            </w:rPrChange>
          </w:rPr>
          <w:t>ключ – ЭП)</w:t>
        </w:r>
      </w:ins>
      <w:ins w:id="34" w:author="user" w:date="2025-11-29T11:26:00Z">
        <w:r w:rsidRPr="00DD6BA7">
          <w:rPr>
            <w:rFonts w:ascii="Times New Roman" w:hAnsi="Times New Roman"/>
            <w:color w:val="0F1115"/>
            <w:sz w:val="28"/>
            <w:highlight w:val="cyan"/>
            <w:lang w:val="ru-RU"/>
            <w:rPrChange w:id="35" w:author="Ирина Коржова " w:date="2026-03-30T12:00:00Z">
              <w:rPr>
                <w:rFonts w:ascii="Times New Roman" w:hAnsi="Times New Roman"/>
                <w:color w:val="0F1115"/>
                <w:sz w:val="28"/>
                <w:lang w:val="ru-RU"/>
              </w:rPr>
            </w:rPrChange>
          </w:rPr>
          <w:t>.</w:t>
        </w:r>
      </w:ins>
      <w:commentRangeEnd w:id="32"/>
      <w:ins w:id="36" w:author="user" w:date="2025-11-29T11:27:00Z">
        <w:r w:rsidRPr="00DD6BA7">
          <w:rPr>
            <w:rStyle w:val="af"/>
            <w:highlight w:val="cyan"/>
            <w:rPrChange w:id="37" w:author="Ирина Коржова " w:date="2026-03-30T12:00:00Z">
              <w:rPr>
                <w:rStyle w:val="af"/>
              </w:rPr>
            </w:rPrChange>
          </w:rPr>
          <w:commentReference w:id="32"/>
        </w:r>
      </w:ins>
    </w:p>
    <w:p w14:paraId="5EE70A74" w14:textId="45426C9B" w:rsidR="00645CA1" w:rsidRPr="00EA5986" w:rsidRDefault="00645CA1" w:rsidP="00772945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ins w:id="38" w:author="user" w:date="2025-11-29T11:26:00Z">
        <w:r>
          <w:rPr>
            <w:rFonts w:ascii="Times New Roman" w:hAnsi="Times New Roman"/>
            <w:color w:val="0F1115"/>
            <w:sz w:val="28"/>
            <w:lang w:val="ru-RU"/>
          </w:rPr>
          <w:lastRenderedPageBreak/>
          <w:t xml:space="preserve"> </w:t>
        </w:r>
      </w:ins>
    </w:p>
    <w:p w14:paraId="17000000" w14:textId="0539B08D" w:rsidR="00EF25A8" w:rsidRPr="00EA5986" w:rsidRDefault="00F81935" w:rsidP="00F22DC6">
      <w:pPr>
        <w:spacing w:after="24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Дуализм информации как содержания </w:t>
      </w:r>
      <w:commentRangeStart w:id="39"/>
      <w:r w:rsidRPr="00021C24">
        <w:rPr>
          <w:rFonts w:ascii="Times New Roman" w:hAnsi="Times New Roman"/>
          <w:bCs/>
          <w:color w:val="0F1115"/>
          <w:sz w:val="28"/>
          <w:lang w:val="ru-RU"/>
        </w:rPr>
        <w:t>(влияющего на</w:t>
      </w:r>
      <w:r w:rsidR="00EA5986" w:rsidRPr="00021C24">
        <w:rPr>
          <w:rFonts w:ascii="Times New Roman" w:hAnsi="Times New Roman"/>
          <w:bCs/>
          <w:color w:val="0F1115"/>
          <w:sz w:val="28"/>
          <w:lang w:val="ru-RU"/>
        </w:rPr>
        <w:t xml:space="preserve"> восприятие информации человеком</w:t>
      </w:r>
      <w:commentRangeEnd w:id="39"/>
      <w:r w:rsidR="007B78F5" w:rsidRPr="00386D89">
        <w:rPr>
          <w:rStyle w:val="af"/>
          <w:bCs/>
        </w:rPr>
        <w:commentReference w:id="39"/>
      </w:r>
      <w:r w:rsidRPr="00021C24">
        <w:rPr>
          <w:rFonts w:ascii="Times New Roman" w:hAnsi="Times New Roman"/>
          <w:bCs/>
          <w:color w:val="0F1115"/>
          <w:sz w:val="28"/>
          <w:lang w:val="ru-RU"/>
        </w:rPr>
        <w:t>)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 и как формы </w:t>
      </w:r>
      <w:r w:rsidRPr="00021C24">
        <w:rPr>
          <w:rFonts w:ascii="Times New Roman" w:hAnsi="Times New Roman"/>
          <w:bCs/>
          <w:color w:val="0F1115"/>
          <w:sz w:val="28"/>
          <w:lang w:val="ru-RU"/>
        </w:rPr>
        <w:t>(технического объекта)</w:t>
      </w:r>
      <w:r>
        <w:rPr>
          <w:rFonts w:ascii="Times New Roman" w:hAnsi="Times New Roman"/>
          <w:color w:val="0F1115"/>
          <w:sz w:val="28"/>
        </w:rPr>
        <w:t> </w:t>
      </w:r>
      <w:r w:rsidRPr="00EA5986">
        <w:rPr>
          <w:rFonts w:ascii="Times New Roman" w:hAnsi="Times New Roman"/>
          <w:color w:val="0F1115"/>
          <w:sz w:val="28"/>
          <w:lang w:val="ru-RU"/>
        </w:rPr>
        <w:t>требует разграничения правовых режимов, защищающих личность, общество и его ценности, а форма режимов, регулирующих технологии, оборот данных и цифровую инфраструктуру, гибридных правовых режимов (для дипфейков, в которых имеют значение как компонент содержания, так и формы).</w:t>
      </w:r>
    </w:p>
    <w:p w14:paraId="7F0CDE9C" w14:textId="66C1BC64" w:rsidR="00732513" w:rsidRPr="00F22DC6" w:rsidRDefault="00732513" w:rsidP="00F22DC6">
      <w:pPr>
        <w:spacing w:before="240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21C24">
        <w:rPr>
          <w:rFonts w:ascii="Times New Roman" w:hAnsi="Times New Roman"/>
          <w:b/>
          <w:bCs/>
          <w:sz w:val="28"/>
          <w:lang w:val="ru-RU"/>
        </w:rPr>
        <w:t>Внедрение автономных систем ИИ</w:t>
      </w:r>
      <w:r w:rsidRPr="00732513">
        <w:rPr>
          <w:rFonts w:ascii="Times New Roman" w:hAnsi="Times New Roman"/>
          <w:sz w:val="28"/>
          <w:lang w:val="ru-RU"/>
        </w:rPr>
        <w:t xml:space="preserve">, </w:t>
      </w:r>
      <w:commentRangeStart w:id="40"/>
      <w:r w:rsidRPr="00732513">
        <w:rPr>
          <w:rFonts w:ascii="Times New Roman" w:hAnsi="Times New Roman"/>
          <w:sz w:val="28"/>
          <w:lang w:val="ru-RU"/>
        </w:rPr>
        <w:t>способных к</w:t>
      </w:r>
      <w:commentRangeEnd w:id="40"/>
      <w:r w:rsidR="0038056C">
        <w:rPr>
          <w:rStyle w:val="af"/>
        </w:rPr>
        <w:commentReference w:id="40"/>
      </w:r>
      <w:r w:rsidRPr="00732513">
        <w:rPr>
          <w:rFonts w:ascii="Times New Roman" w:hAnsi="Times New Roman"/>
          <w:sz w:val="28"/>
          <w:lang w:val="ru-RU"/>
        </w:rPr>
        <w:t xml:space="preserve"> самообучению и принятию решений без вмешательства человека, создает угрозу утраты контроля</w:t>
      </w:r>
      <w:r w:rsidR="00026A7A">
        <w:rPr>
          <w:rFonts w:ascii="Times New Roman" w:hAnsi="Times New Roman"/>
          <w:sz w:val="28"/>
          <w:lang w:val="ru-RU"/>
        </w:rPr>
        <w:t xml:space="preserve"> человека</w:t>
      </w:r>
      <w:r w:rsidRPr="00732513">
        <w:rPr>
          <w:rFonts w:ascii="Times New Roman" w:hAnsi="Times New Roman"/>
          <w:sz w:val="28"/>
          <w:lang w:val="ru-RU"/>
        </w:rPr>
        <w:t xml:space="preserve"> над </w:t>
      </w:r>
      <w:r w:rsidR="00026A7A" w:rsidRPr="00732513">
        <w:rPr>
          <w:rFonts w:ascii="Times New Roman" w:hAnsi="Times New Roman"/>
          <w:sz w:val="28"/>
          <w:lang w:val="ru-RU"/>
        </w:rPr>
        <w:t>системами управления вооружениями и транспортными потоками</w:t>
      </w:r>
      <w:r w:rsidR="00026A7A">
        <w:rPr>
          <w:rFonts w:ascii="Times New Roman" w:hAnsi="Times New Roman"/>
          <w:sz w:val="28"/>
          <w:lang w:val="ru-RU"/>
        </w:rPr>
        <w:t>,</w:t>
      </w:r>
      <w:r w:rsidR="00026A7A" w:rsidRPr="00732513">
        <w:rPr>
          <w:rFonts w:ascii="Times New Roman" w:hAnsi="Times New Roman"/>
          <w:sz w:val="28"/>
          <w:lang w:val="ru-RU"/>
        </w:rPr>
        <w:t xml:space="preserve"> </w:t>
      </w:r>
      <w:r w:rsidRPr="00732513">
        <w:rPr>
          <w:rFonts w:ascii="Times New Roman" w:hAnsi="Times New Roman"/>
          <w:sz w:val="28"/>
          <w:lang w:val="ru-RU"/>
        </w:rPr>
        <w:t>энергосистемами, финансовыми рынками. Непредсказуемое поведение сверхинтеллекта может привести к сбоям.</w:t>
      </w:r>
    </w:p>
    <w:p w14:paraId="1A000000" w14:textId="77777777" w:rsidR="00EF25A8" w:rsidRPr="00EA5986" w:rsidRDefault="00F81935" w:rsidP="00F22DC6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0D67A9">
        <w:rPr>
          <w:rFonts w:ascii="Times New Roman" w:hAnsi="Times New Roman"/>
          <w:b/>
          <w:color w:val="0F1115"/>
          <w:sz w:val="28"/>
          <w:lang w:val="ru-RU"/>
        </w:rPr>
        <w:t>Многоуровневая информационная среда.</w:t>
      </w:r>
      <w:r w:rsidRPr="00F22DC6"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Pr="00EA5986">
        <w:rPr>
          <w:rFonts w:ascii="Times New Roman" w:hAnsi="Times New Roman"/>
          <w:color w:val="0F1115"/>
          <w:sz w:val="28"/>
          <w:lang w:val="ru-RU"/>
        </w:rPr>
        <w:t>Под</w:t>
      </w:r>
      <w:r w:rsidRPr="00F22DC6">
        <w:rPr>
          <w:rFonts w:ascii="Times New Roman" w:hAnsi="Times New Roman"/>
          <w:color w:val="0F1115"/>
          <w:sz w:val="28"/>
          <w:lang w:val="ru-RU"/>
        </w:rPr>
        <w:t xml:space="preserve"> влиянием цифр</w:t>
      </w:r>
      <w:r w:rsidRPr="00EA5986">
        <w:rPr>
          <w:rFonts w:ascii="Times New Roman" w:hAnsi="Times New Roman"/>
          <w:sz w:val="28"/>
          <w:lang w:val="ru-RU"/>
        </w:rPr>
        <w:t xml:space="preserve">овых технологий информационная среда становится многоуровневой структурой, в которой различные уровни связаны между собой, но могут регулироваться разными отраслями права. При этом отраслевое законодательство рассматривает цифровые объекты изолированно от инфраструктуры их учета, и, как правило, </w:t>
      </w:r>
      <w:r w:rsidRPr="00EA5986">
        <w:rPr>
          <w:rFonts w:ascii="Times New Roman" w:hAnsi="Times New Roman"/>
          <w:i/>
          <w:sz w:val="28"/>
          <w:lang w:val="ru-RU"/>
        </w:rPr>
        <w:t>в статичном состоянии</w:t>
      </w:r>
      <w:r w:rsidRPr="00EA5986">
        <w:rPr>
          <w:rFonts w:ascii="Times New Roman" w:hAnsi="Times New Roman"/>
          <w:sz w:val="28"/>
          <w:lang w:val="ru-RU"/>
        </w:rPr>
        <w:t xml:space="preserve">, не учитывает возможные изменения, влияющие на их правовой режим. Данная особенность приводит к системным рискам фрагментарности регулирования. </w:t>
      </w:r>
    </w:p>
    <w:p w14:paraId="1B000000" w14:textId="77777777" w:rsidR="00EF25A8" w:rsidRPr="00EA5986" w:rsidRDefault="00F81935">
      <w:pPr>
        <w:spacing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EA5986">
        <w:rPr>
          <w:rFonts w:ascii="Times New Roman" w:hAnsi="Times New Roman"/>
          <w:b/>
          <w:sz w:val="28"/>
          <w:lang w:val="ru-RU"/>
        </w:rPr>
        <w:t xml:space="preserve">Характер среды приобретает ключевое значение для целей разграничения регулируемой информационной среды от нерегулируемой. </w:t>
      </w:r>
    </w:p>
    <w:p w14:paraId="1C000000" w14:textId="77777777" w:rsidR="00EF25A8" w:rsidRPr="00EA5986" w:rsidRDefault="00F81935" w:rsidP="00F22DC6">
      <w:pPr>
        <w:spacing w:before="24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EA5986">
        <w:rPr>
          <w:rFonts w:ascii="Times New Roman" w:hAnsi="Times New Roman"/>
          <w:sz w:val="28"/>
          <w:lang w:val="ru-RU"/>
        </w:rPr>
        <w:t xml:space="preserve">В зависимости от уровня контроля инфраструктуры возможно выделить </w:t>
      </w:r>
      <w:r w:rsidRPr="00EA5986">
        <w:rPr>
          <w:rFonts w:ascii="Times New Roman" w:hAnsi="Times New Roman"/>
          <w:b/>
          <w:sz w:val="28"/>
          <w:lang w:val="ru-RU"/>
        </w:rPr>
        <w:t>два типа среды</w:t>
      </w:r>
      <w:r w:rsidRPr="00EA5986">
        <w:rPr>
          <w:rFonts w:ascii="Times New Roman" w:hAnsi="Times New Roman"/>
          <w:sz w:val="28"/>
          <w:lang w:val="ru-RU"/>
        </w:rPr>
        <w:t xml:space="preserve">: </w:t>
      </w:r>
    </w:p>
    <w:p w14:paraId="1D000000" w14:textId="77777777" w:rsidR="00EF25A8" w:rsidRPr="00EA5986" w:rsidRDefault="00F8193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EA5986">
        <w:rPr>
          <w:rFonts w:ascii="Times New Roman" w:hAnsi="Times New Roman"/>
          <w:b/>
          <w:sz w:val="28"/>
          <w:lang w:val="ru-RU"/>
        </w:rPr>
        <w:lastRenderedPageBreak/>
        <w:t>1.</w:t>
      </w:r>
      <w:r>
        <w:rPr>
          <w:rFonts w:ascii="Times New Roman" w:hAnsi="Times New Roman"/>
          <w:b/>
          <w:sz w:val="28"/>
        </w:rPr>
        <w:t> </w:t>
      </w:r>
      <w:r w:rsidRPr="00EA5986">
        <w:rPr>
          <w:rFonts w:ascii="Times New Roman" w:hAnsi="Times New Roman"/>
          <w:b/>
          <w:sz w:val="28"/>
          <w:lang w:val="ru-RU"/>
        </w:rPr>
        <w:t>регулируемая среда</w:t>
      </w:r>
      <w:r w:rsidRPr="00EA5986">
        <w:rPr>
          <w:rFonts w:ascii="Times New Roman" w:hAnsi="Times New Roman"/>
          <w:sz w:val="28"/>
          <w:lang w:val="ru-RU"/>
        </w:rPr>
        <w:t xml:space="preserve">: информационные среды, в которых есть централизованные элементы (например, администраторы, разработчики или компании), которые могут замораживать или блокировать пользовательские средства; изменять правила системы (например, обновлять смарт-контракты без согласия пользователей). </w:t>
      </w:r>
    </w:p>
    <w:p w14:paraId="1E000000" w14:textId="77777777" w:rsidR="00EF25A8" w:rsidRPr="00EA5986" w:rsidRDefault="00F81935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lang w:val="ru-RU"/>
        </w:rPr>
      </w:pPr>
      <w:r w:rsidRPr="00EA5986">
        <w:rPr>
          <w:rFonts w:ascii="Times New Roman" w:hAnsi="Times New Roman"/>
          <w:b/>
          <w:sz w:val="28"/>
          <w:lang w:val="ru-RU"/>
        </w:rPr>
        <w:t>2. НЕрегулируемая среда</w:t>
      </w:r>
      <w:r w:rsidRPr="00EA5986">
        <w:rPr>
          <w:rFonts w:ascii="Times New Roman" w:hAnsi="Times New Roman"/>
          <w:sz w:val="28"/>
          <w:lang w:val="ru-RU"/>
        </w:rPr>
        <w:t xml:space="preserve">: полностью децентрализованные системы, в которых нет единого контролирующего субъекта (подлинный </w:t>
      </w:r>
      <w:r>
        <w:rPr>
          <w:rFonts w:ascii="Times New Roman" w:hAnsi="Times New Roman"/>
          <w:sz w:val="28"/>
        </w:rPr>
        <w:t>DeFi</w:t>
      </w:r>
      <w:r w:rsidRPr="00EA5986">
        <w:rPr>
          <w:rFonts w:ascii="Times New Roman" w:hAnsi="Times New Roman"/>
          <w:sz w:val="28"/>
          <w:lang w:val="ru-RU"/>
        </w:rPr>
        <w:t xml:space="preserve">). В зарубежной юридической доктрине подчеркивается, что регулирование подлинной инфраструктуры </w:t>
      </w:r>
      <w:r>
        <w:rPr>
          <w:rFonts w:ascii="Times New Roman" w:hAnsi="Times New Roman"/>
          <w:sz w:val="28"/>
        </w:rPr>
        <w:t>DeFi</w:t>
      </w:r>
      <w:r w:rsidRPr="00EA5986">
        <w:rPr>
          <w:rFonts w:ascii="Times New Roman" w:hAnsi="Times New Roman"/>
          <w:sz w:val="28"/>
          <w:lang w:val="ru-RU"/>
        </w:rPr>
        <w:t xml:space="preserve"> в соответствии с принципом «та же деятельность, тот же риск, те же правила», может быть нецелесообразным и неосуществимым по причине отсутствия объекта регулирования.</w:t>
      </w:r>
    </w:p>
    <w:p w14:paraId="08D46B67" w14:textId="7F54FDF0" w:rsidR="00A224B9" w:rsidRPr="00F22DC6" w:rsidRDefault="00C97A53" w:rsidP="00F22DC6">
      <w:pPr>
        <w:spacing w:before="240"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021C24">
        <w:rPr>
          <w:rFonts w:ascii="Times New Roman" w:hAnsi="Times New Roman"/>
          <w:b/>
          <w:color w:val="0F1115"/>
          <w:sz w:val="28"/>
          <w:lang w:val="ru-RU"/>
        </w:rPr>
        <w:t>А</w:t>
      </w:r>
      <w:r w:rsidR="0038056C" w:rsidRPr="00021C24">
        <w:rPr>
          <w:rFonts w:ascii="Times New Roman" w:hAnsi="Times New Roman"/>
          <w:b/>
          <w:color w:val="0F1115"/>
          <w:sz w:val="28"/>
          <w:lang w:val="ru-RU"/>
        </w:rPr>
        <w:t>ктивная работа над созданием квантовых систем</w:t>
      </w:r>
      <w:r w:rsidR="0038056C" w:rsidRPr="00021C24">
        <w:rPr>
          <w:rFonts w:ascii="Times New Roman" w:hAnsi="Times New Roman"/>
          <w:color w:val="0F1115"/>
          <w:sz w:val="28"/>
          <w:lang w:val="ru-RU"/>
        </w:rPr>
        <w:t>, которые</w:t>
      </w:r>
      <w:r w:rsidR="0038056C" w:rsidRPr="00EA5986"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 xml:space="preserve">несут как угрозы (взлом современных криптосистем), так и возможности (новые средства защиты и коммуникации), требующие опережающего правового осмысления. </w:t>
      </w:r>
      <w:r w:rsidR="000D67A9">
        <w:rPr>
          <w:rFonts w:ascii="Times New Roman" w:hAnsi="Times New Roman"/>
          <w:color w:val="0F1115"/>
          <w:sz w:val="28"/>
          <w:lang w:val="ru-RU"/>
        </w:rPr>
        <w:t xml:space="preserve">Их сила </w:t>
      </w:r>
      <w:r w:rsidR="00A224B9" w:rsidRPr="00A224B9">
        <w:rPr>
          <w:rFonts w:ascii="Times New Roman" w:hAnsi="Times New Roman"/>
          <w:color w:val="0F1115"/>
          <w:sz w:val="28"/>
          <w:lang w:val="ru-RU"/>
        </w:rPr>
        <w:t xml:space="preserve">в способности </w:t>
      </w:r>
      <w:r w:rsidR="0038056C" w:rsidRPr="00021C24">
        <w:rPr>
          <w:rFonts w:ascii="Times New Roman" w:hAnsi="Times New Roman"/>
          <w:color w:val="0F1115"/>
          <w:sz w:val="28"/>
          <w:lang w:val="ru-RU"/>
        </w:rPr>
        <w:t xml:space="preserve">моделировать физические, химические и биологические </w:t>
      </w:r>
      <w:r w:rsidR="0038056C" w:rsidRPr="000D67A9">
        <w:rPr>
          <w:rFonts w:ascii="Times New Roman" w:hAnsi="Times New Roman"/>
          <w:color w:val="0F1115"/>
          <w:sz w:val="28"/>
          <w:lang w:val="ru-RU"/>
        </w:rPr>
        <w:t xml:space="preserve">процессы с недостижимой для классических компьютеров </w:t>
      </w:r>
      <w:r w:rsidR="0038056C" w:rsidRPr="00F22DC6">
        <w:rPr>
          <w:rFonts w:ascii="Times New Roman" w:hAnsi="Times New Roman"/>
          <w:color w:val="0F1115"/>
          <w:sz w:val="28"/>
          <w:lang w:val="ru-RU"/>
        </w:rPr>
        <w:t>точностью</w:t>
      </w:r>
      <w:r w:rsidR="00A224B9" w:rsidRPr="00F22DC6">
        <w:rPr>
          <w:rFonts w:ascii="Times New Roman" w:hAnsi="Times New Roman"/>
          <w:sz w:val="28"/>
          <w:lang w:val="ru-RU"/>
        </w:rPr>
        <w:t>.</w:t>
      </w:r>
      <w:r w:rsidR="00A224B9" w:rsidRPr="00F22DC6" w:rsidDel="00A224B9">
        <w:rPr>
          <w:rFonts w:ascii="Times New Roman" w:hAnsi="Times New Roman"/>
          <w:sz w:val="28"/>
          <w:lang w:val="ru-RU"/>
        </w:rPr>
        <w:t xml:space="preserve"> </w:t>
      </w:r>
    </w:p>
    <w:p w14:paraId="4190A4FB" w14:textId="5D26517B" w:rsidR="00A224B9" w:rsidRPr="00F22DC6" w:rsidRDefault="00A224B9" w:rsidP="00F22DC6">
      <w:pPr>
        <w:spacing w:after="0" w:line="360" w:lineRule="auto"/>
        <w:ind w:firstLine="567"/>
        <w:jc w:val="both"/>
        <w:rPr>
          <w:rFonts w:ascii="Times New Roman" w:hAnsi="Times New Roman"/>
          <w:sz w:val="28"/>
          <w:lang w:val="ru-RU"/>
        </w:rPr>
      </w:pPr>
      <w:r w:rsidRPr="00F22DC6">
        <w:rPr>
          <w:rFonts w:ascii="Times New Roman" w:hAnsi="Times New Roman"/>
          <w:sz w:val="28"/>
          <w:lang w:val="ru-RU"/>
        </w:rPr>
        <w:t>Кв</w:t>
      </w:r>
      <w:r w:rsidRPr="000D67A9">
        <w:rPr>
          <w:rFonts w:ascii="Times New Roman" w:hAnsi="Times New Roman"/>
          <w:color w:val="0F1115"/>
          <w:sz w:val="28"/>
          <w:lang w:val="ru-RU"/>
        </w:rPr>
        <w:t>антовая связь использует квантовые состояния частиц (например, фотонов) для защищенной</w:t>
      </w:r>
      <w:r w:rsidRPr="00A224B9">
        <w:rPr>
          <w:rFonts w:ascii="Times New Roman" w:hAnsi="Times New Roman"/>
          <w:color w:val="0F1115"/>
          <w:sz w:val="28"/>
          <w:lang w:val="ru-RU"/>
        </w:rPr>
        <w:t xml:space="preserve"> передачи информации. Е</w:t>
      </w:r>
      <w:r w:rsidR="0038056C">
        <w:rPr>
          <w:rFonts w:ascii="Times New Roman" w:hAnsi="Times New Roman"/>
          <w:color w:val="0F1115"/>
          <w:sz w:val="28"/>
          <w:lang w:val="ru-RU"/>
        </w:rPr>
        <w:t>е</w:t>
      </w:r>
      <w:r w:rsidRPr="00A224B9">
        <w:rPr>
          <w:rFonts w:ascii="Times New Roman" w:hAnsi="Times New Roman"/>
          <w:color w:val="0F1115"/>
          <w:sz w:val="28"/>
          <w:lang w:val="ru-RU"/>
        </w:rPr>
        <w:t xml:space="preserve"> главная практическая реализация</w:t>
      </w:r>
      <w:r w:rsidR="006B1DAC"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="0038056C">
        <w:rPr>
          <w:rFonts w:ascii="Times New Roman" w:hAnsi="Times New Roman"/>
          <w:color w:val="0F1115"/>
          <w:sz w:val="28"/>
          <w:lang w:val="ru-RU"/>
        </w:rPr>
        <w:t xml:space="preserve">– </w:t>
      </w:r>
      <w:r w:rsidR="00386D89">
        <w:rPr>
          <w:rFonts w:ascii="Times New Roman" w:hAnsi="Times New Roman"/>
          <w:color w:val="0F1115"/>
          <w:sz w:val="28"/>
          <w:lang w:val="ru-RU"/>
        </w:rPr>
        <w:t>к</w:t>
      </w:r>
      <w:r w:rsidRPr="00A224B9">
        <w:rPr>
          <w:rFonts w:ascii="Times New Roman" w:hAnsi="Times New Roman"/>
          <w:color w:val="0F1115"/>
          <w:sz w:val="28"/>
          <w:lang w:val="ru-RU"/>
        </w:rPr>
        <w:t xml:space="preserve">вантовое распределение ключей (QKD), которое позволяет двум сторонам создать общий секретный ключ, безопасность которого гарантирована законами квантовой </w:t>
      </w:r>
      <w:r w:rsidRPr="00F22DC6">
        <w:rPr>
          <w:rFonts w:ascii="Times New Roman" w:hAnsi="Times New Roman"/>
          <w:sz w:val="28"/>
          <w:lang w:val="ru-RU"/>
        </w:rPr>
        <w:t>механики.</w:t>
      </w:r>
    </w:p>
    <w:p w14:paraId="4B1E9834" w14:textId="77777777" w:rsidR="005961BC" w:rsidRDefault="00F81935" w:rsidP="00F22DC6">
      <w:pPr>
        <w:spacing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 w:rsidRPr="00F22DC6">
        <w:rPr>
          <w:rFonts w:ascii="Times New Roman" w:hAnsi="Times New Roman"/>
          <w:b/>
          <w:sz w:val="28"/>
          <w:lang w:val="ru-RU"/>
        </w:rPr>
        <w:t>4. Социально-этические,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 моральные аспекты внедрения и использования информационных технологий (цифровых, квантовых).</w:t>
      </w:r>
      <w:r>
        <w:rPr>
          <w:rFonts w:ascii="Times New Roman" w:hAnsi="Times New Roman"/>
          <w:color w:val="0F1115"/>
          <w:sz w:val="28"/>
        </w:rPr>
        <w:t> </w:t>
      </w:r>
      <w:r w:rsidRPr="00EA5986">
        <w:rPr>
          <w:rFonts w:ascii="Times New Roman" w:hAnsi="Times New Roman"/>
          <w:color w:val="0F1115"/>
          <w:sz w:val="28"/>
          <w:lang w:val="ru-RU"/>
        </w:rPr>
        <w:t>Цифровизация, воздействие технологий на частную жизнь затрагивают фундаментальные права и свободы человека. Возникает необходимость в выработке правовых механизмов, обеспечивающих, с одной стороны, технологический прогресс, а с другой –</w:t>
      </w:r>
      <w:r>
        <w:rPr>
          <w:rFonts w:ascii="Times New Roman" w:hAnsi="Times New Roman"/>
          <w:color w:val="0F1115"/>
          <w:sz w:val="28"/>
        </w:rPr>
        <w:t> 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защиту личности от несанкционированного воздействия технологий на личную 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lastRenderedPageBreak/>
        <w:t>автономию и приватность частной жизни</w:t>
      </w:r>
      <w:r w:rsidRPr="00EA5986">
        <w:rPr>
          <w:rFonts w:ascii="Times New Roman" w:hAnsi="Times New Roman"/>
          <w:color w:val="0F1115"/>
          <w:sz w:val="28"/>
          <w:lang w:val="ru-RU"/>
        </w:rPr>
        <w:t>. Вопросы этичности «встроенного регулирования», программируемости права и моральной ответственности за действия автономных систем требуют глубокого философско-правового а</w:t>
      </w:r>
      <w:commentRangeStart w:id="41"/>
      <w:r w:rsidRPr="00EA5986">
        <w:rPr>
          <w:rFonts w:ascii="Times New Roman" w:hAnsi="Times New Roman"/>
          <w:color w:val="0F1115"/>
          <w:sz w:val="28"/>
          <w:lang w:val="ru-RU"/>
        </w:rPr>
        <w:t>нализа.</w:t>
      </w:r>
      <w:commentRangeEnd w:id="41"/>
      <w:r>
        <w:commentReference w:id="41"/>
      </w:r>
    </w:p>
    <w:p w14:paraId="7B8C2830" w14:textId="7A69154D" w:rsidR="0038056C" w:rsidRPr="00386D89" w:rsidRDefault="0038056C" w:rsidP="00A224B9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val="ru-RU"/>
        </w:rPr>
      </w:pPr>
      <w:r w:rsidRPr="00021C24">
        <w:rPr>
          <w:rFonts w:ascii="Times New Roman" w:hAnsi="Times New Roman"/>
          <w:color w:val="0F1115"/>
          <w:sz w:val="28"/>
          <w:szCs w:val="28"/>
          <w:shd w:val="clear" w:color="auto" w:fill="FFFFFF"/>
          <w:lang w:val="ru-RU"/>
        </w:rPr>
        <w:t xml:space="preserve">Особую актуальность приобретает вопрос </w:t>
      </w:r>
      <w:r w:rsidRPr="00021C24">
        <w:rPr>
          <w:rFonts w:ascii="Times New Roman" w:hAnsi="Times New Roman"/>
          <w:b/>
          <w:color w:val="0F1115"/>
          <w:sz w:val="28"/>
          <w:szCs w:val="28"/>
          <w:shd w:val="clear" w:color="auto" w:fill="FFFFFF"/>
          <w:lang w:val="ru-RU"/>
        </w:rPr>
        <w:t>о</w:t>
      </w:r>
      <w:r w:rsidRPr="00021C2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 </w:t>
      </w:r>
      <w:r w:rsidRPr="00021C24">
        <w:rPr>
          <w:rFonts w:ascii="Times New Roman" w:hAnsi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>квантовом аспекте ИИ</w:t>
      </w:r>
      <w:r w:rsidRPr="00021C2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  <w:lang w:val="ru-RU"/>
        </w:rPr>
        <w:t>–</w:t>
      </w:r>
      <w:r w:rsidRPr="00021C24">
        <w:rPr>
          <w:rFonts w:ascii="Times New Roman" w:hAnsi="Times New Roman"/>
          <w:color w:val="0F1115"/>
          <w:sz w:val="28"/>
          <w:szCs w:val="28"/>
          <w:shd w:val="clear" w:color="auto" w:fill="FFFFFF"/>
          <w:lang w:val="ru-RU"/>
        </w:rPr>
        <w:t xml:space="preserve"> создании интеллектуальных систем, использующих квантовые вычисления для принятия решений в условиях многовариантности и неопределенности, что принципиально меняет характер их взаимодействия с человеком и обществом.</w:t>
      </w:r>
    </w:p>
    <w:p w14:paraId="21000000" w14:textId="77777777" w:rsidR="00EF25A8" w:rsidRPr="00EA5986" w:rsidRDefault="00F81935" w:rsidP="00F22DC6">
      <w:pPr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5. Потребность в систематизации и кодификации норм информационного права</w:t>
      </w:r>
      <w:r w:rsidRPr="00F22DC6">
        <w:rPr>
          <w:rFonts w:ascii="Times New Roman" w:hAnsi="Times New Roman"/>
          <w:color w:val="0F1115"/>
          <w:sz w:val="28"/>
          <w:lang w:val="ru-RU"/>
        </w:rPr>
        <w:t>. </w:t>
      </w:r>
    </w:p>
    <w:p w14:paraId="22000000" w14:textId="77777777" w:rsidR="00EF25A8" w:rsidRPr="00EA5986" w:rsidRDefault="00F81935" w:rsidP="00F22DC6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F22DC6">
        <w:rPr>
          <w:rFonts w:ascii="Times New Roman" w:hAnsi="Times New Roman"/>
          <w:color w:val="0F1115"/>
          <w:sz w:val="28"/>
          <w:lang w:val="ru-RU"/>
        </w:rPr>
        <w:t>Требование стабиль</w:t>
      </w:r>
      <w:r w:rsidRPr="00EA5986">
        <w:rPr>
          <w:rFonts w:ascii="Times New Roman" w:hAnsi="Times New Roman"/>
          <w:sz w:val="28"/>
          <w:lang w:val="ru-RU"/>
        </w:rPr>
        <w:t xml:space="preserve">ности отраслевого регулирования (без включения в его число существенного количества информационных (цифровых) обуславливает необходимость того, что такая систематизация должна предшествовать формированию полноценного отраслевого законодательства. </w:t>
      </w:r>
    </w:p>
    <w:p w14:paraId="23000000" w14:textId="7020B5AF" w:rsidR="00EF25A8" w:rsidRPr="00EA5986" w:rsidRDefault="00662A25">
      <w:pPr>
        <w:spacing w:after="0" w:line="360" w:lineRule="auto"/>
        <w:ind w:firstLine="567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Опережающее</w:t>
      </w:r>
      <w:r w:rsidRPr="00EA5986">
        <w:rPr>
          <w:rFonts w:ascii="Times New Roman" w:hAnsi="Times New Roman"/>
          <w:sz w:val="28"/>
          <w:lang w:val="ru-RU"/>
        </w:rPr>
        <w:t xml:space="preserve"> </w:t>
      </w:r>
      <w:r w:rsidR="00F81935" w:rsidRPr="00EA5986">
        <w:rPr>
          <w:rFonts w:ascii="Times New Roman" w:hAnsi="Times New Roman"/>
          <w:sz w:val="28"/>
          <w:lang w:val="ru-RU"/>
        </w:rPr>
        <w:t>законодательство позволит иным отраслям права регулировать свои отношения с учетом цифровой трансформации, без акцента на информационных аспектах.</w:t>
      </w:r>
    </w:p>
    <w:p w14:paraId="24000000" w14:textId="05CD8F01" w:rsidR="00EF25A8" w:rsidRPr="00F22DC6" w:rsidRDefault="00F81935" w:rsidP="00F22DC6">
      <w:pPr>
        <w:spacing w:after="0" w:line="360" w:lineRule="auto"/>
        <w:ind w:firstLine="567"/>
        <w:jc w:val="both"/>
        <w:rPr>
          <w:rFonts w:ascii="Times New Roman" w:hAnsi="Times New Roman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Отсутствие целостного системообразующего акта</w:t>
      </w:r>
      <w:r>
        <w:rPr>
          <w:rFonts w:ascii="Times New Roman" w:hAnsi="Times New Roman"/>
          <w:color w:val="0F1115"/>
          <w:sz w:val="28"/>
        </w:rPr>
        <w:t> </w:t>
      </w:r>
      <w:r w:rsidRPr="00EA5986">
        <w:rPr>
          <w:rFonts w:ascii="Times New Roman" w:hAnsi="Times New Roman"/>
          <w:color w:val="0F1115"/>
          <w:sz w:val="28"/>
          <w:lang w:val="ru-RU"/>
        </w:rPr>
        <w:t>(такого как Информационный кодекс</w:t>
      </w:r>
      <w:r w:rsidR="006B1DAC">
        <w:rPr>
          <w:rFonts w:ascii="Times New Roman" w:hAnsi="Times New Roman"/>
          <w:color w:val="0F1115"/>
          <w:sz w:val="28"/>
          <w:lang w:val="ru-RU"/>
        </w:rPr>
        <w:t xml:space="preserve"> РФ</w:t>
      </w:r>
      <w:r w:rsidRPr="00EA5986">
        <w:rPr>
          <w:rFonts w:ascii="Times New Roman" w:hAnsi="Times New Roman"/>
          <w:color w:val="0F1115"/>
          <w:sz w:val="28"/>
          <w:lang w:val="ru-RU"/>
        </w:rPr>
        <w:t>) препятствует развитию цифровой экономики, создает правовые риски и препятствует эффективному межотраслевому взаимодействию. Разработка теоретической основы для кодификации</w:t>
      </w:r>
      <w:r w:rsidR="006B1DAC">
        <w:rPr>
          <w:rFonts w:ascii="Times New Roman" w:hAnsi="Times New Roman"/>
          <w:color w:val="0F1115"/>
          <w:sz w:val="28"/>
          <w:lang w:val="ru-RU"/>
        </w:rPr>
        <w:t xml:space="preserve"> информационных правоотношений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является актуальной научной задачей</w:t>
      </w:r>
      <w:r w:rsidRPr="00F22DC6">
        <w:rPr>
          <w:rFonts w:ascii="Times New Roman" w:hAnsi="Times New Roman"/>
          <w:sz w:val="28"/>
          <w:lang w:val="ru-RU"/>
        </w:rPr>
        <w:t>.</w:t>
      </w:r>
    </w:p>
    <w:p w14:paraId="25000000" w14:textId="73A6BB42" w:rsidR="00EF25A8" w:rsidRPr="00EA5986" w:rsidRDefault="00F81935" w:rsidP="00F22DC6">
      <w:pPr>
        <w:spacing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 w:rsidRPr="00DD6BA7">
        <w:rPr>
          <w:rFonts w:ascii="Times New Roman" w:hAnsi="Times New Roman"/>
          <w:b/>
          <w:sz w:val="28"/>
          <w:highlight w:val="cyan"/>
          <w:lang w:val="ru-RU"/>
          <w:rPrChange w:id="42" w:author="Ирина Коржова " w:date="2026-03-30T12:00:00Z">
            <w:rPr>
              <w:rFonts w:ascii="Times New Roman" w:hAnsi="Times New Roman"/>
              <w:b/>
              <w:sz w:val="28"/>
              <w:lang w:val="ru-RU"/>
            </w:rPr>
          </w:rPrChange>
        </w:rPr>
        <w:t>Таким</w:t>
      </w:r>
      <w:r w:rsidRPr="00DD6BA7">
        <w:rPr>
          <w:rFonts w:ascii="Times New Roman" w:hAnsi="Times New Roman"/>
          <w:sz w:val="28"/>
          <w:highlight w:val="cyan"/>
          <w:lang w:val="ru-RU"/>
          <w:rPrChange w:id="43" w:author="Ирина Коржова " w:date="2026-03-30T12:00:00Z">
            <w:rPr>
              <w:rFonts w:ascii="Times New Roman" w:hAnsi="Times New Roman"/>
              <w:sz w:val="28"/>
              <w:lang w:val="ru-RU"/>
            </w:rPr>
          </w:rPrChange>
        </w:rPr>
        <w:t xml:space="preserve"> о</w:t>
      </w:r>
      <w:r w:rsidRPr="00DD6BA7">
        <w:rPr>
          <w:rFonts w:ascii="Times New Roman" w:hAnsi="Times New Roman"/>
          <w:b/>
          <w:color w:val="0F1115"/>
          <w:sz w:val="28"/>
          <w:highlight w:val="cyan"/>
          <w:lang w:val="ru-RU"/>
          <w:rPrChange w:id="44" w:author="Ирина Коржова " w:date="2026-03-30T12:00:00Z">
            <w:rPr>
              <w:rFonts w:ascii="Times New Roman" w:hAnsi="Times New Roman"/>
              <w:b/>
              <w:color w:val="0F1115"/>
              <w:sz w:val="28"/>
              <w:lang w:val="ru-RU"/>
            </w:rPr>
          </w:rPrChange>
        </w:rPr>
        <w:t>бразом,</w:t>
      </w:r>
      <w:r w:rsidRPr="00DD6BA7">
        <w:rPr>
          <w:rFonts w:ascii="Times New Roman" w:hAnsi="Times New Roman"/>
          <w:color w:val="0F1115"/>
          <w:sz w:val="28"/>
          <w:highlight w:val="cyan"/>
          <w:rPrChange w:id="45" w:author="Ирина Коржова " w:date="2026-03-30T12:00:00Z">
            <w:rPr>
              <w:rFonts w:ascii="Times New Roman" w:hAnsi="Times New Roman"/>
              <w:color w:val="0F1115"/>
              <w:sz w:val="28"/>
            </w:rPr>
          </w:rPrChange>
        </w:rPr>
        <w:t> </w:t>
      </w:r>
      <w:r w:rsidRPr="00DD6BA7">
        <w:rPr>
          <w:rFonts w:ascii="Times New Roman" w:hAnsi="Times New Roman"/>
          <w:color w:val="0F1115"/>
          <w:sz w:val="28"/>
          <w:highlight w:val="cyan"/>
          <w:lang w:val="ru-RU"/>
          <w:rPrChange w:id="46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 xml:space="preserve">диссертационное исследование направлено на теоретическое осмысление информационно-правовой реальности. Разработка целостной теории развития информационных правоотношений </w:t>
      </w:r>
      <w:r w:rsidRPr="00DD6BA7">
        <w:rPr>
          <w:rFonts w:ascii="Times New Roman" w:hAnsi="Times New Roman"/>
          <w:color w:val="0F1115"/>
          <w:sz w:val="28"/>
          <w:highlight w:val="cyan"/>
          <w:lang w:val="ru-RU"/>
          <w:rPrChange w:id="47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lastRenderedPageBreak/>
        <w:t xml:space="preserve">позволит не только объяснить происходящие трансформации информационных отношений, но и создать </w:t>
      </w:r>
      <w:r w:rsidR="00785B46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48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 xml:space="preserve">правовые </w:t>
      </w:r>
      <w:r w:rsidRPr="00DD6BA7">
        <w:rPr>
          <w:rFonts w:ascii="Times New Roman" w:hAnsi="Times New Roman"/>
          <w:color w:val="0F1115"/>
          <w:sz w:val="28"/>
          <w:highlight w:val="cyan"/>
          <w:lang w:val="ru-RU"/>
          <w:rPrChange w:id="49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>инструмент</w:t>
      </w:r>
      <w:r w:rsidR="00A224B9" w:rsidRPr="00DD6BA7">
        <w:rPr>
          <w:rFonts w:ascii="Times New Roman" w:hAnsi="Times New Roman"/>
          <w:color w:val="0F1115"/>
          <w:sz w:val="28"/>
          <w:highlight w:val="cyan"/>
          <w:lang w:val="ru-RU"/>
          <w:rPrChange w:id="50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>ы</w:t>
      </w:r>
      <w:r w:rsidRPr="00DD6BA7">
        <w:rPr>
          <w:rFonts w:ascii="Times New Roman" w:hAnsi="Times New Roman"/>
          <w:color w:val="0F1115"/>
          <w:sz w:val="28"/>
          <w:highlight w:val="cyan"/>
          <w:lang w:val="ru-RU"/>
          <w:rPrChange w:id="51" w:author="Ирина Коржова " w:date="2026-03-30T12:00:00Z">
            <w:rPr>
              <w:rFonts w:ascii="Times New Roman" w:hAnsi="Times New Roman"/>
              <w:color w:val="0F1115"/>
              <w:sz w:val="28"/>
              <w:lang w:val="ru-RU"/>
            </w:rPr>
          </w:rPrChange>
        </w:rPr>
        <w:t xml:space="preserve"> для сбалансированного правового реагирования на вызовы цифровой и постцифровой эпох.</w:t>
      </w:r>
    </w:p>
    <w:p w14:paraId="55AE1722" w14:textId="02829AA6" w:rsidR="00D06B92" w:rsidRDefault="00D06B92">
      <w:pPr>
        <w:spacing w:before="240" w:after="240" w:line="360" w:lineRule="auto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D06B92">
        <w:rPr>
          <w:rFonts w:ascii="Times New Roman" w:hAnsi="Times New Roman"/>
          <w:b/>
          <w:color w:val="0F1115"/>
          <w:sz w:val="28"/>
          <w:lang w:val="ru-RU"/>
        </w:rPr>
        <w:t>Развернутый план докторской диссертации</w:t>
      </w:r>
    </w:p>
    <w:p w14:paraId="32000000" w14:textId="6E232006" w:rsidR="00EF25A8" w:rsidRPr="00021C24" w:rsidRDefault="006B1DAC">
      <w:pPr>
        <w:spacing w:before="240" w:after="240" w:line="360" w:lineRule="auto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ГЛАВА 1. МЕТОДОЛОГИЧЕСКИЕ ОСНОВЫ И ФАКТОРЫ РАЗВИТИЯ ИНФОРМАЦИОННЫХ ПРАВООТНОШЕНИЙ В УСЛОВИЯХ ТЕХНОЛОГИЧЕСКОЙ ТРАНСФОРМАЦИИ</w:t>
      </w:r>
    </w:p>
    <w:p w14:paraId="763849CF" w14:textId="231CB84A" w:rsidR="002B150D" w:rsidRPr="000406FE" w:rsidRDefault="002B150D" w:rsidP="002B150D">
      <w:pPr>
        <w:spacing w:beforeAutospacing="1" w:after="120" w:line="360" w:lineRule="auto"/>
        <w:ind w:firstLine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0406FE">
        <w:rPr>
          <w:rFonts w:ascii="Times New Roman" w:hAnsi="Times New Roman"/>
          <w:b/>
          <w:color w:val="0F1115"/>
          <w:sz w:val="28"/>
          <w:lang w:val="ru-RU"/>
        </w:rPr>
        <w:t>§ 1. Системно-структурный анализ информационного права: место системе права в российском и зарубежных правопорядках</w:t>
      </w:r>
      <w:r w:rsidR="005B7374">
        <w:rPr>
          <w:rFonts w:ascii="Times New Roman" w:hAnsi="Times New Roman"/>
          <w:b/>
          <w:color w:val="0F1115"/>
          <w:sz w:val="28"/>
          <w:lang w:val="ru-RU"/>
        </w:rPr>
        <w:t>.</w:t>
      </w:r>
      <w:r w:rsidRPr="000406FE">
        <w:rPr>
          <w:rFonts w:ascii="Times New Roman" w:hAnsi="Times New Roman"/>
          <w:b/>
          <w:color w:val="0F1115"/>
          <w:sz w:val="28"/>
          <w:lang w:val="ru-RU"/>
        </w:rPr>
        <w:t xml:space="preserve"> </w:t>
      </w:r>
    </w:p>
    <w:p w14:paraId="6874829B" w14:textId="1874AC92" w:rsidR="002B150D" w:rsidRPr="000406FE" w:rsidRDefault="00D06B92" w:rsidP="002B150D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en-US"/>
        </w:rPr>
        <w:t>I</w:t>
      </w:r>
      <w:r w:rsidRPr="00F22DC6">
        <w:rPr>
          <w:rFonts w:ascii="Times New Roman" w:hAnsi="Times New Roman"/>
          <w:color w:val="0F1115"/>
          <w:sz w:val="28"/>
          <w:lang w:val="ru-RU"/>
        </w:rPr>
        <w:t xml:space="preserve">. </w:t>
      </w:r>
      <w:r w:rsidR="002B150D" w:rsidRPr="000406FE">
        <w:rPr>
          <w:rFonts w:ascii="Times New Roman" w:hAnsi="Times New Roman"/>
          <w:color w:val="0F1115"/>
          <w:sz w:val="28"/>
          <w:lang w:val="ru-RU"/>
        </w:rPr>
        <w:t>Информационное право как отрасль права в системе отраслей российского права</w:t>
      </w:r>
      <w:r w:rsidR="002B150D" w:rsidRPr="002B150D">
        <w:rPr>
          <w:rFonts w:ascii="Times New Roman" w:hAnsi="Times New Roman"/>
          <w:color w:val="0F1115"/>
          <w:sz w:val="28"/>
          <w:lang w:val="ru-RU"/>
        </w:rPr>
        <w:t>:</w:t>
      </w:r>
    </w:p>
    <w:p w14:paraId="62ADF876" w14:textId="3A33375A" w:rsidR="006B1DAC" w:rsidRDefault="00662A25" w:rsidP="002B150D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П</w:t>
      </w:r>
      <w:r w:rsidR="002B150D" w:rsidRPr="00EA5986">
        <w:rPr>
          <w:rFonts w:ascii="Times New Roman" w:hAnsi="Times New Roman"/>
          <w:color w:val="0F1115"/>
          <w:sz w:val="28"/>
          <w:lang w:val="ru-RU"/>
        </w:rPr>
        <w:t>редмет регулирования</w:t>
      </w:r>
      <w:r w:rsidR="006B1DAC">
        <w:rPr>
          <w:rFonts w:ascii="Times New Roman" w:hAnsi="Times New Roman"/>
          <w:color w:val="0F1115"/>
          <w:sz w:val="28"/>
          <w:lang w:val="ru-RU"/>
        </w:rPr>
        <w:t xml:space="preserve">: </w:t>
      </w:r>
      <w:r w:rsidR="002B150D" w:rsidRPr="00EA5986">
        <w:rPr>
          <w:rFonts w:ascii="Times New Roman" w:hAnsi="Times New Roman"/>
          <w:color w:val="0F1115"/>
          <w:sz w:val="28"/>
          <w:lang w:val="ru-RU"/>
        </w:rPr>
        <w:t xml:space="preserve">информационные </w:t>
      </w:r>
      <w:r>
        <w:rPr>
          <w:rFonts w:ascii="Times New Roman" w:hAnsi="Times New Roman"/>
          <w:color w:val="0F1115"/>
          <w:sz w:val="28"/>
          <w:lang w:val="ru-RU"/>
        </w:rPr>
        <w:t>право</w:t>
      </w:r>
      <w:r w:rsidR="002B150D" w:rsidRPr="00EA5986">
        <w:rPr>
          <w:rFonts w:ascii="Times New Roman" w:hAnsi="Times New Roman"/>
          <w:color w:val="0F1115"/>
          <w:sz w:val="28"/>
          <w:lang w:val="ru-RU"/>
        </w:rPr>
        <w:t>отношения в информационной среде</w:t>
      </w:r>
    </w:p>
    <w:p w14:paraId="58C3709D" w14:textId="73D173B9" w:rsidR="002B150D" w:rsidRPr="00EA5986" w:rsidRDefault="006B1DAC" w:rsidP="002B150D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М</w:t>
      </w:r>
      <w:r w:rsidR="002B150D" w:rsidRPr="00EA5986">
        <w:rPr>
          <w:rFonts w:ascii="Times New Roman" w:hAnsi="Times New Roman"/>
          <w:color w:val="0F1115"/>
          <w:sz w:val="28"/>
          <w:lang w:val="ru-RU"/>
        </w:rPr>
        <w:t>етод</w:t>
      </w:r>
      <w:r>
        <w:rPr>
          <w:rFonts w:ascii="Times New Roman" w:hAnsi="Times New Roman"/>
          <w:color w:val="0F1115"/>
          <w:sz w:val="28"/>
          <w:lang w:val="ru-RU"/>
        </w:rPr>
        <w:t xml:space="preserve">: </w:t>
      </w:r>
      <w:r w:rsidR="002B150D" w:rsidRPr="00EA5986">
        <w:rPr>
          <w:rFonts w:ascii="Times New Roman" w:hAnsi="Times New Roman"/>
          <w:color w:val="0F1115"/>
          <w:sz w:val="28"/>
          <w:lang w:val="ru-RU"/>
        </w:rPr>
        <w:t>преимущественно императивный.</w:t>
      </w:r>
    </w:p>
    <w:p w14:paraId="5CC41DFC" w14:textId="6A1B8A77" w:rsidR="002B150D" w:rsidRPr="00EA5986" w:rsidRDefault="002B150D" w:rsidP="002B150D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Дискуссия о первичности и вторичности отраслей: информационное право как</w:t>
      </w:r>
      <w:r w:rsidR="00AA507B">
        <w:rPr>
          <w:rFonts w:ascii="Times New Roman" w:hAnsi="Times New Roman"/>
          <w:color w:val="0F1115"/>
          <w:sz w:val="28"/>
          <w:lang w:val="ru-RU"/>
        </w:rPr>
        <w:t xml:space="preserve"> комплексная отрасль права, «</w:t>
      </w:r>
      <w:r w:rsidRPr="00EA5986">
        <w:rPr>
          <w:rFonts w:ascii="Times New Roman" w:hAnsi="Times New Roman"/>
          <w:color w:val="0F1115"/>
          <w:sz w:val="28"/>
          <w:lang w:val="ru-RU"/>
        </w:rPr>
        <w:t>надотрасль</w:t>
      </w:r>
      <w:r w:rsidR="00AA507B">
        <w:rPr>
          <w:rFonts w:ascii="Times New Roman" w:hAnsi="Times New Roman"/>
          <w:color w:val="0F1115"/>
          <w:sz w:val="28"/>
          <w:lang w:val="ru-RU"/>
        </w:rPr>
        <w:t>»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или </w:t>
      </w:r>
      <w:r w:rsidR="00AA507B">
        <w:rPr>
          <w:rFonts w:ascii="Times New Roman" w:hAnsi="Times New Roman"/>
          <w:color w:val="0F1115"/>
          <w:sz w:val="28"/>
          <w:lang w:val="ru-RU"/>
        </w:rPr>
        <w:t>«</w:t>
      </w:r>
      <w:r w:rsidRPr="00EA5986">
        <w:rPr>
          <w:rFonts w:ascii="Times New Roman" w:hAnsi="Times New Roman"/>
          <w:color w:val="0F1115"/>
          <w:sz w:val="28"/>
          <w:lang w:val="ru-RU"/>
        </w:rPr>
        <w:t>системообразующая отрасль</w:t>
      </w:r>
      <w:r w:rsidR="00AA507B">
        <w:rPr>
          <w:rFonts w:ascii="Times New Roman" w:hAnsi="Times New Roman"/>
          <w:color w:val="0F1115"/>
          <w:sz w:val="28"/>
          <w:lang w:val="ru-RU"/>
        </w:rPr>
        <w:t>»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цифровой эпохи.</w:t>
      </w:r>
    </w:p>
    <w:p w14:paraId="6ABF3C6A" w14:textId="3D9BD544" w:rsidR="002B150D" w:rsidRPr="00EA5986" w:rsidRDefault="002B150D" w:rsidP="002B150D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Структура информационного права: общая и особенная части, институты (информационной безопасности, </w:t>
      </w:r>
      <w:r w:rsidR="00AA507B">
        <w:rPr>
          <w:rFonts w:ascii="Times New Roman" w:hAnsi="Times New Roman"/>
          <w:color w:val="0F1115"/>
          <w:sz w:val="28"/>
          <w:lang w:val="ru-RU"/>
        </w:rPr>
        <w:t>информационных ресурсов, доступа к информации</w:t>
      </w:r>
      <w:r w:rsidR="00F03719">
        <w:rPr>
          <w:rFonts w:ascii="Times New Roman" w:hAnsi="Times New Roman"/>
          <w:color w:val="0F1115"/>
          <w:sz w:val="28"/>
          <w:lang w:val="ru-RU"/>
        </w:rPr>
        <w:t>, передачи информации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и т.д.).</w:t>
      </w:r>
    </w:p>
    <w:p w14:paraId="457D8F9D" w14:textId="0877BAE5" w:rsidR="002B150D" w:rsidRPr="00EA5986" w:rsidRDefault="00D06B92" w:rsidP="002B150D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en-US"/>
        </w:rPr>
        <w:t>II</w:t>
      </w:r>
      <w:r w:rsidRPr="00F22DC6">
        <w:rPr>
          <w:rFonts w:ascii="Times New Roman" w:hAnsi="Times New Roman"/>
          <w:color w:val="0F1115"/>
          <w:sz w:val="28"/>
          <w:lang w:val="ru-RU"/>
        </w:rPr>
        <w:t xml:space="preserve">. </w:t>
      </w:r>
      <w:r w:rsidR="002B150D" w:rsidRPr="00EA5986">
        <w:rPr>
          <w:rFonts w:ascii="Times New Roman" w:hAnsi="Times New Roman"/>
          <w:color w:val="0F1115"/>
          <w:sz w:val="28"/>
          <w:lang w:val="ru-RU"/>
        </w:rPr>
        <w:t>Сравнительно-правовой анализ подходов к информационному праву как отрасли права в иных правопорядках:</w:t>
      </w:r>
    </w:p>
    <w:p w14:paraId="7CFB6375" w14:textId="6C17590E" w:rsidR="002B150D" w:rsidRPr="00EA5986" w:rsidRDefault="002B150D" w:rsidP="002B150D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lastRenderedPageBreak/>
        <w:t xml:space="preserve">Англо-саксонская система (США, Великобритания): отрасль </w:t>
      </w:r>
      <w:r w:rsidR="00AA507B">
        <w:rPr>
          <w:rFonts w:ascii="Times New Roman" w:hAnsi="Times New Roman"/>
          <w:color w:val="0F1115"/>
          <w:sz w:val="28"/>
          <w:lang w:val="ru-RU"/>
        </w:rPr>
        <w:t>«</w:t>
      </w:r>
      <w:r>
        <w:rPr>
          <w:rFonts w:ascii="Times New Roman" w:hAnsi="Times New Roman"/>
          <w:color w:val="0F1115"/>
          <w:sz w:val="28"/>
        </w:rPr>
        <w:t>Cyber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</w:t>
      </w:r>
      <w:r>
        <w:rPr>
          <w:rFonts w:ascii="Times New Roman" w:hAnsi="Times New Roman"/>
          <w:color w:val="0F1115"/>
          <w:sz w:val="28"/>
        </w:rPr>
        <w:t>Law</w:t>
      </w:r>
      <w:r w:rsidR="00AA507B">
        <w:rPr>
          <w:rFonts w:ascii="Times New Roman" w:hAnsi="Times New Roman"/>
          <w:color w:val="0F1115"/>
          <w:sz w:val="28"/>
          <w:lang w:val="ru-RU"/>
        </w:rPr>
        <w:t>»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или </w:t>
      </w:r>
      <w:r w:rsidR="00AA507B">
        <w:rPr>
          <w:rFonts w:ascii="Times New Roman" w:hAnsi="Times New Roman"/>
          <w:color w:val="0F1115"/>
          <w:sz w:val="28"/>
          <w:lang w:val="ru-RU"/>
        </w:rPr>
        <w:t>«</w:t>
      </w:r>
      <w:r>
        <w:rPr>
          <w:rFonts w:ascii="Times New Roman" w:hAnsi="Times New Roman"/>
          <w:color w:val="0F1115"/>
          <w:sz w:val="28"/>
        </w:rPr>
        <w:t>IT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</w:t>
      </w:r>
      <w:r>
        <w:rPr>
          <w:rFonts w:ascii="Times New Roman" w:hAnsi="Times New Roman"/>
          <w:color w:val="0F1115"/>
          <w:sz w:val="28"/>
        </w:rPr>
        <w:t>Law</w:t>
      </w:r>
      <w:r w:rsidR="00AA507B">
        <w:rPr>
          <w:rFonts w:ascii="Times New Roman" w:hAnsi="Times New Roman"/>
          <w:color w:val="0F1115"/>
          <w:sz w:val="28"/>
          <w:lang w:val="ru-RU"/>
        </w:rPr>
        <w:t>»</w:t>
      </w:r>
      <w:r w:rsidRPr="00EA5986">
        <w:rPr>
          <w:rFonts w:ascii="Times New Roman" w:hAnsi="Times New Roman"/>
          <w:color w:val="0F1115"/>
          <w:sz w:val="28"/>
          <w:lang w:val="ru-RU"/>
        </w:rPr>
        <w:t>, прецедентный характер, акцент на приватность и свободу слова.</w:t>
      </w:r>
    </w:p>
    <w:p w14:paraId="53236F25" w14:textId="2CCD1BCE" w:rsidR="002B150D" w:rsidRPr="00EA5986" w:rsidRDefault="002B150D" w:rsidP="002B150D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Континентальная система (ЕС): кодифицированный подход (</w:t>
      </w:r>
      <w:r>
        <w:rPr>
          <w:rFonts w:ascii="Times New Roman" w:hAnsi="Times New Roman"/>
          <w:color w:val="0F1115"/>
          <w:sz w:val="28"/>
        </w:rPr>
        <w:t>GDPR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как аналог кодификации), </w:t>
      </w:r>
      <w:r w:rsidR="00AA507B">
        <w:rPr>
          <w:rFonts w:ascii="Times New Roman" w:hAnsi="Times New Roman"/>
          <w:color w:val="0F1115"/>
          <w:sz w:val="28"/>
          <w:lang w:val="ru-RU"/>
        </w:rPr>
        <w:t>«</w:t>
      </w:r>
      <w:r>
        <w:rPr>
          <w:rFonts w:ascii="Times New Roman" w:hAnsi="Times New Roman"/>
          <w:color w:val="0F1115"/>
          <w:sz w:val="28"/>
        </w:rPr>
        <w:t>Digital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</w:t>
      </w:r>
      <w:r>
        <w:rPr>
          <w:rFonts w:ascii="Times New Roman" w:hAnsi="Times New Roman"/>
          <w:color w:val="0F1115"/>
          <w:sz w:val="28"/>
        </w:rPr>
        <w:t>Single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</w:t>
      </w:r>
      <w:r>
        <w:rPr>
          <w:rFonts w:ascii="Times New Roman" w:hAnsi="Times New Roman"/>
          <w:color w:val="0F1115"/>
          <w:sz w:val="28"/>
        </w:rPr>
        <w:t>Market</w:t>
      </w:r>
      <w:r w:rsidR="00AA507B">
        <w:rPr>
          <w:rFonts w:ascii="Times New Roman" w:hAnsi="Times New Roman"/>
          <w:color w:val="0F1115"/>
          <w:sz w:val="28"/>
          <w:lang w:val="ru-RU"/>
        </w:rPr>
        <w:t>»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как драйвер развития.</w:t>
      </w:r>
    </w:p>
    <w:p w14:paraId="116BD129" w14:textId="33918935" w:rsidR="002B150D" w:rsidRPr="00EA5986" w:rsidRDefault="002B150D" w:rsidP="002B150D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Опыт Китая: модель </w:t>
      </w:r>
      <w:r w:rsidR="00AA507B">
        <w:rPr>
          <w:rFonts w:ascii="Times New Roman" w:hAnsi="Times New Roman"/>
          <w:color w:val="0F1115"/>
          <w:sz w:val="28"/>
          <w:lang w:val="ru-RU"/>
        </w:rPr>
        <w:t>«</w:t>
      </w:r>
      <w:r w:rsidRPr="00EA5986">
        <w:rPr>
          <w:rFonts w:ascii="Times New Roman" w:hAnsi="Times New Roman"/>
          <w:color w:val="0F1115"/>
          <w:sz w:val="28"/>
          <w:lang w:val="ru-RU"/>
        </w:rPr>
        <w:t>Киберсуверенитета</w:t>
      </w:r>
      <w:r w:rsidR="00AA507B">
        <w:rPr>
          <w:rFonts w:ascii="Times New Roman" w:hAnsi="Times New Roman"/>
          <w:color w:val="0F1115"/>
          <w:sz w:val="28"/>
          <w:lang w:val="ru-RU"/>
        </w:rPr>
        <w:t>»</w:t>
      </w:r>
      <w:r w:rsidRPr="00EA5986">
        <w:rPr>
          <w:rFonts w:ascii="Times New Roman" w:hAnsi="Times New Roman"/>
          <w:color w:val="0F1115"/>
          <w:sz w:val="28"/>
          <w:lang w:val="ru-RU"/>
        </w:rPr>
        <w:t>, тотальный характер регулирования интернета и данных.</w:t>
      </w:r>
    </w:p>
    <w:p w14:paraId="33000000" w14:textId="7149757E" w:rsidR="00EF25A8" w:rsidRPr="00EA5986" w:rsidRDefault="00F81935">
      <w:pPr>
        <w:spacing w:beforeAutospacing="1" w:after="0" w:line="360" w:lineRule="auto"/>
        <w:ind w:firstLine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§ </w:t>
      </w:r>
      <w:r w:rsidR="002B150D">
        <w:rPr>
          <w:rFonts w:ascii="Times New Roman" w:hAnsi="Times New Roman"/>
          <w:b/>
          <w:color w:val="0F1115"/>
          <w:sz w:val="28"/>
          <w:lang w:val="ru-RU"/>
        </w:rPr>
        <w:t>2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. </w:t>
      </w:r>
      <w:r w:rsidR="00356C99">
        <w:rPr>
          <w:rFonts w:ascii="Times New Roman" w:hAnsi="Times New Roman"/>
          <w:b/>
          <w:color w:val="0F1115"/>
          <w:sz w:val="28"/>
          <w:lang w:val="ru-RU"/>
        </w:rPr>
        <w:t>Т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енденции развития </w:t>
      </w:r>
      <w:r w:rsidRPr="00021C24">
        <w:rPr>
          <w:rFonts w:ascii="Times New Roman" w:hAnsi="Times New Roman"/>
          <w:b/>
          <w:color w:val="0F1115"/>
          <w:sz w:val="28"/>
          <w:lang w:val="ru-RU"/>
        </w:rPr>
        <w:t>информационных отношений</w:t>
      </w:r>
      <w:r w:rsidR="005B7374" w:rsidRPr="00021C24">
        <w:rPr>
          <w:rFonts w:ascii="Times New Roman" w:hAnsi="Times New Roman"/>
          <w:b/>
          <w:color w:val="0F1115"/>
          <w:sz w:val="28"/>
          <w:lang w:val="ru-RU"/>
        </w:rPr>
        <w:t xml:space="preserve"> в цифровую эпоху</w:t>
      </w:r>
      <w:r w:rsidRPr="00021C24">
        <w:rPr>
          <w:rFonts w:ascii="Times New Roman" w:hAnsi="Times New Roman"/>
          <w:b/>
          <w:color w:val="0F1115"/>
          <w:sz w:val="28"/>
          <w:lang w:val="ru-RU"/>
        </w:rPr>
        <w:t>.</w:t>
      </w:r>
    </w:p>
    <w:p w14:paraId="4F2A71AC" w14:textId="2A2D484E" w:rsidR="006B1DAC" w:rsidRPr="000406FE" w:rsidRDefault="006B1DAC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406FE">
        <w:rPr>
          <w:rFonts w:ascii="Times New Roman" w:hAnsi="Times New Roman"/>
          <w:color w:val="0F1115"/>
          <w:sz w:val="28"/>
          <w:lang w:val="ru-RU"/>
        </w:rPr>
        <w:t>Интеграция цифровой природы в классические неинформационные институты (такие как: собственность, владение, передача прав, вещи, ценные бумаги и др.)</w:t>
      </w:r>
      <w:r w:rsidR="00120BD4">
        <w:rPr>
          <w:rFonts w:ascii="Times New Roman" w:hAnsi="Times New Roman"/>
          <w:color w:val="0F1115"/>
          <w:sz w:val="28"/>
          <w:lang w:val="ru-RU"/>
        </w:rPr>
        <w:t>.</w:t>
      </w:r>
    </w:p>
    <w:p w14:paraId="3A8B5E41" w14:textId="77777777" w:rsidR="00D06B92" w:rsidRDefault="00F81935" w:rsidP="00F22DC6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406FE">
        <w:rPr>
          <w:rFonts w:ascii="Times New Roman" w:hAnsi="Times New Roman"/>
          <w:color w:val="0F1115"/>
          <w:sz w:val="28"/>
          <w:lang w:val="ru-RU"/>
        </w:rPr>
        <w:t>Возникновение новых</w:t>
      </w:r>
      <w:r w:rsidR="006B1DAC">
        <w:rPr>
          <w:rFonts w:ascii="Times New Roman" w:hAnsi="Times New Roman"/>
          <w:color w:val="0F1115"/>
          <w:sz w:val="28"/>
          <w:lang w:val="ru-RU"/>
        </w:rPr>
        <w:t xml:space="preserve"> общественных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отношений, отличающихся по содержанию от устоявшихся правовых институтов</w:t>
      </w:r>
      <w:r w:rsidR="00120BD4">
        <w:rPr>
          <w:rFonts w:ascii="Times New Roman" w:hAnsi="Times New Roman"/>
          <w:color w:val="0F1115"/>
          <w:sz w:val="28"/>
          <w:lang w:val="ru-RU"/>
        </w:rPr>
        <w:t>.</w:t>
      </w:r>
    </w:p>
    <w:p w14:paraId="5AFB7E41" w14:textId="77777777" w:rsidR="00D06B92" w:rsidRPr="00F22DC6" w:rsidRDefault="00D06B92" w:rsidP="00F22DC6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F22DC6">
        <w:rPr>
          <w:rFonts w:ascii="Times New Roman" w:hAnsi="Times New Roman"/>
          <w:color w:val="0F1115"/>
          <w:sz w:val="28"/>
          <w:lang w:val="ru-RU"/>
        </w:rPr>
        <w:t>Появление новых способов (форм) учета, хранения и передачи информации в информационной среде.</w:t>
      </w:r>
    </w:p>
    <w:p w14:paraId="1DE1C7EB" w14:textId="2A347C7C" w:rsidR="00D06B92" w:rsidRPr="00F22DC6" w:rsidRDefault="00D06B92" w:rsidP="00F22DC6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F22DC6">
        <w:rPr>
          <w:rFonts w:ascii="Times New Roman" w:hAnsi="Times New Roman"/>
          <w:color w:val="0F1115"/>
          <w:sz w:val="28"/>
          <w:lang w:val="ru-RU"/>
        </w:rPr>
        <w:t>Многоуровневость информационной инфраструктуры, симметричные связи между уровнями правовой среды влияющие на их правовой режим.</w:t>
      </w:r>
    </w:p>
    <w:p w14:paraId="10F892AE" w14:textId="77777777" w:rsidR="00D06B92" w:rsidRPr="00F22DC6" w:rsidRDefault="00D06B92" w:rsidP="00F22DC6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F22DC6">
        <w:rPr>
          <w:rFonts w:ascii="Times New Roman" w:hAnsi="Times New Roman"/>
          <w:color w:val="0F1115"/>
          <w:sz w:val="28"/>
          <w:lang w:val="ru-RU"/>
        </w:rPr>
        <w:t>Уровни информационной среды в динамике изменяет характеристики связанных с ними объектов, которые регулируются нормами различных отраслей публичного, частного права.</w:t>
      </w:r>
    </w:p>
    <w:p w14:paraId="76902051" w14:textId="77777777" w:rsidR="00D06B92" w:rsidRPr="00F22DC6" w:rsidRDefault="00D06B92" w:rsidP="00F22DC6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F22DC6">
        <w:rPr>
          <w:rFonts w:ascii="Times New Roman" w:hAnsi="Times New Roman"/>
          <w:color w:val="0F1115"/>
          <w:sz w:val="28"/>
          <w:lang w:val="ru-RU"/>
        </w:rPr>
        <w:t xml:space="preserve">Появление информационных сред с высокой степенью автономности и децентрализации. </w:t>
      </w:r>
    </w:p>
    <w:p w14:paraId="75BA9F0B" w14:textId="77777777" w:rsidR="00D06B92" w:rsidRPr="00F22DC6" w:rsidRDefault="00D06B92" w:rsidP="00F22DC6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F22DC6">
        <w:rPr>
          <w:rFonts w:ascii="Times New Roman" w:hAnsi="Times New Roman"/>
          <w:color w:val="0F1115"/>
          <w:sz w:val="28"/>
          <w:lang w:val="ru-RU"/>
        </w:rPr>
        <w:t xml:space="preserve">Характер среды приобретает ключевое значение для целей разграничения регулируемой информационной среды от нерегулируемой. </w:t>
      </w:r>
    </w:p>
    <w:p w14:paraId="7449AAAC" w14:textId="500B7AE0" w:rsidR="00D06B92" w:rsidRPr="00F22DC6" w:rsidRDefault="00D06B92" w:rsidP="00F22DC6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F22DC6">
        <w:rPr>
          <w:rFonts w:ascii="Times New Roman" w:hAnsi="Times New Roman"/>
          <w:color w:val="0F1115"/>
          <w:sz w:val="28"/>
          <w:lang w:val="ru-RU"/>
        </w:rPr>
        <w:lastRenderedPageBreak/>
        <w:t>Формируются особые эффекты комплексного воздействия цифровых технологий на общественные отношения.</w:t>
      </w:r>
    </w:p>
    <w:p w14:paraId="69D2FCFD" w14:textId="7A4719CB" w:rsidR="00AA507B" w:rsidRDefault="00AA507B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Возможность выделить сегменты информационной среды (цифровой, квантовый и др.)</w:t>
      </w:r>
      <w:r w:rsidR="00120BD4">
        <w:rPr>
          <w:rFonts w:ascii="Times New Roman" w:hAnsi="Times New Roman"/>
          <w:color w:val="0F1115"/>
          <w:sz w:val="28"/>
          <w:lang w:val="ru-RU"/>
        </w:rPr>
        <w:t>.</w:t>
      </w:r>
    </w:p>
    <w:p w14:paraId="38000000" w14:textId="03799B33" w:rsidR="00EF25A8" w:rsidRPr="000406FE" w:rsidRDefault="00AA507B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Возможность выделить уровни</w:t>
      </w:r>
      <w:r w:rsidR="00F81935" w:rsidRPr="000406FE">
        <w:rPr>
          <w:rFonts w:ascii="Times New Roman" w:hAnsi="Times New Roman"/>
          <w:color w:val="0F1115"/>
          <w:sz w:val="28"/>
          <w:lang w:val="ru-RU"/>
        </w:rPr>
        <w:t xml:space="preserve"> информационной инфраструктуры</w:t>
      </w:r>
      <w:r>
        <w:rPr>
          <w:rFonts w:ascii="Times New Roman" w:hAnsi="Times New Roman"/>
          <w:color w:val="0F1115"/>
          <w:sz w:val="28"/>
          <w:lang w:val="ru-RU"/>
        </w:rPr>
        <w:t xml:space="preserve"> (активов, протоколов, приложений</w:t>
      </w:r>
      <w:r w:rsidR="00120BD4">
        <w:rPr>
          <w:rFonts w:ascii="Times New Roman" w:hAnsi="Times New Roman"/>
          <w:color w:val="0F1115"/>
          <w:sz w:val="28"/>
          <w:lang w:val="ru-RU"/>
        </w:rPr>
        <w:t xml:space="preserve"> и т.д.</w:t>
      </w:r>
      <w:r>
        <w:rPr>
          <w:rFonts w:ascii="Times New Roman" w:hAnsi="Times New Roman"/>
          <w:color w:val="0F1115"/>
          <w:sz w:val="28"/>
          <w:lang w:val="ru-RU"/>
        </w:rPr>
        <w:t>)</w:t>
      </w:r>
      <w:r w:rsidR="00120BD4">
        <w:rPr>
          <w:rFonts w:ascii="Times New Roman" w:hAnsi="Times New Roman"/>
          <w:color w:val="0F1115"/>
          <w:sz w:val="28"/>
          <w:lang w:val="ru-RU"/>
        </w:rPr>
        <w:t>.</w:t>
      </w:r>
    </w:p>
    <w:p w14:paraId="3C000000" w14:textId="54E41F1B" w:rsidR="00EF25A8" w:rsidRPr="00EA5986" w:rsidRDefault="00F81935">
      <w:pPr>
        <w:spacing w:beforeAutospacing="1" w:after="120" w:line="360" w:lineRule="auto"/>
        <w:ind w:firstLine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§ </w:t>
      </w:r>
      <w:r w:rsidR="002B150D">
        <w:rPr>
          <w:rFonts w:ascii="Times New Roman" w:hAnsi="Times New Roman"/>
          <w:b/>
          <w:color w:val="0F1115"/>
          <w:sz w:val="28"/>
          <w:lang w:val="ru-RU"/>
        </w:rPr>
        <w:t>3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>. Система внешних и внутренних факторов, определяющих эволюцию информационных правоотношений.</w:t>
      </w:r>
    </w:p>
    <w:p w14:paraId="3D000000" w14:textId="77777777" w:rsidR="00EF25A8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 xml:space="preserve">Система </w:t>
      </w:r>
      <w:commentRangeStart w:id="52"/>
      <w:r>
        <w:rPr>
          <w:rFonts w:ascii="Times New Roman" w:hAnsi="Times New Roman"/>
          <w:color w:val="0F1115"/>
          <w:sz w:val="28"/>
        </w:rPr>
        <w:t>внешних факторов</w:t>
      </w:r>
      <w:commentRangeEnd w:id="52"/>
      <w:r w:rsidR="007B78F5">
        <w:rPr>
          <w:rStyle w:val="af"/>
        </w:rPr>
        <w:commentReference w:id="52"/>
      </w:r>
    </w:p>
    <w:p w14:paraId="3E000000" w14:textId="77777777" w:rsidR="00EF25A8" w:rsidRPr="00EA5986" w:rsidRDefault="00F81935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- Глобальные технологические тренды: развитие цифровых технологий (</w:t>
      </w:r>
      <w:r>
        <w:rPr>
          <w:rFonts w:ascii="Times New Roman" w:hAnsi="Times New Roman"/>
          <w:color w:val="0F1115"/>
          <w:sz w:val="28"/>
        </w:rPr>
        <w:t>Big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</w:t>
      </w:r>
      <w:r>
        <w:rPr>
          <w:rFonts w:ascii="Times New Roman" w:hAnsi="Times New Roman"/>
          <w:color w:val="0F1115"/>
          <w:sz w:val="28"/>
        </w:rPr>
        <w:t>Data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, </w:t>
      </w:r>
      <w:r>
        <w:rPr>
          <w:rFonts w:ascii="Times New Roman" w:hAnsi="Times New Roman"/>
          <w:color w:val="0F1115"/>
          <w:sz w:val="28"/>
        </w:rPr>
        <w:t>IoT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, </w:t>
      </w:r>
      <w:r>
        <w:rPr>
          <w:rFonts w:ascii="Times New Roman" w:hAnsi="Times New Roman"/>
          <w:color w:val="0F1115"/>
          <w:sz w:val="28"/>
        </w:rPr>
        <w:t>AI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, блокчейн), квантовых технологий. </w:t>
      </w:r>
    </w:p>
    <w:p w14:paraId="3F000000" w14:textId="77777777" w:rsidR="00EF25A8" w:rsidRPr="00EA5986" w:rsidRDefault="00F81935">
      <w:pPr>
        <w:spacing w:beforeAutospacing="1" w:after="12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- Геополитические и экономические факторы (</w:t>
      </w:r>
      <w:commentRangeStart w:id="53"/>
      <w:r w:rsidRPr="00EA5986">
        <w:rPr>
          <w:rFonts w:ascii="Times New Roman" w:hAnsi="Times New Roman"/>
          <w:color w:val="0F1115"/>
          <w:sz w:val="28"/>
          <w:lang w:val="ru-RU"/>
        </w:rPr>
        <w:t>цифровой суверенитет</w:t>
      </w:r>
      <w:commentRangeEnd w:id="53"/>
      <w:r>
        <w:commentReference w:id="53"/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, трансграничность информационной среды).  </w:t>
      </w:r>
    </w:p>
    <w:p w14:paraId="40000000" w14:textId="77777777" w:rsidR="00EF25A8" w:rsidRPr="00EA5986" w:rsidRDefault="00F81935">
      <w:pPr>
        <w:spacing w:beforeAutospacing="1" w:after="12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- Социокультурные факторы (цифровая культура, доверие, цифровой разрыв).</w:t>
      </w:r>
    </w:p>
    <w:p w14:paraId="41000000" w14:textId="77777777" w:rsidR="00EF25A8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color w:val="0F1115"/>
          <w:sz w:val="28"/>
        </w:rPr>
        <w:t xml:space="preserve">Система </w:t>
      </w:r>
      <w:commentRangeStart w:id="54"/>
      <w:r>
        <w:rPr>
          <w:rFonts w:ascii="Times New Roman" w:hAnsi="Times New Roman"/>
          <w:color w:val="0F1115"/>
          <w:sz w:val="28"/>
        </w:rPr>
        <w:t>внутренних ф</w:t>
      </w:r>
      <w:commentRangeEnd w:id="54"/>
      <w:r w:rsidR="002A63BE">
        <w:rPr>
          <w:rStyle w:val="af"/>
        </w:rPr>
        <w:commentReference w:id="54"/>
      </w:r>
      <w:r>
        <w:rPr>
          <w:rFonts w:ascii="Times New Roman" w:hAnsi="Times New Roman"/>
          <w:color w:val="0F1115"/>
          <w:sz w:val="28"/>
        </w:rPr>
        <w:t xml:space="preserve">акторов </w:t>
      </w:r>
    </w:p>
    <w:p w14:paraId="42000000" w14:textId="77777777" w:rsidR="00EF25A8" w:rsidRPr="00EA5986" w:rsidRDefault="00F81935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- Динамика развития правовых институтов информационного права. Их отражение в правовых актах, кодексах этики, отраслевых стандартах.</w:t>
      </w:r>
    </w:p>
    <w:p w14:paraId="43000000" w14:textId="78A4E92A" w:rsidR="00EF25A8" w:rsidRPr="00021C24" w:rsidRDefault="00F81935">
      <w:pPr>
        <w:spacing w:beforeAutospacing="1" w:after="12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- Эволюция информационного законодательства (от Закона «Об информации...» </w:t>
      </w:r>
      <w:r w:rsidRPr="00021C24">
        <w:rPr>
          <w:rFonts w:ascii="Times New Roman" w:hAnsi="Times New Roman"/>
          <w:color w:val="0F1115"/>
          <w:sz w:val="28"/>
          <w:lang w:val="ru-RU"/>
        </w:rPr>
        <w:t>1995 года к регулированию сквозных цифровых технологий</w:t>
      </w:r>
      <w:r w:rsidR="00120BD4">
        <w:rPr>
          <w:rFonts w:ascii="Times New Roman" w:hAnsi="Times New Roman"/>
          <w:color w:val="0F1115"/>
          <w:sz w:val="28"/>
          <w:lang w:val="ru-RU"/>
        </w:rPr>
        <w:t>, квантовых технологий</w:t>
      </w:r>
      <w:r w:rsidRPr="00021C24">
        <w:rPr>
          <w:rFonts w:ascii="Times New Roman" w:hAnsi="Times New Roman"/>
          <w:color w:val="0F1115"/>
          <w:sz w:val="28"/>
          <w:lang w:val="ru-RU"/>
        </w:rPr>
        <w:t xml:space="preserve">). </w:t>
      </w:r>
    </w:p>
    <w:p w14:paraId="44000000" w14:textId="77777777" w:rsidR="00EF25A8" w:rsidRPr="00EA5986" w:rsidRDefault="00F81935">
      <w:pPr>
        <w:spacing w:beforeAutospacing="1" w:after="12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- Стратегические цели и национальные интересы в цифровой сфере (Стратегия развития информационного общества в Российской Федерации </w:t>
      </w:r>
      <w:r w:rsidRPr="00EA5986">
        <w:rPr>
          <w:rFonts w:ascii="Times New Roman" w:hAnsi="Times New Roman"/>
          <w:color w:val="0F1115"/>
          <w:sz w:val="28"/>
          <w:lang w:val="ru-RU"/>
        </w:rPr>
        <w:lastRenderedPageBreak/>
        <w:t>на 2017 - 2030 годы, Национальная стратегия развития искусственного интеллекта на период до 2030 года), квантовой сфере (Концепция регулирования отрасли квантовых коммуникаций в Российской Федерации до 2030 года).</w:t>
      </w:r>
    </w:p>
    <w:p w14:paraId="45000000" w14:textId="73E43BD6" w:rsidR="00EF25A8" w:rsidRPr="00EA5986" w:rsidRDefault="00F81935">
      <w:pPr>
        <w:spacing w:beforeAutospacing="1" w:after="0" w:line="360" w:lineRule="auto"/>
        <w:ind w:firstLine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§ </w:t>
      </w:r>
      <w:r w:rsidR="005B7374">
        <w:rPr>
          <w:rFonts w:ascii="Times New Roman" w:hAnsi="Times New Roman"/>
          <w:b/>
          <w:color w:val="0F1115"/>
          <w:sz w:val="28"/>
          <w:lang w:val="ru-RU"/>
        </w:rPr>
        <w:t>4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>. Социально-этические и философско-правовые аспекты развития цифровых и квантовых технологий.</w:t>
      </w:r>
    </w:p>
    <w:p w14:paraId="46000000" w14:textId="7A228FB3" w:rsidR="00EF25A8" w:rsidRPr="00EA5986" w:rsidRDefault="00120BD4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М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>ожно ли избежать технического прогресса</w:t>
      </w:r>
      <w:r>
        <w:rPr>
          <w:rFonts w:ascii="Times New Roman" w:hAnsi="Times New Roman"/>
          <w:color w:val="0F1115"/>
          <w:sz w:val="28"/>
          <w:lang w:val="ru-RU"/>
        </w:rPr>
        <w:t>?</w:t>
      </w:r>
    </w:p>
    <w:p w14:paraId="47000000" w14:textId="7897F994" w:rsidR="00EF25A8" w:rsidRPr="00EA5986" w:rsidRDefault="00120BD4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Н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>еподконтрольные автономные технологии: результат человеческого выбора или неизбежное развитие цифровых технологий?</w:t>
      </w:r>
    </w:p>
    <w:p w14:paraId="48000000" w14:textId="23E369FE" w:rsidR="00EF25A8" w:rsidRPr="00EA5986" w:rsidRDefault="00120BD4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П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>рименим ли моральный аспект к технологиям</w:t>
      </w:r>
      <w:r>
        <w:rPr>
          <w:rFonts w:ascii="Times New Roman" w:hAnsi="Times New Roman"/>
          <w:color w:val="0F1115"/>
          <w:sz w:val="28"/>
          <w:lang w:val="ru-RU"/>
        </w:rPr>
        <w:t>?</w:t>
      </w:r>
    </w:p>
    <w:p w14:paraId="49000000" w14:textId="1E5F080F" w:rsidR="00EF25A8" w:rsidRPr="000406FE" w:rsidRDefault="00120BD4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Д</w:t>
      </w:r>
      <w:r w:rsidR="00F81935" w:rsidRPr="000406FE">
        <w:rPr>
          <w:rFonts w:ascii="Times New Roman" w:hAnsi="Times New Roman"/>
          <w:color w:val="0F1115"/>
          <w:sz w:val="28"/>
          <w:lang w:val="ru-RU"/>
        </w:rPr>
        <w:t>опустимые пределы программируемости права</w:t>
      </w:r>
      <w:r>
        <w:rPr>
          <w:rFonts w:ascii="Times New Roman" w:hAnsi="Times New Roman"/>
          <w:color w:val="0F1115"/>
          <w:sz w:val="28"/>
          <w:lang w:val="ru-RU"/>
        </w:rPr>
        <w:t>.</w:t>
      </w:r>
      <w:r w:rsidR="00F81935" w:rsidRPr="000406FE">
        <w:rPr>
          <w:rFonts w:ascii="Times New Roman" w:hAnsi="Times New Roman"/>
          <w:color w:val="0F1115"/>
          <w:sz w:val="28"/>
          <w:lang w:val="ru-RU"/>
        </w:rPr>
        <w:t xml:space="preserve"> </w:t>
      </w:r>
    </w:p>
    <w:p w14:paraId="4A000000" w14:textId="250ED9BB" w:rsidR="00EF25A8" w:rsidRPr="00EA5986" w:rsidRDefault="00120BD4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В</w:t>
      </w:r>
      <w:r w:rsidR="00785B46" w:rsidRPr="00EA5986">
        <w:rPr>
          <w:rFonts w:ascii="Times New Roman" w:hAnsi="Times New Roman"/>
          <w:color w:val="0F1115"/>
          <w:sz w:val="28"/>
          <w:lang w:val="ru-RU"/>
        </w:rPr>
        <w:t xml:space="preserve">опросы </w:t>
      </w:r>
      <w:r w:rsidR="00A224B9" w:rsidRPr="00EA5986">
        <w:rPr>
          <w:rFonts w:ascii="Times New Roman" w:hAnsi="Times New Roman"/>
          <w:color w:val="0F1115"/>
          <w:sz w:val="28"/>
          <w:lang w:val="ru-RU"/>
        </w:rPr>
        <w:t>этичности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 xml:space="preserve"> привле</w:t>
      </w:r>
      <w:r w:rsidR="00A224B9">
        <w:rPr>
          <w:rFonts w:ascii="Times New Roman" w:hAnsi="Times New Roman"/>
          <w:color w:val="0F1115"/>
          <w:sz w:val="28"/>
          <w:lang w:val="ru-RU"/>
        </w:rPr>
        <w:t>чения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 xml:space="preserve"> к ответственности</w:t>
      </w:r>
      <w:r w:rsidR="00785B46"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="00785B46" w:rsidRPr="00BD70B7">
        <w:rPr>
          <w:rFonts w:ascii="Times New Roman" w:hAnsi="Times New Roman"/>
          <w:color w:val="0F1115"/>
          <w:sz w:val="28"/>
          <w:lang w:val="ru-RU"/>
        </w:rPr>
        <w:t>лиц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 xml:space="preserve"> в условиях</w:t>
      </w:r>
      <w:r w:rsidR="00785B46">
        <w:rPr>
          <w:rFonts w:ascii="Times New Roman" w:hAnsi="Times New Roman"/>
          <w:color w:val="0F1115"/>
          <w:sz w:val="28"/>
          <w:lang w:val="ru-RU"/>
        </w:rPr>
        <w:t xml:space="preserve">, когда они не могут повлиять на происходящие в 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>информационной сред</w:t>
      </w:r>
      <w:r w:rsidR="00785B46">
        <w:rPr>
          <w:rFonts w:ascii="Times New Roman" w:hAnsi="Times New Roman"/>
          <w:color w:val="0F1115"/>
          <w:sz w:val="28"/>
          <w:lang w:val="ru-RU"/>
        </w:rPr>
        <w:t>е процессы.</w:t>
      </w:r>
    </w:p>
    <w:p w14:paraId="4B000000" w14:textId="56EBE48C" w:rsidR="00EF25A8" w:rsidRPr="00EA5986" w:rsidRDefault="00196C9B">
      <w:pPr>
        <w:spacing w:before="240" w:after="240" w:line="360" w:lineRule="auto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ГЛАВА 2. СТРУКТУРА ИНФОРМАЦИОННЫХ ПРАВООТНОШЕНИЙ В ЦИФРОВУЮ ЭПОХУ</w:t>
      </w:r>
    </w:p>
    <w:p w14:paraId="4C000000" w14:textId="7B38285C" w:rsidR="00EF25A8" w:rsidRDefault="00F81935">
      <w:pPr>
        <w:spacing w:beforeAutospacing="1" w:after="0" w:line="360" w:lineRule="auto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§ 1. </w:t>
      </w:r>
      <w:r w:rsidRPr="00021C24">
        <w:rPr>
          <w:rFonts w:ascii="Times New Roman" w:hAnsi="Times New Roman"/>
          <w:b/>
          <w:color w:val="0F1115"/>
          <w:sz w:val="28"/>
          <w:highlight w:val="yellow"/>
          <w:lang w:val="ru-RU"/>
        </w:rPr>
        <w:t>Объекты информационн</w:t>
      </w:r>
      <w:r w:rsidR="005B7374">
        <w:rPr>
          <w:rFonts w:ascii="Times New Roman" w:hAnsi="Times New Roman"/>
          <w:b/>
          <w:color w:val="0F1115"/>
          <w:sz w:val="28"/>
          <w:highlight w:val="yellow"/>
          <w:lang w:val="ru-RU"/>
        </w:rPr>
        <w:t>ых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 права: специфика и теоретические подходы</w:t>
      </w:r>
    </w:p>
    <w:p w14:paraId="7A7F8C80" w14:textId="55F3B1EA" w:rsidR="002B150D" w:rsidDel="00155E58" w:rsidRDefault="002B150D" w:rsidP="000406FE">
      <w:pPr>
        <w:spacing w:beforeAutospacing="1" w:after="0" w:line="360" w:lineRule="auto"/>
        <w:ind w:firstLine="709"/>
        <w:jc w:val="both"/>
        <w:rPr>
          <w:del w:id="55" w:author="Ирина Коржова" w:date="2025-10-27T14:34:00Z"/>
          <w:rFonts w:ascii="Times New Roman" w:hAnsi="Times New Roman"/>
          <w:color w:val="0F1115"/>
          <w:sz w:val="28"/>
          <w:lang w:val="ru-RU"/>
        </w:rPr>
      </w:pPr>
      <w:del w:id="56" w:author="Ирина Коржова" w:date="2025-10-27T14:34:00Z">
        <w:r w:rsidDel="00155E58">
          <w:rPr>
            <w:rFonts w:ascii="Times New Roman" w:hAnsi="Times New Roman"/>
            <w:color w:val="0F1115"/>
            <w:sz w:val="28"/>
            <w:lang w:val="ru-RU"/>
          </w:rPr>
          <w:delText xml:space="preserve">Используемые в юридической доктрине подходы:  </w:delText>
        </w:r>
      </w:del>
    </w:p>
    <w:p w14:paraId="4D000000" w14:textId="6AF81350" w:rsidR="00EF25A8" w:rsidRPr="000406FE" w:rsidDel="00155E58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del w:id="57" w:author="Ирина Коржова" w:date="2025-10-27T14:34:00Z"/>
          <w:rFonts w:ascii="Times New Roman" w:hAnsi="Times New Roman"/>
          <w:color w:val="0F1115"/>
          <w:sz w:val="28"/>
          <w:highlight w:val="yellow"/>
          <w:lang w:val="ru-RU"/>
        </w:rPr>
      </w:pPr>
      <w:del w:id="58" w:author="Ирина Коржова" w:date="2025-10-27T14:34:00Z">
        <w:r w:rsidRPr="000406FE" w:rsidDel="00155E58">
          <w:rPr>
            <w:rFonts w:ascii="Times New Roman" w:hAnsi="Times New Roman"/>
            <w:color w:val="0F1115"/>
            <w:sz w:val="28"/>
            <w:highlight w:val="yellow"/>
            <w:lang w:val="ru-RU"/>
          </w:rPr>
          <w:delText>Широкий подход: общественные отношения, связанные с созданием, обработкой, передачей, восприятием и учетом информации как в информационной среде, так и за ее пределами. Данный подход интегрирует классические концепции информационного права как комплексной отрасли права, с акцентом внимания на права человека в условиях воздействия информационных процессов.</w:delText>
        </w:r>
        <w:r w:rsidR="00662A25" w:rsidDel="00155E58">
          <w:rPr>
            <w:rFonts w:ascii="Times New Roman" w:hAnsi="Times New Roman"/>
            <w:color w:val="0F1115"/>
            <w:sz w:val="28"/>
            <w:highlight w:val="yellow"/>
            <w:lang w:val="ru-RU"/>
          </w:rPr>
          <w:delText xml:space="preserve"> </w:delText>
        </w:r>
        <w:r w:rsidR="00662A25" w:rsidRPr="00021C24" w:rsidDel="00155E58">
          <w:rPr>
            <w:rFonts w:ascii="Times New Roman" w:hAnsi="Times New Roman"/>
            <w:color w:val="0F1115"/>
            <w:sz w:val="28"/>
            <w:highlight w:val="green"/>
            <w:lang w:val="ru-RU"/>
          </w:rPr>
          <w:delText>(Агапов …)</w:delText>
        </w:r>
        <w:r w:rsidR="00662A25" w:rsidDel="00155E58">
          <w:rPr>
            <w:rFonts w:ascii="Times New Roman" w:hAnsi="Times New Roman"/>
            <w:color w:val="0F1115"/>
            <w:sz w:val="28"/>
            <w:highlight w:val="green"/>
            <w:lang w:val="ru-RU"/>
          </w:rPr>
          <w:delText xml:space="preserve"> 2 аспекта вне связи с иносредой.</w:delText>
        </w:r>
      </w:del>
    </w:p>
    <w:p w14:paraId="4E000000" w14:textId="77ACFC61" w:rsidR="00EF25A8" w:rsidRPr="00021C24" w:rsidDel="00155E58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del w:id="59" w:author="Ирина Коржова" w:date="2025-10-27T14:34:00Z"/>
          <w:rFonts w:ascii="Times New Roman" w:hAnsi="Times New Roman"/>
          <w:color w:val="0F1115"/>
          <w:sz w:val="28"/>
          <w:highlight w:val="green"/>
          <w:lang w:val="ru-RU"/>
        </w:rPr>
      </w:pPr>
      <w:del w:id="60" w:author="Ирина Коржова" w:date="2025-10-27T14:34:00Z">
        <w:r w:rsidRPr="000406FE" w:rsidDel="00155E58">
          <w:rPr>
            <w:rFonts w:ascii="Times New Roman" w:hAnsi="Times New Roman"/>
            <w:color w:val="0F1115"/>
            <w:sz w:val="28"/>
            <w:highlight w:val="yellow"/>
            <w:lang w:val="ru-RU"/>
          </w:rPr>
          <w:delText xml:space="preserve">Узкий подход: общественные отношения, связанные с обращением информации в специфических сегментах информационных сред – цифровой и </w:delText>
        </w:r>
        <w:commentRangeStart w:id="61"/>
        <w:r w:rsidRPr="000406FE" w:rsidDel="00155E58">
          <w:rPr>
            <w:rFonts w:ascii="Times New Roman" w:hAnsi="Times New Roman"/>
            <w:color w:val="0F1115"/>
            <w:sz w:val="28"/>
            <w:highlight w:val="yellow"/>
            <w:lang w:val="ru-RU"/>
          </w:rPr>
          <w:delText>квантовой.</w:delText>
        </w:r>
        <w:commentRangeEnd w:id="61"/>
        <w:r w:rsidRPr="000406FE" w:rsidDel="00155E58">
          <w:rPr>
            <w:highlight w:val="yellow"/>
          </w:rPr>
          <w:commentReference w:id="61"/>
        </w:r>
        <w:r w:rsidR="00662A25" w:rsidDel="00155E58">
          <w:rPr>
            <w:rFonts w:ascii="Times New Roman" w:hAnsi="Times New Roman"/>
            <w:color w:val="0F1115"/>
            <w:sz w:val="28"/>
            <w:highlight w:val="yellow"/>
            <w:lang w:val="ru-RU"/>
          </w:rPr>
          <w:delText xml:space="preserve"> </w:delText>
        </w:r>
        <w:r w:rsidR="00662A25" w:rsidRPr="00021C24" w:rsidDel="00155E58">
          <w:rPr>
            <w:rFonts w:ascii="Times New Roman" w:hAnsi="Times New Roman"/>
            <w:color w:val="0F1115"/>
            <w:sz w:val="28"/>
            <w:highlight w:val="green"/>
            <w:lang w:val="ru-RU"/>
          </w:rPr>
          <w:delText xml:space="preserve">в информационной среде </w:delText>
        </w:r>
        <w:r w:rsidR="00662A25" w:rsidDel="00155E58">
          <w:rPr>
            <w:rFonts w:ascii="Times New Roman" w:hAnsi="Times New Roman"/>
            <w:color w:val="0F1115"/>
            <w:sz w:val="28"/>
            <w:highlight w:val="green"/>
            <w:lang w:val="ru-RU"/>
          </w:rPr>
          <w:delText>… с учетом подхода  определения может не все охватить….</w:delText>
        </w:r>
      </w:del>
    </w:p>
    <w:p w14:paraId="4F000000" w14:textId="77777777" w:rsidR="00EF25A8" w:rsidRPr="00EA5986" w:rsidRDefault="00F81935">
      <w:pPr>
        <w:spacing w:beforeAutospacing="1" w:after="0" w:line="360" w:lineRule="auto"/>
        <w:ind w:firstLine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§ 2. Структурные элементы объекта информационного права: анализ ключевых компонентов</w:t>
      </w:r>
    </w:p>
    <w:p w14:paraId="57000000" w14:textId="77777777" w:rsidR="00EF25A8" w:rsidRPr="000406FE" w:rsidRDefault="00F81935" w:rsidP="00FF4D4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commentRangeStart w:id="62"/>
      <w:r w:rsidRPr="000406FE">
        <w:rPr>
          <w:rFonts w:ascii="Times New Roman" w:hAnsi="Times New Roman"/>
          <w:color w:val="0F1115"/>
          <w:sz w:val="28"/>
          <w:lang w:val="ru-RU"/>
        </w:rPr>
        <w:t xml:space="preserve">Информационные среды </w:t>
      </w:r>
      <w:commentRangeEnd w:id="62"/>
      <w:r w:rsidR="00B25278" w:rsidRPr="000406FE">
        <w:rPr>
          <w:rFonts w:ascii="Times New Roman" w:hAnsi="Times New Roman"/>
          <w:color w:val="0F1115"/>
          <w:sz w:val="28"/>
          <w:lang w:val="ru-RU"/>
        </w:rPr>
        <w:commentReference w:id="62"/>
      </w:r>
      <w:r w:rsidRPr="000406FE">
        <w:rPr>
          <w:rFonts w:ascii="Times New Roman" w:hAnsi="Times New Roman"/>
          <w:color w:val="0F1115"/>
          <w:sz w:val="28"/>
          <w:lang w:val="ru-RU"/>
        </w:rPr>
        <w:t>как объект информационных правоотношений</w:t>
      </w:r>
    </w:p>
    <w:p w14:paraId="0F4983C4" w14:textId="13A79933" w:rsidR="009823CB" w:rsidRDefault="009823CB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Pr="000406FE">
        <w:rPr>
          <w:rFonts w:ascii="Times New Roman" w:hAnsi="Times New Roman"/>
          <w:i/>
          <w:color w:val="0F1115"/>
          <w:sz w:val="28"/>
          <w:lang w:val="ru-RU"/>
        </w:rPr>
        <w:t xml:space="preserve">уровни </w:t>
      </w:r>
      <w:r>
        <w:rPr>
          <w:rFonts w:ascii="Times New Roman" w:hAnsi="Times New Roman"/>
          <w:color w:val="0F1115"/>
          <w:sz w:val="28"/>
          <w:lang w:val="ru-RU"/>
        </w:rPr>
        <w:t>информационной среды (расчетов, протоколов, приложений)</w:t>
      </w:r>
    </w:p>
    <w:p w14:paraId="1250B479" w14:textId="4ADCCCBF" w:rsidR="009823CB" w:rsidRDefault="009823CB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lastRenderedPageBreak/>
        <w:t xml:space="preserve">- </w:t>
      </w:r>
      <w:r w:rsidRPr="000406FE">
        <w:rPr>
          <w:rFonts w:ascii="Times New Roman" w:hAnsi="Times New Roman"/>
          <w:i/>
          <w:color w:val="0F1115"/>
          <w:sz w:val="28"/>
          <w:lang w:val="ru-RU"/>
        </w:rPr>
        <w:t>сегменты</w:t>
      </w:r>
      <w:r>
        <w:rPr>
          <w:rFonts w:ascii="Times New Roman" w:hAnsi="Times New Roman"/>
          <w:color w:val="0F1115"/>
          <w:sz w:val="28"/>
          <w:lang w:val="ru-RU"/>
        </w:rPr>
        <w:t xml:space="preserve"> информационной среды (аналоговый, цифровой, квантовый)</w:t>
      </w:r>
    </w:p>
    <w:p w14:paraId="68F278D3" w14:textId="4619FEC8" w:rsidR="009823CB" w:rsidRDefault="009823CB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Pr="000406FE">
        <w:rPr>
          <w:rFonts w:ascii="Times New Roman" w:hAnsi="Times New Roman"/>
          <w:i/>
          <w:color w:val="0F1115"/>
          <w:sz w:val="28"/>
          <w:lang w:val="ru-RU"/>
        </w:rPr>
        <w:t>элементы</w:t>
      </w:r>
      <w:r>
        <w:rPr>
          <w:rFonts w:ascii="Times New Roman" w:hAnsi="Times New Roman"/>
          <w:color w:val="0F1115"/>
          <w:sz w:val="28"/>
          <w:lang w:val="ru-RU"/>
        </w:rPr>
        <w:t xml:space="preserve"> информационной среды (информация, информационные системы, информационные технологии, пр.)</w:t>
      </w:r>
    </w:p>
    <w:p w14:paraId="61B670E1" w14:textId="3A147148" w:rsidR="009823CB" w:rsidRDefault="009823CB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- взаимосвязь уровней, сегментов, элементов информационной среды (компонентов);</w:t>
      </w:r>
    </w:p>
    <w:p w14:paraId="4A6E759E" w14:textId="77777777" w:rsidR="009823CB" w:rsidRDefault="009823CB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>Правовые подходы к информаци</w:t>
      </w:r>
      <w:r w:rsidR="00F81935" w:rsidRPr="00196C9B">
        <w:rPr>
          <w:rFonts w:ascii="Times New Roman" w:hAnsi="Times New Roman"/>
          <w:color w:val="0F1115"/>
          <w:sz w:val="28"/>
          <w:lang w:val="ru-RU"/>
        </w:rPr>
        <w:t>о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 xml:space="preserve">нным средам, </w:t>
      </w:r>
    </w:p>
    <w:p w14:paraId="00306EC9" w14:textId="55E1528E" w:rsidR="009823CB" w:rsidRDefault="009823CB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- В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>иды информационных сред для целей правового регулирования</w:t>
      </w:r>
      <w:r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Pr="000406FE">
        <w:rPr>
          <w:rFonts w:ascii="Times New Roman" w:hAnsi="Times New Roman"/>
          <w:color w:val="0F1115"/>
          <w:sz w:val="28"/>
          <w:lang w:val="ru-RU"/>
        </w:rPr>
        <w:t>(</w:t>
      </w:r>
      <w:r>
        <w:rPr>
          <w:rFonts w:ascii="Times New Roman" w:hAnsi="Times New Roman"/>
          <w:color w:val="0F1115"/>
          <w:sz w:val="28"/>
          <w:lang w:val="en-US"/>
        </w:rPr>
        <w:t>Open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</w:t>
      </w:r>
      <w:r>
        <w:rPr>
          <w:rFonts w:ascii="Times New Roman" w:hAnsi="Times New Roman"/>
          <w:color w:val="0F1115"/>
          <w:sz w:val="28"/>
          <w:lang w:val="en-US"/>
        </w:rPr>
        <w:t>API</w:t>
      </w:r>
      <w:r>
        <w:rPr>
          <w:rFonts w:ascii="Times New Roman" w:hAnsi="Times New Roman"/>
          <w:color w:val="0F1115"/>
          <w:sz w:val="28"/>
          <w:lang w:val="ru-RU"/>
        </w:rPr>
        <w:t xml:space="preserve">, цифровые платформы, цифровые </w:t>
      </w:r>
      <w:commentRangeStart w:id="63"/>
      <w:r>
        <w:rPr>
          <w:rFonts w:ascii="Times New Roman" w:hAnsi="Times New Roman"/>
          <w:color w:val="0F1115"/>
          <w:sz w:val="28"/>
          <w:lang w:val="ru-RU"/>
        </w:rPr>
        <w:t xml:space="preserve">экосистемы, </w:t>
      </w:r>
      <w:commentRangeEnd w:id="63"/>
      <w:r w:rsidR="00196C9B">
        <w:rPr>
          <w:rStyle w:val="af"/>
        </w:rPr>
        <w:commentReference w:id="63"/>
      </w:r>
      <w:r>
        <w:rPr>
          <w:rFonts w:ascii="Times New Roman" w:hAnsi="Times New Roman"/>
          <w:color w:val="0F1115"/>
          <w:sz w:val="28"/>
          <w:lang w:val="ru-RU"/>
        </w:rPr>
        <w:t>пр.)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 xml:space="preserve">. </w:t>
      </w:r>
    </w:p>
    <w:p w14:paraId="546F09E0" w14:textId="511A1B1D" w:rsidR="00E45DE5" w:rsidRPr="00E45DE5" w:rsidRDefault="00E45DE5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406FE">
        <w:rPr>
          <w:rFonts w:ascii="Times New Roman" w:hAnsi="Times New Roman"/>
          <w:color w:val="0F1115"/>
          <w:sz w:val="28"/>
          <w:lang w:val="ru-RU"/>
        </w:rPr>
        <w:t xml:space="preserve">- </w:t>
      </w:r>
      <w:r>
        <w:rPr>
          <w:rFonts w:ascii="Times New Roman" w:hAnsi="Times New Roman"/>
          <w:color w:val="0F1115"/>
          <w:sz w:val="28"/>
          <w:lang w:val="ru-RU"/>
        </w:rPr>
        <w:t>Инфраструктурные проекты (Единая биометрическая система, Цифровой профиль</w:t>
      </w:r>
      <w:r w:rsidR="00662A25">
        <w:rPr>
          <w:rFonts w:ascii="Times New Roman" w:hAnsi="Times New Roman"/>
          <w:color w:val="0F1115"/>
          <w:sz w:val="28"/>
          <w:lang w:val="ru-RU"/>
        </w:rPr>
        <w:t xml:space="preserve"> и т.д.</w:t>
      </w:r>
      <w:r>
        <w:rPr>
          <w:rFonts w:ascii="Times New Roman" w:hAnsi="Times New Roman"/>
          <w:color w:val="0F1115"/>
          <w:sz w:val="28"/>
          <w:lang w:val="ru-RU"/>
        </w:rPr>
        <w:t>)</w:t>
      </w:r>
    </w:p>
    <w:p w14:paraId="39A80F5C" w14:textId="7C06C8CF" w:rsidR="00196C9B" w:rsidRDefault="002B150D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9823CB" w:rsidRPr="00EA5986">
        <w:rPr>
          <w:rFonts w:ascii="Times New Roman" w:hAnsi="Times New Roman"/>
          <w:color w:val="0F1115"/>
          <w:sz w:val="28"/>
          <w:lang w:val="ru-RU"/>
        </w:rPr>
        <w:t>Особенности регулирования государственных, частных информационных систем.  Правовые вопросы интеграции и взаимодействия информационных систем</w:t>
      </w:r>
      <w:r w:rsidR="009823CB">
        <w:rPr>
          <w:rFonts w:ascii="Times New Roman" w:hAnsi="Times New Roman"/>
          <w:color w:val="0F1115"/>
          <w:sz w:val="28"/>
          <w:lang w:val="ru-RU"/>
        </w:rPr>
        <w:t>.</w:t>
      </w:r>
      <w:r w:rsidR="009823CB" w:rsidRPr="00EA5986">
        <w:rPr>
          <w:rFonts w:ascii="Times New Roman" w:hAnsi="Times New Roman"/>
          <w:color w:val="0F1115"/>
          <w:sz w:val="28"/>
          <w:lang w:val="ru-RU"/>
        </w:rPr>
        <w:t xml:space="preserve"> </w:t>
      </w:r>
    </w:p>
    <w:p w14:paraId="0D207F78" w14:textId="2C70C239" w:rsidR="00FF4D45" w:rsidRDefault="002B150D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>
        <w:rPr>
          <w:rFonts w:ascii="Times New Roman" w:hAnsi="Times New Roman"/>
          <w:color w:val="0F1115"/>
          <w:sz w:val="28"/>
          <w:lang w:val="ru-RU"/>
        </w:rPr>
        <w:t>О в</w:t>
      </w:r>
      <w:r w:rsidR="00196C9B" w:rsidRPr="00196C9B">
        <w:rPr>
          <w:rFonts w:ascii="Times New Roman" w:hAnsi="Times New Roman"/>
          <w:color w:val="0F1115"/>
          <w:sz w:val="28"/>
          <w:lang w:val="ru-RU"/>
        </w:rPr>
        <w:t>страивани</w:t>
      </w:r>
      <w:r w:rsidR="00662A25">
        <w:rPr>
          <w:rFonts w:ascii="Times New Roman" w:hAnsi="Times New Roman"/>
          <w:color w:val="0F1115"/>
          <w:sz w:val="28"/>
          <w:lang w:val="ru-RU"/>
        </w:rPr>
        <w:t>и</w:t>
      </w:r>
      <w:r w:rsidR="00196C9B" w:rsidRPr="00196C9B">
        <w:rPr>
          <w:rFonts w:ascii="Times New Roman" w:hAnsi="Times New Roman"/>
          <w:color w:val="0F1115"/>
          <w:sz w:val="28"/>
          <w:lang w:val="ru-RU"/>
        </w:rPr>
        <w:t xml:space="preserve"> инструментов машиночитаемого</w:t>
      </w:r>
      <w:r w:rsidR="00196C9B">
        <w:rPr>
          <w:rFonts w:ascii="Times New Roman" w:hAnsi="Times New Roman"/>
          <w:color w:val="0F1115"/>
          <w:sz w:val="28"/>
          <w:lang w:val="ru-RU"/>
        </w:rPr>
        <w:t xml:space="preserve"> права в информационные системы.</w:t>
      </w:r>
    </w:p>
    <w:p w14:paraId="366184E0" w14:textId="77777777" w:rsidR="00FF4D45" w:rsidRDefault="00FF4D45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Информац</w:t>
      </w:r>
      <w:r w:rsidRPr="00021C24">
        <w:rPr>
          <w:rFonts w:ascii="Times New Roman" w:hAnsi="Times New Roman"/>
          <w:color w:val="0F1115"/>
          <w:sz w:val="28"/>
          <w:highlight w:val="green"/>
          <w:lang w:val="ru-RU"/>
        </w:rPr>
        <w:t>ия</w:t>
      </w:r>
      <w:r>
        <w:rPr>
          <w:rFonts w:ascii="Times New Roman" w:hAnsi="Times New Roman"/>
          <w:color w:val="0F1115"/>
          <w:sz w:val="28"/>
          <w:lang w:val="ru-RU"/>
        </w:rPr>
        <w:t xml:space="preserve"> </w:t>
      </w:r>
    </w:p>
    <w:p w14:paraId="65B2C967" w14:textId="0E8BEE3C" w:rsidR="00B32C02" w:rsidRDefault="00FF4D45" w:rsidP="000406FE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B32C02">
        <w:rPr>
          <w:rFonts w:ascii="Times New Roman" w:hAnsi="Times New Roman"/>
          <w:color w:val="0F1115"/>
          <w:sz w:val="28"/>
          <w:lang w:val="ru-RU"/>
        </w:rPr>
        <w:t>Свойства информации как объекта</w:t>
      </w:r>
    </w:p>
    <w:p w14:paraId="21A4525F" w14:textId="6605C94C" w:rsidR="00FF4D45" w:rsidRPr="000406FE" w:rsidRDefault="00B32C02" w:rsidP="000406FE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FF4D45">
        <w:rPr>
          <w:rFonts w:ascii="Times New Roman" w:hAnsi="Times New Roman"/>
          <w:color w:val="0F1115"/>
          <w:sz w:val="28"/>
          <w:lang w:val="ru-RU"/>
        </w:rPr>
        <w:t xml:space="preserve">Правовая квалификация информации </w:t>
      </w:r>
    </w:p>
    <w:p w14:paraId="58000000" w14:textId="4028EEF2" w:rsidR="00EF25A8" w:rsidRPr="000406FE" w:rsidRDefault="00FF4D45" w:rsidP="000406FE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Правовые режимы информации: общие, специальные </w:t>
      </w:r>
    </w:p>
    <w:p w14:paraId="28F266C8" w14:textId="52BF028A" w:rsidR="00FF4D45" w:rsidRPr="00021C24" w:rsidRDefault="00FF4D45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highlight w:val="yellow"/>
          <w:lang w:val="ru-RU"/>
        </w:rPr>
      </w:pPr>
      <w:r w:rsidRPr="00021C24">
        <w:rPr>
          <w:rFonts w:ascii="Times New Roman" w:hAnsi="Times New Roman"/>
          <w:color w:val="0F1115"/>
          <w:sz w:val="28"/>
          <w:highlight w:val="yellow"/>
          <w:lang w:val="ru-RU"/>
        </w:rPr>
        <w:t>Информационные технологии (квантовые, цифровые)</w:t>
      </w:r>
    </w:p>
    <w:p w14:paraId="79C519D3" w14:textId="77777777" w:rsidR="00662A25" w:rsidRPr="00F22DC6" w:rsidRDefault="00662A25" w:rsidP="00021C24">
      <w:pPr>
        <w:shd w:val="clear" w:color="auto" w:fill="FFFFFF"/>
        <w:spacing w:before="240" w:after="240" w:line="240" w:lineRule="auto"/>
        <w:ind w:firstLine="567"/>
        <w:rPr>
          <w:rFonts w:ascii="Times New Roman" w:hAnsi="Times New Roman"/>
          <w:color w:val="0F1115"/>
          <w:sz w:val="24"/>
          <w:szCs w:val="24"/>
          <w:lang w:val="ru-RU"/>
        </w:rPr>
      </w:pPr>
      <w:r w:rsidRPr="00F22DC6">
        <w:rPr>
          <w:rFonts w:ascii="Times New Roman" w:hAnsi="Times New Roman"/>
          <w:b/>
          <w:bCs/>
          <w:color w:val="0F1115"/>
          <w:sz w:val="24"/>
          <w:szCs w:val="24"/>
          <w:lang w:val="ru-RU"/>
        </w:rPr>
        <w:lastRenderedPageBreak/>
        <w:t>1. Цифровые технологии:</w:t>
      </w:r>
    </w:p>
    <w:p w14:paraId="197CA65F" w14:textId="3AB27A8B" w:rsidR="00662A25" w:rsidRPr="000D67A9" w:rsidRDefault="00662A25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 w:rsidRPr="000D67A9">
        <w:rPr>
          <w:rFonts w:ascii="Times New Roman" w:hAnsi="Times New Roman"/>
          <w:color w:val="0F1115"/>
          <w:sz w:val="28"/>
          <w:lang w:val="ru-RU"/>
        </w:rPr>
        <w:t>- Развитие нормативно-правовой базы для регулирования искусственного интеллекта и машинного обучения</w:t>
      </w:r>
    </w:p>
    <w:p w14:paraId="5E074195" w14:textId="561B97E3" w:rsidR="00662A25" w:rsidRPr="000D67A9" w:rsidRDefault="00662A25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 w:rsidRPr="000D67A9">
        <w:rPr>
          <w:rFonts w:ascii="Times New Roman" w:hAnsi="Times New Roman"/>
          <w:color w:val="0F1115"/>
          <w:sz w:val="28"/>
          <w:lang w:val="ru-RU"/>
        </w:rPr>
        <w:t>- Правовые аспекты использования больших данных (Big Data) и анализа данных</w:t>
      </w:r>
    </w:p>
    <w:p w14:paraId="576BDE60" w14:textId="15DE187D" w:rsidR="00662A25" w:rsidRPr="000D67A9" w:rsidRDefault="00662A25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 w:rsidRPr="000D67A9">
        <w:rPr>
          <w:rFonts w:ascii="Times New Roman" w:hAnsi="Times New Roman"/>
          <w:color w:val="0F1115"/>
          <w:sz w:val="28"/>
          <w:lang w:val="ru-RU"/>
        </w:rPr>
        <w:t>- Регулирование технологии распределенных реестров (блокчейн) и смарт-контрактов</w:t>
      </w:r>
    </w:p>
    <w:p w14:paraId="603EDC45" w14:textId="2EB579B8" w:rsidR="00662A25" w:rsidRPr="000D67A9" w:rsidRDefault="00662A25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 w:rsidRPr="000D67A9">
        <w:rPr>
          <w:rFonts w:ascii="Times New Roman" w:hAnsi="Times New Roman"/>
          <w:color w:val="0F1115"/>
          <w:sz w:val="28"/>
          <w:lang w:val="ru-RU"/>
        </w:rPr>
        <w:t>- Интернет вещей (IoT) и правовые вопросы безопасности умных устройств</w:t>
      </w:r>
    </w:p>
    <w:p w14:paraId="027716F7" w14:textId="3E94D6AC" w:rsidR="00662A25" w:rsidRPr="000D67A9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 w:rsidRPr="000D67A9"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D67A9">
        <w:rPr>
          <w:rFonts w:ascii="Times New Roman" w:hAnsi="Times New Roman"/>
          <w:color w:val="0F1115"/>
          <w:sz w:val="28"/>
          <w:lang w:val="ru-RU"/>
        </w:rPr>
        <w:t>Облачные вычисления и правовые аспекты хранения и обработки данных</w:t>
      </w:r>
    </w:p>
    <w:p w14:paraId="2DB8AFBD" w14:textId="77777777" w:rsidR="00662A25" w:rsidRPr="00F22DC6" w:rsidRDefault="00662A25" w:rsidP="00021C24">
      <w:pPr>
        <w:shd w:val="clear" w:color="auto" w:fill="FFFFFF"/>
        <w:spacing w:before="240" w:after="240" w:line="240" w:lineRule="auto"/>
        <w:ind w:firstLine="567"/>
        <w:rPr>
          <w:rFonts w:ascii="Times New Roman" w:hAnsi="Times New Roman"/>
          <w:color w:val="0F1115"/>
          <w:sz w:val="24"/>
          <w:szCs w:val="24"/>
          <w:lang w:val="ru-RU"/>
        </w:rPr>
      </w:pPr>
      <w:r w:rsidRPr="00F22DC6">
        <w:rPr>
          <w:rFonts w:ascii="Times New Roman" w:hAnsi="Times New Roman"/>
          <w:b/>
          <w:bCs/>
          <w:color w:val="0F1115"/>
          <w:sz w:val="24"/>
          <w:szCs w:val="24"/>
          <w:lang w:val="ru-RU"/>
        </w:rPr>
        <w:t>2. Квантовые технологии:</w:t>
      </w:r>
    </w:p>
    <w:p w14:paraId="213AAD5F" w14:textId="5F5AE680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>Правовое регулирование квантовых вычислений и квантовых алгоритмов</w:t>
      </w:r>
    </w:p>
    <w:p w14:paraId="6319D978" w14:textId="5778B413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>Квантовая криптография и безопасность</w:t>
      </w:r>
    </w:p>
    <w:p w14:paraId="71B8C721" w14:textId="2B59E5BC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>Правовые аспекты квантовых сенсоров и метрологии</w:t>
      </w:r>
    </w:p>
    <w:p w14:paraId="58BC2477" w14:textId="4FD12A6D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>Квантовые коммуникации и сети</w:t>
      </w:r>
    </w:p>
    <w:p w14:paraId="44CFBD3A" w14:textId="359A769F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>Интеллектуальная собственность в области квантовых технологий</w:t>
      </w:r>
    </w:p>
    <w:p w14:paraId="709B254C" w14:textId="109AFADD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>Стандартизация</w:t>
      </w:r>
      <w:r w:rsidR="00662A25" w:rsidRPr="00021C24">
        <w:rPr>
          <w:rFonts w:ascii="Segoe UI" w:hAnsi="Segoe UI" w:cs="Segoe UI"/>
          <w:color w:val="0F1115"/>
          <w:sz w:val="24"/>
          <w:szCs w:val="24"/>
          <w:lang w:val="ru-RU"/>
        </w:rPr>
        <w:t xml:space="preserve"> и сертификация квантовых систем</w:t>
      </w:r>
    </w:p>
    <w:p w14:paraId="0AF2BC8A" w14:textId="24709BE2" w:rsidR="00662A25" w:rsidRPr="00F22DC6" w:rsidRDefault="00662A25" w:rsidP="00021C24">
      <w:pPr>
        <w:shd w:val="clear" w:color="auto" w:fill="FFFFFF"/>
        <w:spacing w:before="240" w:after="240" w:line="240" w:lineRule="auto"/>
        <w:ind w:firstLine="567"/>
        <w:rPr>
          <w:rFonts w:ascii="Times New Roman" w:hAnsi="Times New Roman"/>
          <w:color w:val="0F1115"/>
          <w:sz w:val="24"/>
          <w:szCs w:val="24"/>
          <w:lang w:val="ru-RU"/>
        </w:rPr>
      </w:pPr>
      <w:r w:rsidRPr="00F22DC6">
        <w:rPr>
          <w:rFonts w:ascii="Times New Roman" w:hAnsi="Times New Roman"/>
          <w:b/>
          <w:bCs/>
          <w:color w:val="0F1115"/>
          <w:sz w:val="24"/>
          <w:szCs w:val="24"/>
          <w:lang w:val="ru-RU"/>
        </w:rPr>
        <w:t xml:space="preserve">3. </w:t>
      </w:r>
      <w:r w:rsidR="00636694" w:rsidRPr="00F22DC6">
        <w:rPr>
          <w:rFonts w:ascii="Times New Roman" w:hAnsi="Times New Roman"/>
          <w:b/>
          <w:bCs/>
          <w:color w:val="0F1115"/>
          <w:sz w:val="24"/>
          <w:szCs w:val="24"/>
          <w:lang w:val="ru-RU"/>
        </w:rPr>
        <w:t>Гибридные</w:t>
      </w:r>
      <w:r w:rsidRPr="00F22DC6">
        <w:rPr>
          <w:rFonts w:ascii="Times New Roman" w:hAnsi="Times New Roman"/>
          <w:b/>
          <w:bCs/>
          <w:color w:val="0F1115"/>
          <w:sz w:val="24"/>
          <w:szCs w:val="24"/>
          <w:lang w:val="ru-RU"/>
        </w:rPr>
        <w:t xml:space="preserve"> технологии:</w:t>
      </w:r>
    </w:p>
    <w:p w14:paraId="1D37AB37" w14:textId="44C179BC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 w:rsidRPr="000D67A9"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D67A9">
        <w:rPr>
          <w:rFonts w:ascii="Times New Roman" w:hAnsi="Times New Roman"/>
          <w:color w:val="0F1115"/>
          <w:sz w:val="28"/>
          <w:lang w:val="ru-RU"/>
        </w:rPr>
        <w:t>Квантовый искусственный интеллект и машинное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 xml:space="preserve"> обучение</w:t>
      </w:r>
    </w:p>
    <w:p w14:paraId="7BB00F7B" w14:textId="2A2B531A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lastRenderedPageBreak/>
        <w:t xml:space="preserve">- 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>Квантовые вычисления для оптимизации сложных систем</w:t>
      </w:r>
    </w:p>
    <w:p w14:paraId="2C4ECBDC" w14:textId="70933E8B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>Постквантовая криптография и миграция криптографических систем</w:t>
      </w:r>
    </w:p>
    <w:p w14:paraId="65EF793B" w14:textId="55C9FCAB" w:rsidR="00662A25" w:rsidRPr="00021C24" w:rsidRDefault="00636694" w:rsidP="00021C24">
      <w:pPr>
        <w:spacing w:beforeAutospacing="1" w:after="0" w:line="360" w:lineRule="auto"/>
        <w:ind w:firstLine="567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62A25" w:rsidRPr="00021C24">
        <w:rPr>
          <w:rFonts w:ascii="Times New Roman" w:hAnsi="Times New Roman"/>
          <w:color w:val="0F1115"/>
          <w:sz w:val="28"/>
          <w:lang w:val="ru-RU"/>
        </w:rPr>
        <w:t>Квантовые сенсоры для сбора и анализа данных</w:t>
      </w:r>
    </w:p>
    <w:p w14:paraId="04D13756" w14:textId="77777777" w:rsidR="00662A25" w:rsidRDefault="00662A25" w:rsidP="00021C24">
      <w:pPr>
        <w:pStyle w:val="a7"/>
        <w:spacing w:beforeAutospacing="1" w:after="0" w:line="360" w:lineRule="auto"/>
        <w:ind w:left="709"/>
        <w:jc w:val="both"/>
        <w:rPr>
          <w:rFonts w:ascii="Times New Roman" w:hAnsi="Times New Roman"/>
          <w:color w:val="0F1115"/>
          <w:sz w:val="28"/>
          <w:lang w:val="ru-RU"/>
        </w:rPr>
      </w:pPr>
    </w:p>
    <w:p w14:paraId="5A000000" w14:textId="77777777" w:rsidR="00EF25A8" w:rsidRPr="00EA5986" w:rsidRDefault="00F81935" w:rsidP="000406FE">
      <w:pPr>
        <w:pStyle w:val="a7"/>
        <w:spacing w:beforeAutospacing="1" w:after="0" w:line="360" w:lineRule="auto"/>
        <w:ind w:left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021C24">
        <w:rPr>
          <w:rFonts w:ascii="Times New Roman" w:hAnsi="Times New Roman"/>
          <w:b/>
          <w:color w:val="0F1115"/>
          <w:sz w:val="28"/>
          <w:lang w:val="ru-RU"/>
        </w:rPr>
        <w:t>§ 3.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С</w:t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>убъекты информационных правоотношений: эволюция правового статуса.</w:t>
      </w:r>
    </w:p>
    <w:p w14:paraId="09BF0437" w14:textId="77777777" w:rsidR="00E16001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Классические субъекты информационного права (государство, юридические и физические лица). </w:t>
      </w:r>
      <w:r>
        <w:rPr>
          <w:rFonts w:ascii="Times New Roman" w:hAnsi="Times New Roman"/>
          <w:color w:val="0F1115"/>
          <w:sz w:val="28"/>
        </w:rPr>
        <w:t xml:space="preserve">Влияние цифровых и квантовых технологий на их правовой статус. </w:t>
      </w:r>
    </w:p>
    <w:p w14:paraId="0D9BBC7C" w14:textId="4CA12E0B" w:rsidR="00026A7A" w:rsidRPr="00021C24" w:rsidRDefault="00F81935" w:rsidP="000A5D6B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26A7A">
        <w:rPr>
          <w:rFonts w:ascii="Times New Roman" w:hAnsi="Times New Roman"/>
          <w:color w:val="0F1115"/>
          <w:sz w:val="28"/>
          <w:lang w:val="ru-RU"/>
        </w:rPr>
        <w:t xml:space="preserve">Новые квази-субъекты (ИИ, </w:t>
      </w:r>
      <w:r w:rsidRPr="00026A7A">
        <w:rPr>
          <w:rFonts w:ascii="Times New Roman" w:hAnsi="Times New Roman"/>
          <w:color w:val="0F1115"/>
          <w:sz w:val="28"/>
        </w:rPr>
        <w:t>DAO</w:t>
      </w:r>
      <w:r w:rsidRPr="00026A7A">
        <w:rPr>
          <w:rFonts w:ascii="Times New Roman" w:hAnsi="Times New Roman"/>
          <w:color w:val="0F1115"/>
          <w:sz w:val="28"/>
          <w:lang w:val="ru-RU"/>
        </w:rPr>
        <w:t xml:space="preserve">, иные автономные системы) в условиях цифровых и квантовых технологий. </w:t>
      </w:r>
      <w:r w:rsidRPr="00021C24">
        <w:rPr>
          <w:rFonts w:ascii="Times New Roman" w:hAnsi="Times New Roman"/>
          <w:color w:val="0F1115"/>
          <w:sz w:val="28"/>
          <w:lang w:val="ru-RU"/>
        </w:rPr>
        <w:t xml:space="preserve">Проблема правосубъектности указанных лиц. </w:t>
      </w:r>
    </w:p>
    <w:p w14:paraId="6A180641" w14:textId="48F410D6" w:rsidR="00636694" w:rsidRPr="00021C24" w:rsidRDefault="00636694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21C24">
        <w:rPr>
          <w:rFonts w:ascii="Times New Roman" w:hAnsi="Times New Roman"/>
          <w:color w:val="0F1115"/>
          <w:sz w:val="28"/>
          <w:lang w:val="ru-RU"/>
        </w:rPr>
        <w:t>Специальные статусы субъектов информационного права в российском законодательстве</w:t>
      </w:r>
    </w:p>
    <w:p w14:paraId="3124C764" w14:textId="7D734F8C" w:rsidR="00CB1E00" w:rsidRPr="00021C24" w:rsidRDefault="00C874F2" w:rsidP="00021C24">
      <w:pPr>
        <w:spacing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36694" w:rsidRPr="00021C24">
        <w:rPr>
          <w:rFonts w:ascii="Times New Roman" w:hAnsi="Times New Roman"/>
          <w:color w:val="0F1115"/>
          <w:sz w:val="28"/>
          <w:lang w:val="ru-RU"/>
        </w:rPr>
        <w:t>Инфраструктурные посредники</w:t>
      </w:r>
      <w:r w:rsidRPr="00021C24"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="00CB1E00">
        <w:rPr>
          <w:rFonts w:ascii="Times New Roman" w:hAnsi="Times New Roman"/>
          <w:color w:val="0F1115"/>
          <w:sz w:val="28"/>
          <w:lang w:val="ru-RU"/>
        </w:rPr>
        <w:t>(</w:t>
      </w:r>
      <w:r w:rsidR="00CB1E00" w:rsidRPr="00CB1E00">
        <w:rPr>
          <w:rFonts w:ascii="Times New Roman" w:hAnsi="Times New Roman"/>
          <w:color w:val="0F1115"/>
          <w:sz w:val="28"/>
          <w:lang w:val="ru-RU"/>
        </w:rPr>
        <w:t xml:space="preserve">оператор единой цифровой платформы, оператор обмена цифровыми финансовыми активами,  </w:t>
      </w:r>
      <w:r w:rsidR="00CB1E00">
        <w:rPr>
          <w:rFonts w:ascii="Times New Roman" w:hAnsi="Times New Roman"/>
          <w:color w:val="0F1115"/>
          <w:sz w:val="28"/>
          <w:lang w:val="ru-RU"/>
        </w:rPr>
        <w:t>о</w:t>
      </w:r>
      <w:r w:rsidR="00CB1E00" w:rsidRPr="00CB1E00">
        <w:rPr>
          <w:rFonts w:ascii="Times New Roman" w:hAnsi="Times New Roman"/>
          <w:color w:val="0F1115"/>
          <w:sz w:val="28"/>
          <w:lang w:val="ru-RU"/>
        </w:rPr>
        <w:t>ператор информационной системы цифровых финансовых активов, оператор майнинговой инфраструктуры, организатор майнингового пула, оператор платформы цифрового рубля, оператор критической информационной инфраструктуры)</w:t>
      </w:r>
    </w:p>
    <w:p w14:paraId="0956962D" w14:textId="4BBFB6FA" w:rsidR="005B7374" w:rsidRPr="00021C24" w:rsidRDefault="00CB1E00" w:rsidP="00021C24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21C24"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636694" w:rsidRPr="00021C24">
        <w:rPr>
          <w:rFonts w:ascii="Times New Roman" w:hAnsi="Times New Roman"/>
          <w:color w:val="0F1115"/>
          <w:sz w:val="28"/>
          <w:lang w:val="ru-RU"/>
        </w:rPr>
        <w:t>Иные специальные субъекты:</w:t>
      </w:r>
      <w:r w:rsidRPr="00021C24"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="005B7374" w:rsidRPr="00021C24">
        <w:rPr>
          <w:rFonts w:ascii="Times New Roman" w:hAnsi="Times New Roman"/>
          <w:color w:val="0F1115"/>
          <w:sz w:val="28"/>
          <w:lang w:val="ru-RU"/>
        </w:rPr>
        <w:t>(Информационные посредники, Обладатели информации специальных категорий, Субъекты персональных данных и операторы, их обрабатывающие, Иные участники цифровой экосистемы с особым правовым статусом)</w:t>
      </w:r>
    </w:p>
    <w:p w14:paraId="642ED5BB" w14:textId="4E7BD29A" w:rsidR="00636694" w:rsidRPr="00021C24" w:rsidRDefault="00636694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21C24">
        <w:rPr>
          <w:rFonts w:ascii="Times New Roman" w:hAnsi="Times New Roman"/>
          <w:color w:val="0F1115"/>
          <w:sz w:val="28"/>
          <w:lang w:val="ru-RU"/>
        </w:rPr>
        <w:lastRenderedPageBreak/>
        <w:t>Проблемы систематизации и унификации правового регулирования специальных статусов субъектов информационных правоотношений в условиях технологического развития</w:t>
      </w:r>
    </w:p>
    <w:p w14:paraId="5DB2A1B3" w14:textId="77777777" w:rsidR="00196C9B" w:rsidRPr="000406FE" w:rsidRDefault="00196C9B" w:rsidP="00021C24">
      <w:pPr>
        <w:pStyle w:val="a7"/>
        <w:spacing w:beforeAutospacing="1" w:after="0" w:line="360" w:lineRule="auto"/>
        <w:ind w:left="709"/>
        <w:jc w:val="both"/>
        <w:rPr>
          <w:rFonts w:ascii="Times New Roman" w:hAnsi="Times New Roman"/>
          <w:color w:val="0F1115"/>
          <w:sz w:val="28"/>
          <w:lang w:val="ru-RU"/>
        </w:rPr>
      </w:pPr>
    </w:p>
    <w:p w14:paraId="5D000000" w14:textId="77777777" w:rsidR="00EF25A8" w:rsidRDefault="00F81935">
      <w:pPr>
        <w:spacing w:beforeAutospacing="1" w:after="0" w:line="360" w:lineRule="auto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§ 4. Содержание информационных правоотношений</w:t>
      </w:r>
    </w:p>
    <w:p w14:paraId="508C34C8" w14:textId="50C0B642" w:rsidR="007B78F5" w:rsidRPr="000406FE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21C24">
        <w:rPr>
          <w:rFonts w:ascii="Times New Roman" w:hAnsi="Times New Roman"/>
          <w:sz w:val="28"/>
          <w:highlight w:val="yellow"/>
          <w:lang w:val="ru-RU"/>
        </w:rPr>
        <w:t>Классические (сложившиеся) правовые институты</w:t>
      </w:r>
      <w:r w:rsidRPr="00021C24">
        <w:rPr>
          <w:sz w:val="28"/>
          <w:highlight w:val="yellow"/>
          <w:lang w:val="ru-RU"/>
        </w:rPr>
        <w:t>.</w:t>
      </w:r>
      <w:r w:rsidR="007B78F5">
        <w:rPr>
          <w:sz w:val="28"/>
          <w:lang w:val="ru-RU"/>
        </w:rPr>
        <w:t xml:space="preserve"> </w:t>
      </w:r>
      <w:r w:rsidR="007B78F5" w:rsidRPr="000406FE">
        <w:rPr>
          <w:rFonts w:ascii="Times New Roman" w:hAnsi="Times New Roman"/>
          <w:sz w:val="28"/>
          <w:lang w:val="ru-RU"/>
        </w:rPr>
        <w:t>Институт информационных прав.</w:t>
      </w:r>
      <w:r w:rsidRPr="000406FE">
        <w:rPr>
          <w:rFonts w:ascii="Times New Roman" w:hAnsi="Times New Roman"/>
          <w:sz w:val="28"/>
          <w:lang w:val="ru-RU"/>
        </w:rPr>
        <w:t xml:space="preserve"> </w:t>
      </w:r>
      <w:r w:rsidRPr="007B78F5">
        <w:rPr>
          <w:rFonts w:ascii="Times New Roman" w:hAnsi="Times New Roman"/>
          <w:color w:val="0F1115"/>
          <w:sz w:val="28"/>
          <w:lang w:val="ru-RU"/>
        </w:rPr>
        <w:t>Институт доступа к инфо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рмации. </w:t>
      </w:r>
      <w:r w:rsidR="007B78F5">
        <w:rPr>
          <w:rFonts w:ascii="Times New Roman" w:hAnsi="Times New Roman"/>
          <w:color w:val="0F1115"/>
          <w:sz w:val="28"/>
          <w:lang w:val="ru-RU"/>
        </w:rPr>
        <w:t>И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нформационных ресурсов. Институт </w:t>
      </w:r>
      <w:r w:rsidR="007B78F5">
        <w:rPr>
          <w:rFonts w:ascii="Times New Roman" w:hAnsi="Times New Roman"/>
          <w:color w:val="0F1115"/>
          <w:sz w:val="28"/>
          <w:lang w:val="ru-RU"/>
        </w:rPr>
        <w:t xml:space="preserve">защиты информации, институт </w:t>
      </w:r>
      <w:r w:rsidRPr="00EA5986">
        <w:rPr>
          <w:rFonts w:ascii="Times New Roman" w:hAnsi="Times New Roman"/>
          <w:color w:val="0F1115"/>
          <w:sz w:val="28"/>
          <w:lang w:val="ru-RU"/>
        </w:rPr>
        <w:t>обеспечения информационной безопасности. Институт идентификации и аутентификации в информационной среде.</w:t>
      </w:r>
      <w:r w:rsidR="007B78F5"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="007B78F5" w:rsidRPr="007B78F5">
        <w:rPr>
          <w:rFonts w:ascii="Times New Roman" w:hAnsi="Times New Roman"/>
          <w:color w:val="0F1115"/>
          <w:sz w:val="28"/>
          <w:lang w:val="ru-RU"/>
        </w:rPr>
        <w:t xml:space="preserve">Институты </w:t>
      </w:r>
      <w:r w:rsidR="007B78F5" w:rsidRPr="000406FE">
        <w:rPr>
          <w:rFonts w:ascii="Times New Roman" w:hAnsi="Times New Roman"/>
          <w:sz w:val="28"/>
          <w:szCs w:val="28"/>
          <w:lang w:val="ru-RU"/>
        </w:rPr>
        <w:t>обработки, хранения, учета, доступа, передачи информации в информационной среде.</w:t>
      </w:r>
      <w:r w:rsidR="007B78F5">
        <w:rPr>
          <w:sz w:val="28"/>
          <w:szCs w:val="28"/>
          <w:lang w:val="ru-RU"/>
        </w:rPr>
        <w:t xml:space="preserve"> </w:t>
      </w:r>
    </w:p>
    <w:p w14:paraId="5F000000" w14:textId="77777777" w:rsidR="00EF25A8" w:rsidRPr="00EA5986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Трансформация информационных институтов под влиянием технологий:</w:t>
      </w:r>
    </w:p>
    <w:p w14:paraId="60000000" w14:textId="77777777" w:rsidR="00EF25A8" w:rsidRPr="00EA5986" w:rsidRDefault="00F81935">
      <w:pPr>
        <w:spacing w:beforeAutospacing="1" w:after="0" w:line="360" w:lineRule="auto"/>
        <w:ind w:firstLine="851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- Данные как новый объект правового регулирования: </w:t>
      </w:r>
      <w:r>
        <w:rPr>
          <w:rFonts w:ascii="Times New Roman" w:hAnsi="Times New Roman"/>
          <w:color w:val="0F1115"/>
          <w:sz w:val="28"/>
        </w:rPr>
        <w:t>Big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</w:t>
      </w:r>
      <w:r>
        <w:rPr>
          <w:rFonts w:ascii="Times New Roman" w:hAnsi="Times New Roman"/>
          <w:color w:val="0F1115"/>
          <w:sz w:val="28"/>
        </w:rPr>
        <w:t>Data</w:t>
      </w:r>
      <w:r w:rsidRPr="00EA5986">
        <w:rPr>
          <w:rFonts w:ascii="Times New Roman" w:hAnsi="Times New Roman"/>
          <w:color w:val="0F1115"/>
          <w:sz w:val="28"/>
          <w:lang w:val="ru-RU"/>
        </w:rPr>
        <w:t>, открытые данные, персональные данные.</w:t>
      </w:r>
    </w:p>
    <w:p w14:paraId="61000000" w14:textId="77777777" w:rsidR="00EF25A8" w:rsidRPr="00EA5986" w:rsidRDefault="00F81935">
      <w:pPr>
        <w:spacing w:beforeAutospacing="1" w:after="0" w:line="360" w:lineRule="auto"/>
        <w:ind w:firstLine="851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- Автоматизация и алгоритмизация права: смарт-контракты, правовые чат-боты, системы поддержки судебных решений.</w:t>
      </w:r>
    </w:p>
    <w:p w14:paraId="63000000" w14:textId="4C1D7ECB" w:rsidR="00EF25A8" w:rsidRDefault="00F81935">
      <w:pPr>
        <w:spacing w:beforeAutospacing="1" w:after="0" w:line="360" w:lineRule="auto"/>
        <w:ind w:firstLine="851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- Кибербезопасность</w:t>
      </w:r>
      <w:r w:rsidR="00636694">
        <w:rPr>
          <w:rFonts w:ascii="Times New Roman" w:hAnsi="Times New Roman"/>
          <w:color w:val="0F1115"/>
          <w:sz w:val="28"/>
          <w:lang w:val="ru-RU"/>
        </w:rPr>
        <w:t>,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защита критической информационной инфраструктуры.</w:t>
      </w:r>
    </w:p>
    <w:p w14:paraId="5D714A8B" w14:textId="77777777" w:rsidR="003471F5" w:rsidRPr="00EA5986" w:rsidRDefault="003471F5" w:rsidP="003471F5">
      <w:pPr>
        <w:spacing w:beforeAutospacing="1" w:after="0" w:line="360" w:lineRule="auto"/>
        <w:ind w:firstLine="851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- </w:t>
      </w:r>
      <w:r>
        <w:rPr>
          <w:rFonts w:ascii="Times New Roman" w:hAnsi="Times New Roman"/>
          <w:color w:val="0F1115"/>
          <w:sz w:val="28"/>
          <w:lang w:val="ru-RU"/>
        </w:rPr>
        <w:t>Цифровые идентификация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и аутентификация: электронная подпись, биометрические данные, государственные цифровые платформы ("Госуслуги")</w:t>
      </w:r>
      <w:r>
        <w:rPr>
          <w:rFonts w:ascii="Times New Roman" w:hAnsi="Times New Roman"/>
          <w:color w:val="0F1115"/>
          <w:sz w:val="28"/>
          <w:lang w:val="ru-RU"/>
        </w:rPr>
        <w:t>, цифровые двойники</w:t>
      </w:r>
    </w:p>
    <w:p w14:paraId="64000000" w14:textId="77777777" w:rsidR="00EF25A8" w:rsidRPr="00EA5986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Новые (формирующиеся) правовые институты, обусловленные технологическим развитием:</w:t>
      </w:r>
    </w:p>
    <w:p w14:paraId="65000000" w14:textId="77777777" w:rsidR="00EF25A8" w:rsidRPr="00EA5986" w:rsidRDefault="00F81935">
      <w:pPr>
        <w:spacing w:beforeAutospacing="1" w:after="0" w:line="360" w:lineRule="auto"/>
        <w:ind w:firstLine="851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lastRenderedPageBreak/>
        <w:t>- Институт контроля и управления информационной средой (включая работу с большими данными и интернетом вещей). Правовой режим цифровых платформ и экосистем. Правовой режим открытых программных интерфейсов (</w:t>
      </w:r>
      <w:r>
        <w:rPr>
          <w:rFonts w:ascii="Times New Roman" w:hAnsi="Times New Roman"/>
          <w:color w:val="0F1115"/>
          <w:sz w:val="28"/>
        </w:rPr>
        <w:t>API</w:t>
      </w:r>
      <w:r w:rsidRPr="00EA5986">
        <w:rPr>
          <w:rFonts w:ascii="Times New Roman" w:hAnsi="Times New Roman"/>
          <w:color w:val="0F1115"/>
          <w:sz w:val="28"/>
          <w:lang w:val="ru-RU"/>
        </w:rPr>
        <w:t>), смарт-контрактов и иного специфического программного обеспечения.</w:t>
      </w:r>
    </w:p>
    <w:p w14:paraId="66000000" w14:textId="77777777" w:rsidR="00EF25A8" w:rsidRPr="00EA5986" w:rsidRDefault="00F81935">
      <w:pPr>
        <w:spacing w:beforeAutospacing="1" w:after="0" w:line="360" w:lineRule="auto"/>
        <w:ind w:firstLine="851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- Институт квантово-устойчивой криптографии и связи. Правовой режим квантовых вычислений и данных.</w:t>
      </w:r>
    </w:p>
    <w:p w14:paraId="67000000" w14:textId="7885459C" w:rsidR="00EF25A8" w:rsidRPr="00EA5986" w:rsidRDefault="00196C9B">
      <w:pPr>
        <w:spacing w:before="240" w:after="240" w:line="360" w:lineRule="auto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ГЛАВА 3. СПЕЦИФИКА ПРАВОВОГО РЕГУЛИРОВАНИЯ В СЕГМЕНТАХ ИНФОРМАЦИОННОЙ СРЕДЫ</w:t>
      </w:r>
    </w:p>
    <w:p w14:paraId="68000000" w14:textId="77777777" w:rsidR="00EF25A8" w:rsidRPr="00EA5986" w:rsidRDefault="00F81935">
      <w:pPr>
        <w:spacing w:beforeAutospacing="1" w:after="120" w:line="360" w:lineRule="auto"/>
        <w:ind w:firstLine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§ 1. Цифровой сегмент: трансформация классических институтов информационного права.</w:t>
      </w:r>
    </w:p>
    <w:p w14:paraId="69000000" w14:textId="0C1CE81B" w:rsidR="00EF25A8" w:rsidRPr="00EA5986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Влияние цифровых технологий на </w:t>
      </w:r>
      <w:r w:rsidR="005275E9">
        <w:rPr>
          <w:rFonts w:ascii="Times New Roman" w:hAnsi="Times New Roman"/>
          <w:color w:val="0F1115"/>
          <w:sz w:val="28"/>
          <w:lang w:val="ru-RU"/>
        </w:rPr>
        <w:t>особенности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информации, информационной среды</w:t>
      </w:r>
      <w:r w:rsidR="005275E9">
        <w:rPr>
          <w:rFonts w:ascii="Times New Roman" w:hAnsi="Times New Roman"/>
          <w:color w:val="0F1115"/>
          <w:sz w:val="28"/>
          <w:lang w:val="ru-RU"/>
        </w:rPr>
        <w:t xml:space="preserve"> как объектов правового регулирования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. </w:t>
      </w:r>
    </w:p>
    <w:p w14:paraId="6A000000" w14:textId="77777777" w:rsidR="00EF25A8" w:rsidRPr="00EA5986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Влияние цифровых технологий на отдельные информационные правовые институты доступа, информационных ресурсов, информационной безопасности, идентификации, иные.</w:t>
      </w:r>
    </w:p>
    <w:p w14:paraId="6B000000" w14:textId="77777777" w:rsidR="00EF25A8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Формирование новых правовых институтов (контроль информационной среды, регулирование цифровых платформ, иные).</w:t>
      </w:r>
    </w:p>
    <w:p w14:paraId="2CB8F979" w14:textId="77777777" w:rsidR="003507D1" w:rsidRDefault="003507D1" w:rsidP="000406FE">
      <w:pPr>
        <w:pStyle w:val="a7"/>
        <w:numPr>
          <w:ilvl w:val="0"/>
          <w:numId w:val="4"/>
        </w:numPr>
        <w:spacing w:beforeAutospacing="1" w:after="0" w:line="360" w:lineRule="auto"/>
        <w:ind w:left="993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Правовые подходы к регулированию автономных сред:</w:t>
      </w:r>
    </w:p>
    <w:p w14:paraId="3E209186" w14:textId="4F4759DE" w:rsidR="003507D1" w:rsidRPr="003507D1" w:rsidRDefault="003507D1" w:rsidP="000406FE">
      <w:pPr>
        <w:pStyle w:val="a7"/>
        <w:numPr>
          <w:ilvl w:val="0"/>
          <w:numId w:val="7"/>
        </w:numPr>
        <w:spacing w:beforeAutospacing="1"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lang w:val="ru-RU"/>
        </w:rPr>
      </w:pPr>
      <w:r w:rsidRPr="003507D1">
        <w:rPr>
          <w:rFonts w:ascii="Times New Roman" w:hAnsi="Times New Roman"/>
          <w:color w:val="0F1115"/>
          <w:sz w:val="28"/>
          <w:lang w:val="ru-RU"/>
        </w:rPr>
        <w:t>Формализация свойств автономности и децентрализации, категории контроя информационной среды</w:t>
      </w:r>
    </w:p>
    <w:p w14:paraId="027B8D83" w14:textId="77777777" w:rsidR="003507D1" w:rsidRPr="003507D1" w:rsidRDefault="003507D1" w:rsidP="000406FE">
      <w:pPr>
        <w:pStyle w:val="a7"/>
        <w:numPr>
          <w:ilvl w:val="0"/>
          <w:numId w:val="7"/>
        </w:numPr>
        <w:spacing w:beforeAutospacing="1"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lang w:val="ru-RU"/>
        </w:rPr>
      </w:pPr>
      <w:r w:rsidRPr="003507D1">
        <w:rPr>
          <w:rFonts w:ascii="Times New Roman" w:hAnsi="Times New Roman"/>
          <w:color w:val="0F1115"/>
          <w:sz w:val="28"/>
          <w:lang w:val="ru-RU"/>
        </w:rPr>
        <w:t>Выработка подходов к привлечению к ответственности в децентрализованных информационных средах</w:t>
      </w:r>
    </w:p>
    <w:p w14:paraId="58F0872C" w14:textId="77777777" w:rsidR="003507D1" w:rsidRPr="003507D1" w:rsidRDefault="003507D1" w:rsidP="000406FE">
      <w:pPr>
        <w:pStyle w:val="a7"/>
        <w:numPr>
          <w:ilvl w:val="0"/>
          <w:numId w:val="7"/>
        </w:numPr>
        <w:spacing w:beforeAutospacing="1"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lang w:val="ru-RU"/>
        </w:rPr>
      </w:pPr>
      <w:r w:rsidRPr="003507D1">
        <w:rPr>
          <w:rFonts w:ascii="Times New Roman" w:hAnsi="Times New Roman"/>
          <w:color w:val="0F1115"/>
          <w:sz w:val="28"/>
          <w:lang w:val="ru-RU"/>
        </w:rPr>
        <w:t>Выработка подходов к привлечению к ответственности за действия, совершаемых искусственными агентами</w:t>
      </w:r>
    </w:p>
    <w:p w14:paraId="1E7E7FC0" w14:textId="77777777" w:rsidR="003507D1" w:rsidRPr="003507D1" w:rsidRDefault="003507D1" w:rsidP="000406FE">
      <w:pPr>
        <w:pStyle w:val="a7"/>
        <w:numPr>
          <w:ilvl w:val="0"/>
          <w:numId w:val="7"/>
        </w:numPr>
        <w:spacing w:beforeAutospacing="1"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lang w:val="ru-RU"/>
        </w:rPr>
      </w:pPr>
      <w:r w:rsidRPr="003507D1">
        <w:rPr>
          <w:rFonts w:ascii="Times New Roman" w:hAnsi="Times New Roman"/>
          <w:color w:val="0F1115"/>
          <w:sz w:val="28"/>
          <w:lang w:val="ru-RU"/>
        </w:rPr>
        <w:t>Регулирование саморегулирования пострегуляторным способом</w:t>
      </w:r>
    </w:p>
    <w:p w14:paraId="75F7AE48" w14:textId="77777777" w:rsidR="003507D1" w:rsidRPr="003507D1" w:rsidRDefault="003507D1" w:rsidP="000406FE">
      <w:pPr>
        <w:pStyle w:val="a7"/>
        <w:numPr>
          <w:ilvl w:val="0"/>
          <w:numId w:val="7"/>
        </w:numPr>
        <w:spacing w:beforeAutospacing="1"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lang w:val="ru-RU"/>
        </w:rPr>
      </w:pPr>
      <w:r w:rsidRPr="003507D1">
        <w:rPr>
          <w:rFonts w:ascii="Times New Roman" w:hAnsi="Times New Roman"/>
          <w:color w:val="0F1115"/>
          <w:sz w:val="28"/>
          <w:lang w:val="ru-RU"/>
        </w:rPr>
        <w:lastRenderedPageBreak/>
        <w:t>Определение автономной среды в качестве критической информационной инфраструктуры</w:t>
      </w:r>
    </w:p>
    <w:p w14:paraId="1863ACE9" w14:textId="39E5EF93" w:rsidR="003507D1" w:rsidRPr="00EA5986" w:rsidRDefault="003507D1" w:rsidP="000406FE">
      <w:pPr>
        <w:pStyle w:val="a7"/>
        <w:numPr>
          <w:ilvl w:val="0"/>
          <w:numId w:val="7"/>
        </w:numPr>
        <w:spacing w:beforeAutospacing="1"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lang w:val="ru-RU"/>
        </w:rPr>
      </w:pPr>
      <w:r w:rsidRPr="003507D1">
        <w:rPr>
          <w:rFonts w:ascii="Times New Roman" w:hAnsi="Times New Roman"/>
          <w:color w:val="0F1115"/>
          <w:sz w:val="28"/>
          <w:lang w:val="ru-RU"/>
        </w:rPr>
        <w:t>Разработка эффективных регуляторных подходов аналитики данных в автономных информационных средах</w:t>
      </w:r>
    </w:p>
    <w:p w14:paraId="6C000000" w14:textId="77777777" w:rsidR="00EF25A8" w:rsidRPr="00EA5986" w:rsidRDefault="00F81935">
      <w:pPr>
        <w:spacing w:beforeAutospacing="1" w:after="0" w:line="360" w:lineRule="auto"/>
        <w:ind w:firstLine="567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§ 2. Квантовый сегмент: перспективы правового регулирования.</w:t>
      </w:r>
    </w:p>
    <w:p w14:paraId="266021CB" w14:textId="77777777" w:rsidR="003471F5" w:rsidRPr="00021C24" w:rsidRDefault="003471F5" w:rsidP="00021C24">
      <w:pPr>
        <w:rPr>
          <w:lang w:val="ru-RU"/>
        </w:rPr>
      </w:pPr>
    </w:p>
    <w:p w14:paraId="1E01B19A" w14:textId="5FD399F6" w:rsidR="00353373" w:rsidRPr="00F22DC6" w:rsidRDefault="003471F5" w:rsidP="005F253B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443917">
        <w:rPr>
          <w:rFonts w:ascii="Times New Roman" w:hAnsi="Times New Roman"/>
          <w:color w:val="0F1115"/>
          <w:sz w:val="28"/>
          <w:lang w:val="ru-RU"/>
        </w:rPr>
        <w:t xml:space="preserve">Квантовые системы, информация, технологии как объект информационного права </w:t>
      </w:r>
    </w:p>
    <w:p w14:paraId="79FD7D0D" w14:textId="62CE4A2C" w:rsidR="00C83FE7" w:rsidRPr="00021C24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Основные направления правового регулирования квантового сегмента информационного права</w:t>
      </w:r>
    </w:p>
    <w:p w14:paraId="07EAB8A3" w14:textId="759C766D" w:rsidR="00C83FE7" w:rsidRPr="00021C24" w:rsidRDefault="00C83FE7" w:rsidP="00021C24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F81935" w:rsidRPr="00021C24">
        <w:rPr>
          <w:rFonts w:ascii="Times New Roman" w:hAnsi="Times New Roman"/>
          <w:color w:val="0F1115"/>
          <w:sz w:val="28"/>
          <w:lang w:val="ru-RU"/>
        </w:rPr>
        <w:t xml:space="preserve">Правовые подходы к регулированию квантовых коммуникаций и криптографии. </w:t>
      </w:r>
    </w:p>
    <w:p w14:paraId="6F000000" w14:textId="342E93CF" w:rsidR="00EF25A8" w:rsidRPr="00021C24" w:rsidRDefault="00C83FE7" w:rsidP="00021C24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F81935" w:rsidRPr="00021C24">
        <w:rPr>
          <w:rFonts w:ascii="Times New Roman" w:hAnsi="Times New Roman"/>
          <w:color w:val="0F1115"/>
          <w:sz w:val="28"/>
          <w:lang w:val="ru-RU"/>
        </w:rPr>
        <w:t>Правовые вопросы регулирования квантовых вычислений и моделирования (включая определение правового режима квантового компьютера в том числе в системе объекта прав).</w:t>
      </w:r>
    </w:p>
    <w:p w14:paraId="70000000" w14:textId="77777777" w:rsidR="00EF25A8" w:rsidRPr="00EA5986" w:rsidRDefault="00F81935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§ 3. Взаимосвязь, взаимовлияние квантовых и цифровых сегментов информационной среды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. </w:t>
      </w:r>
    </w:p>
    <w:p w14:paraId="5EDAE275" w14:textId="1C42E469" w:rsidR="00C83FE7" w:rsidRPr="00C83FE7" w:rsidRDefault="003471F5" w:rsidP="00C83FE7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-</w:t>
      </w:r>
      <w:r w:rsidR="00C83FE7" w:rsidRPr="00C83FE7">
        <w:rPr>
          <w:rFonts w:ascii="Times New Roman" w:hAnsi="Times New Roman"/>
          <w:color w:val="0F1115"/>
          <w:sz w:val="28"/>
          <w:lang w:val="ru-RU"/>
        </w:rPr>
        <w:t xml:space="preserve"> Взаимосвязь и взаимовлияние квантовых и цифровых сегментов информационной среды. Правовые режимы гибридных информационных сред</w:t>
      </w:r>
    </w:p>
    <w:p w14:paraId="636287B7" w14:textId="25123F47" w:rsidR="00C83FE7" w:rsidRPr="00C83FE7" w:rsidRDefault="003471F5" w:rsidP="00C83FE7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C83FE7" w:rsidRPr="00C83FE7">
        <w:rPr>
          <w:rFonts w:ascii="Times New Roman" w:hAnsi="Times New Roman"/>
          <w:color w:val="0F1115"/>
          <w:sz w:val="28"/>
          <w:lang w:val="ru-RU"/>
        </w:rPr>
        <w:t>Методологические проблемы правового моделирования гибридных информационных сред</w:t>
      </w:r>
    </w:p>
    <w:p w14:paraId="772183F8" w14:textId="73FC10C6" w:rsidR="00C83FE7" w:rsidRPr="00C83FE7" w:rsidRDefault="003471F5" w:rsidP="00C83FE7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C83FE7" w:rsidRPr="00C83FE7">
        <w:rPr>
          <w:rFonts w:ascii="Times New Roman" w:hAnsi="Times New Roman"/>
          <w:color w:val="0F1115"/>
          <w:sz w:val="28"/>
          <w:lang w:val="ru-RU"/>
        </w:rPr>
        <w:t>Правовой режим квантово-цифровых систем искусственного интеллекта</w:t>
      </w:r>
    </w:p>
    <w:p w14:paraId="5BD0AA84" w14:textId="281C6B7E" w:rsidR="00C83FE7" w:rsidRPr="00C83FE7" w:rsidRDefault="003471F5" w:rsidP="00C83FE7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lastRenderedPageBreak/>
        <w:t xml:space="preserve">- </w:t>
      </w:r>
      <w:r w:rsidR="00C83FE7" w:rsidRPr="00C83FE7">
        <w:rPr>
          <w:rFonts w:ascii="Times New Roman" w:hAnsi="Times New Roman"/>
          <w:color w:val="0F1115"/>
          <w:sz w:val="28"/>
          <w:lang w:val="ru-RU"/>
        </w:rPr>
        <w:t>Регулирование гибридных систем защиты информации</w:t>
      </w:r>
    </w:p>
    <w:p w14:paraId="1D8F8E7D" w14:textId="76408CE9" w:rsidR="00C83FE7" w:rsidRPr="00C83FE7" w:rsidRDefault="003471F5" w:rsidP="00C83FE7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-</w:t>
      </w:r>
      <w:r w:rsidR="00C83FE7" w:rsidRPr="00C83FE7">
        <w:rPr>
          <w:rFonts w:ascii="Times New Roman" w:hAnsi="Times New Roman"/>
          <w:color w:val="0F1115"/>
          <w:sz w:val="28"/>
          <w:lang w:val="ru-RU"/>
        </w:rPr>
        <w:t xml:space="preserve"> Правовые риски и вызовы гибридизации информационных сред</w:t>
      </w:r>
    </w:p>
    <w:p w14:paraId="275A0184" w14:textId="70D437F2" w:rsidR="00C83FE7" w:rsidRPr="00C83FE7" w:rsidRDefault="003471F5" w:rsidP="00C83FE7">
      <w:pPr>
        <w:spacing w:beforeAutospacing="1" w:after="0" w:line="360" w:lineRule="auto"/>
        <w:ind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 xml:space="preserve">- </w:t>
      </w:r>
      <w:r w:rsidR="00C83FE7" w:rsidRPr="00C83FE7">
        <w:rPr>
          <w:rFonts w:ascii="Times New Roman" w:hAnsi="Times New Roman"/>
          <w:color w:val="0F1115"/>
          <w:sz w:val="28"/>
          <w:lang w:val="ru-RU"/>
        </w:rPr>
        <w:t>Угрозы информационной безопасности в условиях технологической конвергенции</w:t>
      </w:r>
    </w:p>
    <w:p w14:paraId="72000000" w14:textId="07AEF286" w:rsidR="00EF25A8" w:rsidRPr="00EA5986" w:rsidRDefault="00E16001">
      <w:pPr>
        <w:spacing w:before="240" w:after="240" w:line="360" w:lineRule="auto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ГЛАВА 4. ТЕОРИЯ МЕЖДИСЦИПЛИНАРНОГО ВЗАИМОДЕЙСТВИЯ И ТРАНСФОРМАЦИЯ МЕТОДА ИНФОРМАЦИОННОГО ПРАВА</w:t>
      </w:r>
    </w:p>
    <w:p w14:paraId="7D000000" w14:textId="77777777" w:rsidR="00EF25A8" w:rsidRPr="00EA5986" w:rsidRDefault="00F81935">
      <w:pPr>
        <w:spacing w:beforeAutospacing="1" w:after="0" w:line="360" w:lineRule="auto"/>
        <w:ind w:firstLine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§ 2. Влияние цифровых технологий на отрасли права, теорию государства и права.</w:t>
      </w:r>
    </w:p>
    <w:p w14:paraId="631BE0A5" w14:textId="28CB307F" w:rsidR="005275E9" w:rsidRPr="000406FE" w:rsidRDefault="005275E9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Информационное право и теория государства и права</w:t>
      </w:r>
      <w:r>
        <w:rPr>
          <w:rFonts w:ascii="Times New Roman" w:hAnsi="Times New Roman"/>
          <w:color w:val="0F1115"/>
          <w:sz w:val="28"/>
          <w:lang w:val="ru-RU"/>
        </w:rPr>
        <w:t xml:space="preserve"> (трансформация правовых институтов метода правового регулирования, ответственности, реализации права и пр.)</w:t>
      </w:r>
    </w:p>
    <w:p w14:paraId="4A87FFB5" w14:textId="365613F3" w:rsidR="0047284B" w:rsidRPr="00021C24" w:rsidRDefault="00C83FE7" w:rsidP="0047284B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21C24">
        <w:rPr>
          <w:rFonts w:ascii="Times New Roman" w:hAnsi="Times New Roman"/>
          <w:color w:val="0F1115"/>
          <w:sz w:val="28"/>
          <w:lang w:val="ru-RU"/>
        </w:rPr>
        <w:t xml:space="preserve">Информационное право и частное право. </w:t>
      </w:r>
      <w:r w:rsidR="0047284B" w:rsidRPr="00021C24">
        <w:rPr>
          <w:rFonts w:ascii="Times New Roman" w:hAnsi="Times New Roman"/>
          <w:color w:val="0F1115"/>
          <w:sz w:val="28"/>
          <w:lang w:val="ru-RU"/>
        </w:rPr>
        <w:t xml:space="preserve">Информация как объект гражданского права. </w:t>
      </w:r>
    </w:p>
    <w:p w14:paraId="5E6995B3" w14:textId="77777777" w:rsidR="0047284B" w:rsidRPr="00021C24" w:rsidRDefault="0047284B" w:rsidP="0047284B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</w:rPr>
      </w:pPr>
      <w:r w:rsidRPr="00021C24">
        <w:rPr>
          <w:rFonts w:ascii="Times New Roman" w:hAnsi="Times New Roman"/>
          <w:color w:val="0F1115"/>
          <w:sz w:val="28"/>
          <w:lang w:val="ru-RU"/>
        </w:rPr>
        <w:t xml:space="preserve">Информационное право и публичное право.  Конституционное право (цифровая конституция и т.д.) </w:t>
      </w:r>
      <w:r w:rsidRPr="00021C24">
        <w:rPr>
          <w:rFonts w:ascii="Times New Roman" w:hAnsi="Times New Roman"/>
          <w:color w:val="0F1115"/>
          <w:sz w:val="28"/>
        </w:rPr>
        <w:t>Уголовное право. Финансовое право.</w:t>
      </w:r>
    </w:p>
    <w:p w14:paraId="303AC1D1" w14:textId="64210E4D" w:rsidR="005275E9" w:rsidRDefault="005275E9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Цифровизация правовых институтов (с</w:t>
      </w:r>
      <w:r w:rsidR="0047284B">
        <w:rPr>
          <w:rFonts w:ascii="Times New Roman" w:hAnsi="Times New Roman"/>
          <w:color w:val="0F1115"/>
          <w:sz w:val="28"/>
          <w:lang w:val="ru-RU"/>
        </w:rPr>
        <w:t>делки в машиночитаемом формате</w:t>
      </w:r>
      <w:r>
        <w:rPr>
          <w:rFonts w:ascii="Times New Roman" w:hAnsi="Times New Roman"/>
          <w:color w:val="0F1115"/>
          <w:sz w:val="28"/>
          <w:lang w:val="ru-RU"/>
        </w:rPr>
        <w:t>)</w:t>
      </w:r>
      <w:r w:rsidR="00D536EE">
        <w:rPr>
          <w:rFonts w:ascii="Times New Roman" w:hAnsi="Times New Roman"/>
          <w:color w:val="0F1115"/>
          <w:sz w:val="28"/>
          <w:lang w:val="ru-RU"/>
        </w:rPr>
        <w:t xml:space="preserve"> – о влиянии информации, технологий на институты. </w:t>
      </w:r>
    </w:p>
    <w:p w14:paraId="3539D18B" w14:textId="77777777" w:rsidR="00D536EE" w:rsidRPr="000406FE" w:rsidRDefault="00D536EE" w:rsidP="00021C24">
      <w:pPr>
        <w:pStyle w:val="a7"/>
        <w:spacing w:beforeAutospacing="1" w:after="0" w:line="360" w:lineRule="auto"/>
        <w:ind w:left="709"/>
        <w:jc w:val="both"/>
        <w:rPr>
          <w:rFonts w:ascii="Times New Roman" w:hAnsi="Times New Roman"/>
          <w:color w:val="0F1115"/>
          <w:sz w:val="28"/>
          <w:lang w:val="ru-RU"/>
        </w:rPr>
      </w:pPr>
    </w:p>
    <w:p w14:paraId="2AAFD36A" w14:textId="50F421A7" w:rsidR="00EF25A8" w:rsidRPr="0047284B" w:rsidRDefault="0047284B">
      <w:pPr>
        <w:spacing w:before="240" w:after="240" w:line="360" w:lineRule="auto"/>
        <w:jc w:val="both"/>
        <w:rPr>
          <w:rFonts w:ascii="Times New Roman" w:hAnsi="Times New Roman"/>
          <w:color w:val="0F1115"/>
          <w:sz w:val="28"/>
          <w:lang w:val="ru-RU"/>
        </w:rPr>
      </w:pPr>
      <w:r w:rsidRPr="0047284B">
        <w:rPr>
          <w:rFonts w:ascii="Times New Roman" w:hAnsi="Times New Roman"/>
          <w:b/>
          <w:color w:val="0F1115"/>
          <w:sz w:val="28"/>
          <w:lang w:val="ru-RU"/>
        </w:rPr>
        <w:t xml:space="preserve">ГЛАВА 5. </w:t>
      </w:r>
      <w:bookmarkStart w:id="64" w:name="_GoBack"/>
      <w:r w:rsidRPr="0047284B">
        <w:rPr>
          <w:rFonts w:ascii="Times New Roman" w:hAnsi="Times New Roman"/>
          <w:b/>
          <w:color w:val="0F1115"/>
          <w:sz w:val="28"/>
          <w:lang w:val="ru-RU"/>
        </w:rPr>
        <w:t>НАПРАВЛЕНИЯ СОВЕРШЕНСТВОВАНИЯ ПРАВОВОГО РЕГУЛИРОВАНИЯ И СИСТЕМАТИЗАЦИИ ИНФОРМАЦИОННОГО ЗАКОНОДАТЕЛЬСТВА</w:t>
      </w:r>
      <w:bookmarkEnd w:id="64"/>
    </w:p>
    <w:p w14:paraId="364E42E7" w14:textId="77777777" w:rsidR="00EF25A8" w:rsidRPr="00EA5986" w:rsidRDefault="00F81935">
      <w:pPr>
        <w:spacing w:beforeAutospacing="1" w:after="0" w:line="360" w:lineRule="auto"/>
        <w:ind w:firstLine="851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§ 1. Теоретические основы и практическая необходимость кодификации информационного права.</w:t>
      </w:r>
    </w:p>
    <w:p w14:paraId="73697700" w14:textId="1F4814DD" w:rsidR="00EF25A8" w:rsidRPr="00EA5986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lastRenderedPageBreak/>
        <w:t>Цели и задачи кодификации норм информационного права (минимизация технического регулирования в отраслевом законодательстве, своевременное формирование единой терминологии, адаптация правовых институтов к влиянию и угрозам технологий на системном уровне, др.)</w:t>
      </w:r>
    </w:p>
    <w:p w14:paraId="30072819" w14:textId="77777777" w:rsidR="00EF25A8" w:rsidRDefault="00F81935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Подходы к кодификации информационного права (реализованные в зарубежных правопорядках, разработанные в российской и зарубежной юридической доктрине). </w:t>
      </w:r>
    </w:p>
    <w:p w14:paraId="5E24E968" w14:textId="7F3CCA20" w:rsidR="0047284B" w:rsidRPr="000406FE" w:rsidRDefault="0047284B" w:rsidP="000406FE">
      <w:pPr>
        <w:pStyle w:val="a7"/>
        <w:numPr>
          <w:ilvl w:val="0"/>
          <w:numId w:val="4"/>
        </w:numPr>
        <w:spacing w:beforeAutospacing="1" w:after="0" w:line="360" w:lineRule="auto"/>
        <w:ind w:left="-142" w:firstLine="851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Концепция Информационного кодекса Российской Федерации / под ред. И.Л. Бачило. (2014 г.) </w:t>
      </w:r>
      <w:r w:rsidRPr="00021C24">
        <w:rPr>
          <w:rFonts w:ascii="Times New Roman" w:hAnsi="Times New Roman"/>
          <w:color w:val="0F1115"/>
          <w:sz w:val="28"/>
          <w:highlight w:val="yellow"/>
          <w:lang w:val="ru-RU"/>
        </w:rPr>
        <w:t>О ценности отраженных в ней подходов к кодификации норм информационного права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.  </w:t>
      </w:r>
    </w:p>
    <w:p w14:paraId="5651B3BC" w14:textId="45BEB7AC" w:rsidR="00D536EE" w:rsidRDefault="00F81935" w:rsidP="00386D89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 xml:space="preserve">Специфика подходов к кодификации </w:t>
      </w:r>
      <w:r w:rsidR="00D536EE">
        <w:rPr>
          <w:rFonts w:ascii="Times New Roman" w:hAnsi="Times New Roman"/>
          <w:color w:val="0F1115"/>
          <w:sz w:val="28"/>
          <w:lang w:val="ru-RU"/>
        </w:rPr>
        <w:t xml:space="preserve">общей части, </w:t>
      </w:r>
      <w:r w:rsidRPr="00EA5986">
        <w:rPr>
          <w:rFonts w:ascii="Times New Roman" w:hAnsi="Times New Roman"/>
          <w:color w:val="0F1115"/>
          <w:sz w:val="28"/>
          <w:lang w:val="ru-RU"/>
        </w:rPr>
        <w:t>цифрового</w:t>
      </w:r>
      <w:r w:rsidR="00D536EE">
        <w:rPr>
          <w:rFonts w:ascii="Times New Roman" w:hAnsi="Times New Roman"/>
          <w:color w:val="0F1115"/>
          <w:sz w:val="28"/>
          <w:lang w:val="ru-RU"/>
        </w:rPr>
        <w:t>, квантового</w:t>
      </w:r>
      <w:r w:rsidRPr="00EA5986">
        <w:rPr>
          <w:rFonts w:ascii="Times New Roman" w:hAnsi="Times New Roman"/>
          <w:color w:val="0F1115"/>
          <w:sz w:val="28"/>
          <w:lang w:val="ru-RU"/>
        </w:rPr>
        <w:t xml:space="preserve"> сегмента информационного права </w:t>
      </w:r>
      <w:r w:rsidR="00D536EE">
        <w:rPr>
          <w:rFonts w:ascii="Times New Roman" w:hAnsi="Times New Roman"/>
          <w:color w:val="0F1115"/>
          <w:sz w:val="28"/>
          <w:lang w:val="ru-RU"/>
        </w:rPr>
        <w:t>и тд</w:t>
      </w:r>
    </w:p>
    <w:p w14:paraId="39DFF295" w14:textId="77777777" w:rsidR="00EF25A8" w:rsidRPr="00EA5986" w:rsidRDefault="00F81935" w:rsidP="00021C24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b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§ 2. Концепция Информационного кодекса Российской Федерации.</w:t>
      </w:r>
    </w:p>
    <w:p w14:paraId="05570910" w14:textId="6E0787F3" w:rsidR="00EF25A8" w:rsidRPr="00EA5986" w:rsidRDefault="00D536E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>
        <w:rPr>
          <w:rFonts w:ascii="Times New Roman" w:hAnsi="Times New Roman"/>
          <w:color w:val="0F1115"/>
          <w:sz w:val="28"/>
          <w:lang w:val="ru-RU"/>
        </w:rPr>
        <w:t>Проект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 xml:space="preserve"> Информационного кодекса</w:t>
      </w:r>
      <w:r>
        <w:rPr>
          <w:rFonts w:ascii="Times New Roman" w:hAnsi="Times New Roman"/>
          <w:color w:val="0F1115"/>
          <w:sz w:val="28"/>
          <w:lang w:val="ru-RU"/>
        </w:rPr>
        <w:t xml:space="preserve"> РФ</w:t>
      </w:r>
      <w:r w:rsidR="00F81935" w:rsidRPr="00EA5986">
        <w:rPr>
          <w:rFonts w:ascii="Times New Roman" w:hAnsi="Times New Roman"/>
          <w:color w:val="0F1115"/>
          <w:sz w:val="28"/>
          <w:lang w:val="ru-RU"/>
        </w:rPr>
        <w:t>.</w:t>
      </w:r>
    </w:p>
    <w:p w14:paraId="77034F00" w14:textId="549E8211" w:rsidR="00EF25A8" w:rsidRDefault="00F81935">
      <w:pPr>
        <w:spacing w:beforeAutospacing="1" w:after="0" w:line="360" w:lineRule="auto"/>
        <w:ind w:firstLine="851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b/>
          <w:color w:val="0F1115"/>
          <w:sz w:val="28"/>
          <w:lang w:val="ru-RU"/>
        </w:rPr>
        <w:t>§ 3. Межотраслевая правовая унификация положений законодательства с учетом предложенной модели Информационного кодекса</w:t>
      </w:r>
      <w:r w:rsidRPr="00EA5986">
        <w:rPr>
          <w:rFonts w:ascii="Times New Roman" w:hAnsi="Times New Roman"/>
          <w:color w:val="0F1115"/>
          <w:sz w:val="28"/>
          <w:lang w:val="ru-RU"/>
        </w:rPr>
        <w:t>.</w:t>
      </w:r>
    </w:p>
    <w:p w14:paraId="2D3D4ADE" w14:textId="77777777" w:rsidR="00D536EE" w:rsidRPr="00A67B06" w:rsidRDefault="00D536EE" w:rsidP="00D536E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406FE">
        <w:rPr>
          <w:rFonts w:ascii="Times New Roman" w:hAnsi="Times New Roman"/>
          <w:color w:val="0F1115"/>
          <w:sz w:val="28"/>
          <w:lang w:val="ru-RU"/>
        </w:rPr>
        <w:t xml:space="preserve">Межотраслевые </w:t>
      </w:r>
      <w:r w:rsidRPr="00196C9B">
        <w:rPr>
          <w:rFonts w:ascii="Times New Roman" w:hAnsi="Times New Roman"/>
          <w:color w:val="0F1115"/>
          <w:sz w:val="28"/>
          <w:lang w:val="ru-RU"/>
        </w:rPr>
        <w:t>правовые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Pr="00196C9B">
        <w:rPr>
          <w:rFonts w:ascii="Times New Roman" w:hAnsi="Times New Roman"/>
          <w:color w:val="0F1115"/>
          <w:sz w:val="28"/>
          <w:lang w:val="ru-RU"/>
        </w:rPr>
        <w:t>институты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в </w:t>
      </w:r>
      <w:r w:rsidRPr="00196C9B">
        <w:rPr>
          <w:rFonts w:ascii="Times New Roman" w:hAnsi="Times New Roman"/>
          <w:color w:val="0F1115"/>
          <w:sz w:val="28"/>
          <w:lang w:val="ru-RU"/>
        </w:rPr>
        <w:t>области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</w:t>
      </w:r>
      <w:r w:rsidRPr="00196C9B">
        <w:rPr>
          <w:rFonts w:ascii="Times New Roman" w:hAnsi="Times New Roman"/>
          <w:color w:val="0F1115"/>
          <w:sz w:val="28"/>
          <w:lang w:val="ru-RU"/>
        </w:rPr>
        <w:t>частного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права, </w:t>
      </w:r>
      <w:r w:rsidRPr="00196C9B">
        <w:rPr>
          <w:rFonts w:ascii="Times New Roman" w:hAnsi="Times New Roman"/>
          <w:color w:val="0F1115"/>
          <w:sz w:val="28"/>
          <w:lang w:val="ru-RU"/>
        </w:rPr>
        <w:t>публичного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и т.д.... обзор, подходы </w:t>
      </w:r>
      <w:r w:rsidRPr="00196C9B">
        <w:rPr>
          <w:rFonts w:ascii="Times New Roman" w:hAnsi="Times New Roman"/>
          <w:color w:val="0F1115"/>
          <w:sz w:val="28"/>
          <w:lang w:val="ru-RU"/>
        </w:rPr>
        <w:t>регулирования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на примере определенных </w:t>
      </w:r>
      <w:r w:rsidRPr="00196C9B">
        <w:rPr>
          <w:rFonts w:ascii="Times New Roman" w:hAnsi="Times New Roman"/>
          <w:color w:val="0F1115"/>
          <w:sz w:val="28"/>
          <w:lang w:val="ru-RU"/>
        </w:rPr>
        <w:t>институтов</w:t>
      </w:r>
      <w:r w:rsidRPr="000406FE">
        <w:rPr>
          <w:rFonts w:ascii="Times New Roman" w:hAnsi="Times New Roman"/>
          <w:color w:val="0F1115"/>
          <w:sz w:val="28"/>
          <w:lang w:val="ru-RU"/>
        </w:rPr>
        <w:t xml:space="preserve"> (правовые институты криптоактива , цифровых платформ, контроля, объекта интеллектуального творчества, созданного ИИ и др)</w:t>
      </w:r>
    </w:p>
    <w:p w14:paraId="54FAA8F0" w14:textId="77777777" w:rsidR="00EF25A8" w:rsidRDefault="00F81935">
      <w:pPr>
        <w:spacing w:before="240" w:after="240" w:line="360" w:lineRule="auto"/>
        <w:jc w:val="both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b/>
          <w:color w:val="0F1115"/>
          <w:sz w:val="28"/>
        </w:rPr>
        <w:t>Заключение</w:t>
      </w:r>
    </w:p>
    <w:p w14:paraId="2F2FD56E" w14:textId="77777777" w:rsidR="00EF25A8" w:rsidRPr="00EA5986" w:rsidRDefault="00F81935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Свод основных выводов и результатов исследования.</w:t>
      </w:r>
    </w:p>
    <w:p w14:paraId="591BB96C" w14:textId="77777777" w:rsidR="00EF25A8" w:rsidRPr="00EA5986" w:rsidRDefault="00F81935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lastRenderedPageBreak/>
        <w:t>Формулирование ключевых положений разработанной теории развития информационных правоотношений.</w:t>
      </w:r>
    </w:p>
    <w:p w14:paraId="17A5439F" w14:textId="77777777" w:rsidR="00EF25A8" w:rsidRPr="00EA5986" w:rsidRDefault="00F81935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Конкретные предложения по совершенствованию законодательства и правоприменительной практики.</w:t>
      </w:r>
    </w:p>
    <w:p w14:paraId="3A1FE701" w14:textId="77777777" w:rsidR="00EF25A8" w:rsidRPr="00EA5986" w:rsidRDefault="00F81935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Направления для дальнейших научных исследований.</w:t>
      </w:r>
    </w:p>
    <w:p w14:paraId="74EDECB3" w14:textId="77777777" w:rsidR="00EF25A8" w:rsidRDefault="00F81935">
      <w:pPr>
        <w:spacing w:before="240" w:after="240" w:line="360" w:lineRule="auto"/>
        <w:jc w:val="both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b/>
          <w:color w:val="0F1115"/>
          <w:sz w:val="28"/>
        </w:rPr>
        <w:t>Библиографический список</w:t>
      </w:r>
    </w:p>
    <w:p w14:paraId="669E78F9" w14:textId="77777777" w:rsidR="00EF25A8" w:rsidRDefault="00F81935">
      <w:pPr>
        <w:spacing w:before="240" w:after="240" w:line="360" w:lineRule="auto"/>
        <w:jc w:val="both"/>
        <w:rPr>
          <w:rFonts w:ascii="Times New Roman" w:hAnsi="Times New Roman"/>
          <w:color w:val="0F1115"/>
          <w:sz w:val="28"/>
        </w:rPr>
      </w:pPr>
      <w:r>
        <w:rPr>
          <w:rFonts w:ascii="Times New Roman" w:hAnsi="Times New Roman"/>
          <w:b/>
          <w:color w:val="0F1115"/>
          <w:sz w:val="28"/>
        </w:rPr>
        <w:t>Приложения</w:t>
      </w:r>
    </w:p>
    <w:p w14:paraId="6893E2AA" w14:textId="77777777" w:rsidR="00EF25A8" w:rsidRPr="000406FE" w:rsidRDefault="00F81935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0406FE">
        <w:rPr>
          <w:rFonts w:ascii="Times New Roman" w:hAnsi="Times New Roman"/>
          <w:color w:val="0F1115"/>
          <w:sz w:val="28"/>
          <w:lang w:val="ru-RU"/>
        </w:rPr>
        <w:t>Глоссарий ключевых терминов.</w:t>
      </w:r>
    </w:p>
    <w:p w14:paraId="0C6B776A" w14:textId="77777777" w:rsidR="00EF25A8" w:rsidRPr="00EA5986" w:rsidRDefault="00F81935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Сравнительные таблицы классификаций объектов и субъектов.</w:t>
      </w:r>
    </w:p>
    <w:p w14:paraId="11D0E751" w14:textId="77777777" w:rsidR="00EF25A8" w:rsidRPr="00EA5986" w:rsidRDefault="00F81935" w:rsidP="000406FE">
      <w:pPr>
        <w:pStyle w:val="a7"/>
        <w:numPr>
          <w:ilvl w:val="0"/>
          <w:numId w:val="4"/>
        </w:numPr>
        <w:spacing w:beforeAutospacing="1" w:after="0" w:line="360" w:lineRule="auto"/>
        <w:ind w:left="0" w:firstLine="709"/>
        <w:jc w:val="both"/>
        <w:rPr>
          <w:rFonts w:ascii="Times New Roman" w:hAnsi="Times New Roman"/>
          <w:color w:val="0F1115"/>
          <w:sz w:val="28"/>
          <w:lang w:val="ru-RU"/>
        </w:rPr>
      </w:pPr>
      <w:r w:rsidRPr="00EA5986">
        <w:rPr>
          <w:rFonts w:ascii="Times New Roman" w:hAnsi="Times New Roman"/>
          <w:color w:val="0F1115"/>
          <w:sz w:val="28"/>
          <w:lang w:val="ru-RU"/>
        </w:rPr>
        <w:t>Схематическое изображение предложенной теоретической модели развития информационных правоотношений.</w:t>
      </w:r>
    </w:p>
    <w:p w14:paraId="1646BEAF" w14:textId="77777777" w:rsidR="00EF25A8" w:rsidRPr="00EA5986" w:rsidRDefault="00EF25A8">
      <w:pPr>
        <w:spacing w:line="360" w:lineRule="auto"/>
        <w:jc w:val="both"/>
        <w:rPr>
          <w:rFonts w:ascii="Times New Roman" w:hAnsi="Times New Roman"/>
          <w:sz w:val="28"/>
          <w:lang w:val="ru-RU"/>
        </w:rPr>
      </w:pPr>
    </w:p>
    <w:sectPr w:rsidR="00EF25A8" w:rsidRPr="00EA5986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2" w:author="user" w:date="2025-11-29T11:27:00Z" w:initials="u">
    <w:p w14:paraId="522526AC" w14:textId="368E3597" w:rsidR="00645CA1" w:rsidRPr="00645CA1" w:rsidRDefault="00645CA1">
      <w:pPr>
        <w:pStyle w:val="a4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!! феномен квантового ключа </w:t>
      </w:r>
    </w:p>
  </w:comment>
  <w:comment w:id="39" w:author="Ирина Коржова" w:date="2025-10-15T16:19:00Z" w:initials="ИК">
    <w:p w14:paraId="314313DA" w14:textId="122F81B6" w:rsidR="007B78F5" w:rsidRPr="007B78F5" w:rsidRDefault="007B78F5">
      <w:pPr>
        <w:pStyle w:val="a4"/>
        <w:rPr>
          <w:lang w:val="ru-RU"/>
        </w:rPr>
      </w:pPr>
      <w:r>
        <w:rPr>
          <w:rStyle w:val="af"/>
        </w:rPr>
        <w:annotationRef/>
      </w:r>
      <w:r w:rsidRPr="007B78F5">
        <w:rPr>
          <w:color w:val="FF0000"/>
          <w:lang w:val="ru-RU"/>
        </w:rPr>
        <w:t>Через информационные права в информационной среде и вне ее</w:t>
      </w:r>
    </w:p>
  </w:comment>
  <w:comment w:id="40" w:author="user" w:date="2025-10-20T06:18:00Z" w:initials="u">
    <w:p w14:paraId="7589FF41" w14:textId="77777777" w:rsidR="0038056C" w:rsidRDefault="0038056C" w:rsidP="0038056C">
      <w:pPr>
        <w:spacing w:before="240" w:after="24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Style w:val="af"/>
        </w:rPr>
        <w:annotationRef/>
      </w:r>
      <w:r w:rsidRPr="00EA5986">
        <w:rPr>
          <w:rFonts w:ascii="Times New Roman" w:hAnsi="Times New Roman"/>
          <w:b/>
          <w:color w:val="0F1115"/>
          <w:sz w:val="28"/>
          <w:lang w:val="ru-RU"/>
        </w:rPr>
        <w:t xml:space="preserve">Вызовы технологической сингулярности – </w:t>
      </w:r>
      <w:r w:rsidRPr="00EA5986">
        <w:rPr>
          <w:rFonts w:ascii="Times New Roman" w:hAnsi="Times New Roman"/>
          <w:sz w:val="28"/>
          <w:lang w:val="ru-RU"/>
        </w:rPr>
        <w:t xml:space="preserve">точки, после которой технологический прогресс становится настолько быстрым и сложным, что его невозможно предсказать или понять с позиции современного человека (создание искусственного интеллекта (ИИ), превосходящего человеческий (Искусственный Сверхинтеллект) и пр.) </w:t>
      </w:r>
    </w:p>
    <w:p w14:paraId="68548BE2" w14:textId="4A12494A" w:rsidR="0038056C" w:rsidRPr="0038056C" w:rsidRDefault="0038056C">
      <w:pPr>
        <w:pStyle w:val="a4"/>
        <w:rPr>
          <w:lang w:val="ru-RU"/>
        </w:rPr>
      </w:pPr>
    </w:p>
  </w:comment>
  <w:comment w:id="41" w:author="user" w:date="2025-10-13T21:10:00Z" w:initials="">
    <w:p w14:paraId="01000000" w14:textId="77777777" w:rsidR="00EF25A8" w:rsidRPr="008F24BF" w:rsidRDefault="00F81935">
      <w:pPr>
        <w:pStyle w:val="4"/>
        <w:spacing w:before="240" w:after="120" w:line="420" w:lineRule="atLeast"/>
        <w:rPr>
          <w:rFonts w:ascii="Segoe UI" w:hAnsi="Segoe UI"/>
          <w:color w:val="0F1115"/>
          <w:lang w:val="ru-RU"/>
        </w:rPr>
      </w:pPr>
      <w:r w:rsidRPr="008F24BF">
        <w:rPr>
          <w:rStyle w:val="ab"/>
          <w:rFonts w:ascii="Segoe UI" w:hAnsi="Segoe UI"/>
          <w:b w:val="0"/>
          <w:color w:val="0F1115"/>
          <w:lang w:val="ru-RU"/>
        </w:rPr>
        <w:t>2. Проблема «Квантового разрыва» и новая социальная несправедливость</w:t>
      </w:r>
    </w:p>
    <w:p w14:paraId="02000000" w14:textId="77777777" w:rsidR="00EF25A8" w:rsidRPr="008F24BF" w:rsidRDefault="00F81935">
      <w:pPr>
        <w:pStyle w:val="ds-markdown-paragraph"/>
        <w:numPr>
          <w:ilvl w:val="0"/>
          <w:numId w:val="1"/>
        </w:numPr>
        <w:spacing w:after="120"/>
        <w:rPr>
          <w:rFonts w:ascii="Segoe UI" w:hAnsi="Segoe UI"/>
          <w:color w:val="0F1115"/>
          <w:lang w:val="ru-RU"/>
        </w:rPr>
      </w:pPr>
      <w:r w:rsidRPr="008F24BF">
        <w:rPr>
          <w:rStyle w:val="ab"/>
          <w:rFonts w:ascii="Segoe UI" w:hAnsi="Segoe UI"/>
          <w:color w:val="0F1115"/>
          <w:lang w:val="ru-RU"/>
        </w:rPr>
        <w:t>Усиление глобального и внутригосударственного цифрового неравенства:</w:t>
      </w:r>
      <w:r>
        <w:rPr>
          <w:rFonts w:ascii="Segoe UI" w:hAnsi="Segoe UI"/>
          <w:color w:val="0F1115"/>
        </w:rPr>
        <w:t> </w:t>
      </w:r>
      <w:r w:rsidRPr="008F24BF">
        <w:rPr>
          <w:rFonts w:ascii="Segoe UI" w:hAnsi="Segoe UI"/>
          <w:color w:val="0F1115"/>
          <w:lang w:val="ru-RU"/>
        </w:rPr>
        <w:t>Доступ к квантовым технологиям (как вычислительным, так и коммуникационным) будет изначально сконцентрирован в узком кругу государств и корпораций.</w:t>
      </w:r>
    </w:p>
    <w:p w14:paraId="03000000" w14:textId="77777777" w:rsidR="00EF25A8" w:rsidRPr="008F24BF" w:rsidRDefault="00F81935">
      <w:pPr>
        <w:pStyle w:val="ds-markdown-paragraph"/>
        <w:numPr>
          <w:ilvl w:val="1"/>
          <w:numId w:val="1"/>
        </w:numPr>
        <w:spacing w:after="0"/>
        <w:rPr>
          <w:rFonts w:ascii="Segoe UI" w:hAnsi="Segoe UI"/>
          <w:color w:val="0F1115"/>
          <w:lang w:val="ru-RU"/>
        </w:rPr>
      </w:pPr>
      <w:r w:rsidRPr="008F24BF">
        <w:rPr>
          <w:rStyle w:val="ab"/>
          <w:rFonts w:ascii="Segoe UI" w:hAnsi="Segoe UI"/>
          <w:color w:val="0F1115"/>
          <w:lang w:val="ru-RU"/>
        </w:rPr>
        <w:t>Следствие:</w:t>
      </w:r>
      <w:r>
        <w:rPr>
          <w:rFonts w:ascii="Segoe UI" w:hAnsi="Segoe UI"/>
          <w:color w:val="0F1115"/>
        </w:rPr>
        <w:t> </w:t>
      </w:r>
      <w:r w:rsidRPr="008F24BF">
        <w:rPr>
          <w:rFonts w:ascii="Segoe UI" w:hAnsi="Segoe UI"/>
          <w:color w:val="0F1115"/>
          <w:lang w:val="ru-RU"/>
        </w:rPr>
        <w:t>Возникновение «квантово-защищенных» и «квантово-уязвимых» наций, корпораций и индивидов. Это может привести к новой форме колониализма, где более развитые субъекты получат не только экономическое, но и тотальное информационное превосходство, способное подавлять любые формы суверенитета.</w:t>
      </w:r>
    </w:p>
    <w:p w14:paraId="04000000" w14:textId="77777777" w:rsidR="00EF25A8" w:rsidRPr="008F24BF" w:rsidRDefault="00F81935">
      <w:pPr>
        <w:pStyle w:val="ds-markdown-paragraph"/>
        <w:numPr>
          <w:ilvl w:val="0"/>
          <w:numId w:val="1"/>
        </w:numPr>
        <w:spacing w:after="0"/>
        <w:rPr>
          <w:rFonts w:ascii="Segoe UI" w:hAnsi="Segoe UI"/>
          <w:color w:val="0F1115"/>
          <w:lang w:val="ru-RU"/>
        </w:rPr>
      </w:pPr>
      <w:r w:rsidRPr="008F24BF">
        <w:rPr>
          <w:rStyle w:val="ab"/>
          <w:rFonts w:ascii="Segoe UI" w:hAnsi="Segoe UI"/>
          <w:color w:val="0F1115"/>
          <w:lang w:val="ru-RU"/>
        </w:rPr>
        <w:t>Несправедливость в доступе к благам:</w:t>
      </w:r>
      <w:r>
        <w:rPr>
          <w:rFonts w:ascii="Segoe UI" w:hAnsi="Segoe UI"/>
          <w:color w:val="0F1115"/>
        </w:rPr>
        <w:t> </w:t>
      </w:r>
      <w:r w:rsidRPr="008F24BF">
        <w:rPr>
          <w:rFonts w:ascii="Segoe UI" w:hAnsi="Segoe UI"/>
          <w:color w:val="0F1115"/>
          <w:lang w:val="ru-RU"/>
        </w:rPr>
        <w:t>Квантовое моделирование позволит создавать новые лекарства и материалы. Этический вопрос: кто будет первым получать доступ к этим прорывным терапиям? Это может привести к расслоению общества на «квантово-улучшенных» и всех остальных.</w:t>
      </w:r>
    </w:p>
    <w:p w14:paraId="05000000" w14:textId="77777777" w:rsidR="00EF25A8" w:rsidRPr="008F24BF" w:rsidRDefault="00EF25A8">
      <w:pPr>
        <w:pStyle w:val="a4"/>
        <w:rPr>
          <w:lang w:val="ru-RU"/>
        </w:rPr>
      </w:pPr>
    </w:p>
  </w:comment>
  <w:comment w:id="52" w:author="Ирина Коржова" w:date="2025-10-15T16:11:00Z" w:initials="ИК">
    <w:p w14:paraId="13E9E270" w14:textId="2119D70B" w:rsidR="007B78F5" w:rsidRPr="007B78F5" w:rsidRDefault="007B78F5">
      <w:pPr>
        <w:pStyle w:val="a4"/>
        <w:rPr>
          <w:lang w:val="ru-RU"/>
        </w:rPr>
      </w:pPr>
      <w:r>
        <w:rPr>
          <w:rStyle w:val="af"/>
        </w:rPr>
        <w:annotationRef/>
      </w:r>
      <w:r w:rsidRPr="007B78F5">
        <w:rPr>
          <w:color w:val="FF0000"/>
          <w:lang w:val="ru-RU"/>
        </w:rPr>
        <w:t>Это скорее правовые / неправовые</w:t>
      </w:r>
    </w:p>
  </w:comment>
  <w:comment w:id="53" w:author="Ирина Коржова" w:date="2025-10-14T11:15:00Z" w:initials="">
    <w:p w14:paraId="0D000000" w14:textId="77777777" w:rsidR="00EF25A8" w:rsidRPr="008F24BF" w:rsidRDefault="00F81935">
      <w:pPr>
        <w:pStyle w:val="a4"/>
        <w:rPr>
          <w:lang w:val="ru-RU"/>
        </w:rPr>
      </w:pPr>
      <w:r w:rsidRPr="008F24BF">
        <w:rPr>
          <w:lang w:val="ru-RU"/>
        </w:rPr>
        <w:t>Ускорение гонки вооружений за счет квантовых вычислений в области разработки новых материалов и лекарств, а также в криптоанализе</w:t>
      </w:r>
    </w:p>
    <w:p w14:paraId="0E000000" w14:textId="77777777" w:rsidR="00EF25A8" w:rsidRPr="008F24BF" w:rsidRDefault="00EF25A8">
      <w:pPr>
        <w:pStyle w:val="a4"/>
        <w:rPr>
          <w:lang w:val="ru-RU"/>
        </w:rPr>
      </w:pPr>
    </w:p>
    <w:p w14:paraId="0F000000" w14:textId="77777777" w:rsidR="00EF25A8" w:rsidRPr="008F24BF" w:rsidRDefault="00F81935">
      <w:pPr>
        <w:pStyle w:val="a4"/>
        <w:rPr>
          <w:lang w:val="ru-RU"/>
        </w:rPr>
      </w:pPr>
      <w:r w:rsidRPr="008F24BF">
        <w:rPr>
          <w:lang w:val="ru-RU"/>
        </w:rPr>
        <w:t xml:space="preserve">Санкционные ограничения </w:t>
      </w:r>
    </w:p>
  </w:comment>
  <w:comment w:id="54" w:author="Ирина Коржова" w:date="2025-10-15T16:10:00Z" w:initials="ИК">
    <w:p w14:paraId="61E71DD3" w14:textId="77923F36" w:rsidR="002A63BE" w:rsidRPr="002A63BE" w:rsidRDefault="002A63BE">
      <w:pPr>
        <w:pStyle w:val="a4"/>
        <w:rPr>
          <w:lang w:val="ru-RU"/>
        </w:rPr>
      </w:pPr>
      <w:r>
        <w:rPr>
          <w:rStyle w:val="af"/>
        </w:rPr>
        <w:annotationRef/>
      </w:r>
      <w:r w:rsidRPr="002A63BE">
        <w:rPr>
          <w:color w:val="FF0000"/>
          <w:lang w:val="ru-RU"/>
        </w:rPr>
        <w:t>Куда отнести внедрение цифрового рубля</w:t>
      </w:r>
    </w:p>
  </w:comment>
  <w:comment w:id="61" w:author="Ирина Коржова" w:date="2025-10-14T11:18:00Z" w:initials="">
    <w:p w14:paraId="10000000" w14:textId="77777777" w:rsidR="00EF25A8" w:rsidRPr="008F24BF" w:rsidRDefault="00F81935">
      <w:pPr>
        <w:pStyle w:val="a4"/>
        <w:rPr>
          <w:lang w:val="ru-RU"/>
        </w:rPr>
      </w:pPr>
      <w:r w:rsidRPr="008F24BF">
        <w:rPr>
          <w:rFonts w:ascii="Times New Roman" w:hAnsi="Times New Roman"/>
          <w:color w:val="0F1115"/>
          <w:sz w:val="28"/>
          <w:lang w:val="ru-RU"/>
        </w:rPr>
        <w:t>с рассмотрением аналоговой среды в аспекте взаимодействия и трансформации</w:t>
      </w:r>
    </w:p>
  </w:comment>
  <w:comment w:id="62" w:author="user" w:date="2025-10-15T06:29:00Z" w:initials="u">
    <w:p w14:paraId="786119EA" w14:textId="7DE6947B" w:rsidR="00B25278" w:rsidRPr="00B25278" w:rsidRDefault="00B25278">
      <w:pPr>
        <w:pStyle w:val="a4"/>
        <w:rPr>
          <w:lang w:val="ru-RU"/>
        </w:rPr>
      </w:pPr>
      <w:r>
        <w:rPr>
          <w:rStyle w:val="af"/>
        </w:rPr>
        <w:annotationRef/>
      </w:r>
      <w:r w:rsidRPr="00B25278">
        <w:rPr>
          <w:color w:val="FF0000"/>
          <w:lang w:val="ru-RU"/>
        </w:rPr>
        <w:t>информацию рассмотреть как компонент информационной среды… при этом могут иметь место особые эффекты влияния на восприятие вследствие такой обработки..</w:t>
      </w:r>
    </w:p>
  </w:comment>
  <w:comment w:id="63" w:author="Ирина Коржова" w:date="2025-10-15T11:46:00Z" w:initials="ИК">
    <w:p w14:paraId="777730EF" w14:textId="329D3663" w:rsidR="00196C9B" w:rsidRDefault="00196C9B">
      <w:pPr>
        <w:pStyle w:val="a4"/>
      </w:pPr>
      <w:r>
        <w:rPr>
          <w:rStyle w:val="af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22526AC" w15:done="0"/>
  <w15:commentEx w15:paraId="314313DA" w15:done="0"/>
  <w15:commentEx w15:paraId="68548BE2" w15:done="0"/>
  <w15:commentEx w15:paraId="05000000" w15:done="0"/>
  <w15:commentEx w15:paraId="13E9E270" w15:done="0"/>
  <w15:commentEx w15:paraId="0F000000" w15:done="0"/>
  <w15:commentEx w15:paraId="61E71DD3" w15:done="0"/>
  <w15:commentEx w15:paraId="10000000" w15:done="0"/>
  <w15:commentEx w15:paraId="786119EA" w15:done="0"/>
  <w15:commentEx w15:paraId="777730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5571B" w16cex:dateUtc="2025-11-29T08:27:00Z"/>
  <w16cex:commentExtensible w16cex:durableId="2CA0529F" w16cex:dateUtc="2025-10-20T03:18:00Z"/>
  <w16cex:commentExtensible w16cex:durableId="2C99BDAE" w16cex:dateUtc="2025-10-15T03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22526AC" w16cid:durableId="2CD5571B"/>
  <w16cid:commentId w16cid:paraId="314313DA" w16cid:durableId="2CA04DAB"/>
  <w16cid:commentId w16cid:paraId="68548BE2" w16cid:durableId="2CA0529F"/>
  <w16cid:commentId w16cid:paraId="05000000" w16cid:durableId="2C99B09A"/>
  <w16cid:commentId w16cid:paraId="13E9E270" w16cid:durableId="2CA04DAD"/>
  <w16cid:commentId w16cid:paraId="0F000000" w16cid:durableId="2C99B09C"/>
  <w16cid:commentId w16cid:paraId="61E71DD3" w16cid:durableId="2CA04DAF"/>
  <w16cid:commentId w16cid:paraId="10000000" w16cid:durableId="2C99B09D"/>
  <w16cid:commentId w16cid:paraId="786119EA" w16cid:durableId="2C99BDAE"/>
  <w16cid:commentId w16cid:paraId="777730EF" w16cid:durableId="2CA04DB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15C83"/>
    <w:multiLevelType w:val="multilevel"/>
    <w:tmpl w:val="8D4897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D441858"/>
    <w:multiLevelType w:val="multilevel"/>
    <w:tmpl w:val="49F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83BA5"/>
    <w:multiLevelType w:val="multilevel"/>
    <w:tmpl w:val="BDA058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B734931"/>
    <w:multiLevelType w:val="multilevel"/>
    <w:tmpl w:val="297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86AD7"/>
    <w:multiLevelType w:val="multilevel"/>
    <w:tmpl w:val="265E30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219872DD"/>
    <w:multiLevelType w:val="multilevel"/>
    <w:tmpl w:val="A7366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1B4271E"/>
    <w:multiLevelType w:val="multilevel"/>
    <w:tmpl w:val="CE1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C79B6"/>
    <w:multiLevelType w:val="multilevel"/>
    <w:tmpl w:val="280A51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309F0614"/>
    <w:multiLevelType w:val="multilevel"/>
    <w:tmpl w:val="9CEE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D345D"/>
    <w:multiLevelType w:val="multilevel"/>
    <w:tmpl w:val="0E6482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31BA67E6"/>
    <w:multiLevelType w:val="hybridMultilevel"/>
    <w:tmpl w:val="7E0AB6D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7BA0F70"/>
    <w:multiLevelType w:val="multilevel"/>
    <w:tmpl w:val="C78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55DE4"/>
    <w:multiLevelType w:val="multilevel"/>
    <w:tmpl w:val="766C7D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467E256C"/>
    <w:multiLevelType w:val="multilevel"/>
    <w:tmpl w:val="962EDB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636A209A"/>
    <w:multiLevelType w:val="multilevel"/>
    <w:tmpl w:val="DF0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8636E"/>
    <w:multiLevelType w:val="multilevel"/>
    <w:tmpl w:val="70B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2"/>
  </w:num>
  <w:num w:numId="5">
    <w:abstractNumId w:val="0"/>
  </w:num>
  <w:num w:numId="6">
    <w:abstractNumId w:val="9"/>
  </w:num>
  <w:num w:numId="7">
    <w:abstractNumId w:val="13"/>
  </w:num>
  <w:num w:numId="8">
    <w:abstractNumId w:val="6"/>
  </w:num>
  <w:num w:numId="9">
    <w:abstractNumId w:val="1"/>
  </w:num>
  <w:num w:numId="10">
    <w:abstractNumId w:val="11"/>
  </w:num>
  <w:num w:numId="11">
    <w:abstractNumId w:val="8"/>
  </w:num>
  <w:num w:numId="12">
    <w:abstractNumId w:val="10"/>
  </w:num>
  <w:num w:numId="13">
    <w:abstractNumId w:val="14"/>
  </w:num>
  <w:num w:numId="14">
    <w:abstractNumId w:val="15"/>
  </w:num>
  <w:num w:numId="15">
    <w:abstractNumId w:val="3"/>
  </w:num>
  <w:num w:numId="16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  <w15:person w15:author="Ирина Коржова ">
    <w15:presenceInfo w15:providerId="None" w15:userId="Ирина Коржова "/>
  </w15:person>
  <w15:person w15:author="Ирина Коржова">
    <w15:presenceInfo w15:providerId="None" w15:userId="Ирина Коржова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ru-RU" w:vendorID="64" w:dllVersion="131078" w:nlCheck="1" w:checkStyle="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5A8"/>
    <w:rsid w:val="00021C24"/>
    <w:rsid w:val="00026A7A"/>
    <w:rsid w:val="000406FE"/>
    <w:rsid w:val="000464C8"/>
    <w:rsid w:val="000D67A9"/>
    <w:rsid w:val="00120BD4"/>
    <w:rsid w:val="00155E58"/>
    <w:rsid w:val="00166D50"/>
    <w:rsid w:val="00196C9B"/>
    <w:rsid w:val="00252E6E"/>
    <w:rsid w:val="002657B8"/>
    <w:rsid w:val="002A63BE"/>
    <w:rsid w:val="002B150D"/>
    <w:rsid w:val="002D57F3"/>
    <w:rsid w:val="003471F5"/>
    <w:rsid w:val="003507D1"/>
    <w:rsid w:val="00353373"/>
    <w:rsid w:val="00356C99"/>
    <w:rsid w:val="0038056C"/>
    <w:rsid w:val="00381FC7"/>
    <w:rsid w:val="00386D89"/>
    <w:rsid w:val="00442BE5"/>
    <w:rsid w:val="00443917"/>
    <w:rsid w:val="0047284B"/>
    <w:rsid w:val="0050260C"/>
    <w:rsid w:val="005275E9"/>
    <w:rsid w:val="005961BC"/>
    <w:rsid w:val="005B7374"/>
    <w:rsid w:val="005D532C"/>
    <w:rsid w:val="005E1B3F"/>
    <w:rsid w:val="00636694"/>
    <w:rsid w:val="00645CA1"/>
    <w:rsid w:val="00662A25"/>
    <w:rsid w:val="006B1DAC"/>
    <w:rsid w:val="006F33D0"/>
    <w:rsid w:val="00732513"/>
    <w:rsid w:val="00772945"/>
    <w:rsid w:val="00785B46"/>
    <w:rsid w:val="007B679A"/>
    <w:rsid w:val="007B78F5"/>
    <w:rsid w:val="00887560"/>
    <w:rsid w:val="008F24BF"/>
    <w:rsid w:val="00967C12"/>
    <w:rsid w:val="009823CB"/>
    <w:rsid w:val="009A6378"/>
    <w:rsid w:val="009E0378"/>
    <w:rsid w:val="00A224B9"/>
    <w:rsid w:val="00AA507B"/>
    <w:rsid w:val="00B25278"/>
    <w:rsid w:val="00B32C02"/>
    <w:rsid w:val="00BF179B"/>
    <w:rsid w:val="00C83FE7"/>
    <w:rsid w:val="00C874F2"/>
    <w:rsid w:val="00C97A53"/>
    <w:rsid w:val="00CB1E00"/>
    <w:rsid w:val="00D06B92"/>
    <w:rsid w:val="00D536EE"/>
    <w:rsid w:val="00DD6BA7"/>
    <w:rsid w:val="00E16001"/>
    <w:rsid w:val="00E45DE5"/>
    <w:rsid w:val="00EA5986"/>
    <w:rsid w:val="00EF25A8"/>
    <w:rsid w:val="00F03719"/>
    <w:rsid w:val="00F22DC6"/>
    <w:rsid w:val="00F516EF"/>
    <w:rsid w:val="00F81935"/>
    <w:rsid w:val="00FC4CE8"/>
    <w:rsid w:val="00FF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8F819"/>
  <w15:docId w15:val="{3E9CBEE9-44C4-4304-B400-784C25E9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en-GB" w:eastAsia="en-GB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link w:val="30"/>
    <w:uiPriority w:val="9"/>
    <w:qFormat/>
    <w:pPr>
      <w:spacing w:beforeAutospacing="1" w:afterAutospacing="1" w:line="240" w:lineRule="auto"/>
      <w:outlineLvl w:val="2"/>
    </w:pPr>
    <w:rPr>
      <w:rFonts w:ascii="Times New Roman" w:hAnsi="Times New Roman"/>
      <w:b/>
      <w:sz w:val="27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40" w:after="0"/>
      <w:outlineLvl w:val="3"/>
    </w:pPr>
    <w:rPr>
      <w:rFonts w:asciiTheme="majorHAnsi" w:hAnsiTheme="majorHAnsi"/>
      <w:i/>
      <w:color w:val="2F5496" w:themeColor="accent1" w:themeShade="BF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7"/>
    </w:rPr>
  </w:style>
  <w:style w:type="paragraph" w:styleId="a3">
    <w:name w:val="annotation subject"/>
    <w:basedOn w:val="a4"/>
    <w:next w:val="a4"/>
    <w:link w:val="a5"/>
    <w:rPr>
      <w:b/>
    </w:rPr>
  </w:style>
  <w:style w:type="character" w:customStyle="1" w:styleId="a5">
    <w:name w:val="Тема примечания Знак"/>
    <w:basedOn w:val="a6"/>
    <w:link w:val="a3"/>
    <w:rPr>
      <w:b/>
      <w:sz w:val="20"/>
    </w:rPr>
  </w:style>
  <w:style w:type="paragraph" w:styleId="a7">
    <w:name w:val="List Paragraph"/>
    <w:basedOn w:val="a"/>
    <w:link w:val="a8"/>
    <w:pPr>
      <w:ind w:left="720"/>
      <w:contextualSpacing/>
    </w:pPr>
  </w:style>
  <w:style w:type="character" w:customStyle="1" w:styleId="a8">
    <w:name w:val="Абзац списка Знак"/>
    <w:basedOn w:val="1"/>
    <w:link w:val="a7"/>
  </w:style>
  <w:style w:type="paragraph" w:styleId="a4">
    <w:name w:val="annotation text"/>
    <w:basedOn w:val="a"/>
    <w:link w:val="a6"/>
    <w:pPr>
      <w:spacing w:line="240" w:lineRule="auto"/>
    </w:pPr>
    <w:rPr>
      <w:sz w:val="20"/>
    </w:rPr>
  </w:style>
  <w:style w:type="character" w:customStyle="1" w:styleId="a6">
    <w:name w:val="Текст примечания Знак"/>
    <w:basedOn w:val="1"/>
    <w:link w:val="a4"/>
    <w:rPr>
      <w:sz w:val="20"/>
    </w:rPr>
  </w:style>
  <w:style w:type="paragraph" w:customStyle="1" w:styleId="12">
    <w:name w:val="Основной шрифт абзаца1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a9">
    <w:link w:val="aa"/>
    <w:semiHidden/>
    <w:unhideWhenUsed/>
    <w:pPr>
      <w:spacing w:after="0" w:line="240" w:lineRule="auto"/>
    </w:pPr>
  </w:style>
  <w:style w:type="character" w:customStyle="1" w:styleId="aa">
    <w:link w:val="a9"/>
    <w:semiHidden/>
    <w:unhideWhenUsed/>
  </w:style>
  <w:style w:type="paragraph" w:customStyle="1" w:styleId="13">
    <w:name w:val="Строгий1"/>
    <w:basedOn w:val="12"/>
    <w:link w:val="ab"/>
    <w:rPr>
      <w:b/>
    </w:rPr>
  </w:style>
  <w:style w:type="character" w:styleId="ab">
    <w:name w:val="Strong"/>
    <w:basedOn w:val="a0"/>
    <w:link w:val="13"/>
    <w:uiPriority w:val="22"/>
    <w:qFormat/>
    <w:rPr>
      <w:b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4">
    <w:name w:val="Гиперссылка1"/>
    <w:link w:val="ac"/>
    <w:rPr>
      <w:color w:val="0000FF"/>
      <w:u w:val="single"/>
    </w:rPr>
  </w:style>
  <w:style w:type="character" w:styleId="ac">
    <w:name w:val="Hyperlink"/>
    <w:link w:val="14"/>
    <w:rPr>
      <w:color w:val="0000FF"/>
      <w:u w:val="single"/>
    </w:rPr>
  </w:style>
  <w:style w:type="paragraph" w:customStyle="1" w:styleId="Footnote">
    <w:name w:val="Footnote"/>
    <w:basedOn w:val="a"/>
    <w:link w:val="Footnote0"/>
    <w:pPr>
      <w:spacing w:after="0" w:line="240" w:lineRule="auto"/>
    </w:pPr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ds-markdown-paragraph">
    <w:name w:val="ds-markdown-paragraph"/>
    <w:basedOn w:val="a"/>
    <w:link w:val="ds-markdown-paragraph0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ds-markdown-paragraph0">
    <w:name w:val="ds-markdown-paragraph"/>
    <w:basedOn w:val="1"/>
    <w:link w:val="ds-markdown-paragraph"/>
    <w:rPr>
      <w:rFonts w:ascii="Times New Roman" w:hAnsi="Times New Roman"/>
      <w:sz w:val="24"/>
    </w:rPr>
  </w:style>
  <w:style w:type="paragraph" w:styleId="ad">
    <w:name w:val="Balloon Text"/>
    <w:basedOn w:val="a"/>
    <w:link w:val="ae"/>
    <w:pPr>
      <w:spacing w:after="0" w:line="240" w:lineRule="auto"/>
    </w:pPr>
    <w:rPr>
      <w:rFonts w:ascii="Segoe UI" w:hAnsi="Segoe UI"/>
      <w:sz w:val="18"/>
    </w:rPr>
  </w:style>
  <w:style w:type="character" w:customStyle="1" w:styleId="ae">
    <w:name w:val="Текст выноски Знак"/>
    <w:basedOn w:val="1"/>
    <w:link w:val="ad"/>
    <w:rPr>
      <w:rFonts w:ascii="Segoe UI" w:hAnsi="Segoe UI"/>
      <w:sz w:val="1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7">
    <w:name w:val="Знак сноски1"/>
    <w:basedOn w:val="a"/>
    <w:link w:val="18"/>
    <w:rPr>
      <w:vertAlign w:val="superscript"/>
    </w:rPr>
  </w:style>
  <w:style w:type="character" w:customStyle="1" w:styleId="18">
    <w:name w:val="Знак сноски1"/>
    <w:basedOn w:val="1"/>
    <w:link w:val="17"/>
    <w:rPr>
      <w:vertAlign w:val="superscript"/>
    </w:rPr>
  </w:style>
  <w:style w:type="paragraph" w:customStyle="1" w:styleId="19">
    <w:name w:val="Знак примечания1"/>
    <w:basedOn w:val="12"/>
    <w:link w:val="af"/>
    <w:rPr>
      <w:sz w:val="16"/>
    </w:rPr>
  </w:style>
  <w:style w:type="character" w:styleId="af">
    <w:name w:val="annotation reference"/>
    <w:basedOn w:val="a0"/>
    <w:link w:val="19"/>
    <w:rPr>
      <w:sz w:val="16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Subtitle"/>
    <w:next w:val="a"/>
    <w:link w:val="af1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1">
    <w:name w:val="Подзаголовок Знак"/>
    <w:link w:val="af0"/>
    <w:rPr>
      <w:rFonts w:ascii="XO Thames" w:hAnsi="XO Thames"/>
      <w:i/>
      <w:sz w:val="24"/>
    </w:rPr>
  </w:style>
  <w:style w:type="paragraph" w:styleId="af2">
    <w:name w:val="Title"/>
    <w:next w:val="a"/>
    <w:link w:val="af3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3">
    <w:name w:val="Название Знак"/>
    <w:link w:val="af2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Theme="majorHAnsi" w:hAnsiTheme="majorHAnsi"/>
      <w:i/>
      <w:color w:val="2F5496" w:themeColor="accent1" w:themeShade="BF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4">
    <w:name w:val="Revision"/>
    <w:hidden/>
    <w:uiPriority w:val="99"/>
    <w:semiHidden/>
    <w:rsid w:val="00196C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6/09/relationships/commentsIds" Target="commentsIds.xml"/><Relationship Id="rId5" Type="http://schemas.openxmlformats.org/officeDocument/2006/relationships/comments" Target="comment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3087</Words>
  <Characters>17596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Ирина Коржова </cp:lastModifiedBy>
  <cp:revision>2</cp:revision>
  <cp:lastPrinted>2025-10-27T11:36:00Z</cp:lastPrinted>
  <dcterms:created xsi:type="dcterms:W3CDTF">2026-03-30T09:04:00Z</dcterms:created>
  <dcterms:modified xsi:type="dcterms:W3CDTF">2026-03-30T09:04:00Z</dcterms:modified>
</cp:coreProperties>
</file>