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9C3DCF" w14:textId="2042E892" w:rsidR="00762166" w:rsidRDefault="00762166">
      <w:pPr>
        <w:rPr>
          <w:ins w:id="0" w:author="Ирина Коржова " w:date="2026-03-30T15:54:00Z"/>
          <w:b/>
          <w:bCs/>
          <w:sz w:val="28"/>
          <w:szCs w:val="28"/>
          <w:lang w:val="ru-RU"/>
        </w:rPr>
      </w:pPr>
      <w:ins w:id="1" w:author="Ирина Коржова " w:date="2026-03-30T15:54:00Z">
        <w:r>
          <w:rPr>
            <w:b/>
            <w:bCs/>
            <w:sz w:val="28"/>
            <w:szCs w:val="28"/>
            <w:lang w:val="ru-RU"/>
          </w:rPr>
          <w:t xml:space="preserve">КИБЕРНЕТИЧЕСКИЕ ИНФОМРАЦИОННЫЕ ПРОЦЕССЫ </w:t>
        </w:r>
      </w:ins>
    </w:p>
    <w:p w14:paraId="4BFC11C7" w14:textId="77777777" w:rsidR="00762166" w:rsidRDefault="00762166">
      <w:pPr>
        <w:rPr>
          <w:ins w:id="2" w:author="Ирина Коржова " w:date="2026-03-30T15:54:00Z"/>
          <w:b/>
          <w:bCs/>
          <w:sz w:val="28"/>
          <w:szCs w:val="28"/>
          <w:lang w:val="ru-RU"/>
        </w:rPr>
      </w:pPr>
    </w:p>
    <w:p w14:paraId="207FFB10" w14:textId="6B083DDD" w:rsidR="00505B7D" w:rsidRPr="00762166" w:rsidRDefault="00F5035D">
      <w:pPr>
        <w:rPr>
          <w:bCs/>
          <w:sz w:val="28"/>
          <w:szCs w:val="28"/>
          <w:lang w:val="ru-RU"/>
          <w:rPrChange w:id="3" w:author="Ирина Коржова " w:date="2026-03-30T15:55:00Z">
            <w:rPr>
              <w:b/>
              <w:bCs/>
              <w:sz w:val="28"/>
              <w:szCs w:val="28"/>
              <w:lang w:val="ru-RU"/>
            </w:rPr>
          </w:rPrChange>
        </w:rPr>
      </w:pPr>
      <w:r w:rsidRPr="00762166">
        <w:rPr>
          <w:bCs/>
          <w:sz w:val="28"/>
          <w:szCs w:val="28"/>
          <w:lang w:val="ru-RU"/>
          <w:rPrChange w:id="4" w:author="Ирина Коржова " w:date="2026-03-30T15:55:00Z">
            <w:rPr>
              <w:b/>
              <w:bCs/>
              <w:sz w:val="28"/>
              <w:szCs w:val="28"/>
              <w:lang w:val="ru-RU"/>
            </w:rPr>
          </w:rPrChange>
        </w:rPr>
        <w:t xml:space="preserve">СТАТЬЯ: КАТЕГОРИЯ КОНТРОЛЯ КАК КЛЮЧЕВАЯ…. </w:t>
      </w:r>
    </w:p>
    <w:p w14:paraId="518D54CB" w14:textId="067C9D5A" w:rsidR="00505B7D" w:rsidRPr="003E71CF" w:rsidDel="00762166" w:rsidRDefault="00505B7D">
      <w:pPr>
        <w:rPr>
          <w:del w:id="5" w:author="Ирина Коржова " w:date="2026-03-30T15:54:00Z"/>
          <w:b/>
          <w:bCs/>
          <w:lang w:val="ru-RU"/>
        </w:rPr>
      </w:pPr>
    </w:p>
    <w:p w14:paraId="070DD768" w14:textId="23A7B374" w:rsidR="0062554F" w:rsidRPr="0062554F" w:rsidDel="00762166" w:rsidRDefault="0062554F" w:rsidP="0062554F">
      <w:pPr>
        <w:rPr>
          <w:del w:id="6" w:author="Ирина Коржова " w:date="2026-03-30T15:54:00Z"/>
          <w:b/>
          <w:bCs/>
          <w:sz w:val="28"/>
          <w:szCs w:val="28"/>
          <w:lang w:val="ru-RU"/>
        </w:rPr>
      </w:pPr>
    </w:p>
    <w:p w14:paraId="390D5A38" w14:textId="77777777" w:rsidR="0062554F" w:rsidRPr="0062554F" w:rsidRDefault="0062554F" w:rsidP="0062554F">
      <w:pPr>
        <w:rPr>
          <w:b/>
          <w:bCs/>
          <w:sz w:val="28"/>
          <w:szCs w:val="28"/>
          <w:lang w:val="ru-RU"/>
        </w:rPr>
      </w:pPr>
      <w:r w:rsidRPr="0062554F">
        <w:rPr>
          <w:b/>
          <w:bCs/>
          <w:sz w:val="28"/>
          <w:szCs w:val="28"/>
          <w:lang w:val="ru-RU"/>
        </w:rPr>
        <w:t>***</w:t>
      </w:r>
      <w:bookmarkStart w:id="7" w:name="_GoBack"/>
      <w:bookmarkEnd w:id="7"/>
    </w:p>
    <w:p w14:paraId="606D3451" w14:textId="1F4DDF3F" w:rsidR="00F5035D" w:rsidRDefault="00F5035D" w:rsidP="00F5035D">
      <w:pPr>
        <w:spacing w:line="360" w:lineRule="auto"/>
        <w:ind w:firstLine="851"/>
        <w:jc w:val="both"/>
        <w:rPr>
          <w:sz w:val="28"/>
          <w:szCs w:val="28"/>
          <w:lang w:val="ru-RU"/>
        </w:rPr>
      </w:pPr>
      <w:r w:rsidRPr="00F5035D">
        <w:rPr>
          <w:sz w:val="28"/>
          <w:szCs w:val="28"/>
          <w:lang w:val="ru-RU"/>
        </w:rPr>
        <w:t xml:space="preserve">Под контролем применительно </w:t>
      </w:r>
      <w:r w:rsidR="0051359C">
        <w:rPr>
          <w:sz w:val="28"/>
          <w:szCs w:val="28"/>
          <w:lang w:val="ru-RU"/>
        </w:rPr>
        <w:t>к</w:t>
      </w:r>
      <w:r w:rsidRPr="00F5035D">
        <w:rPr>
          <w:sz w:val="28"/>
          <w:szCs w:val="28"/>
          <w:lang w:val="ru-RU"/>
        </w:rPr>
        <w:t xml:space="preserve"> информационным средам</w:t>
      </w:r>
      <w:r w:rsidR="0051359C">
        <w:rPr>
          <w:sz w:val="28"/>
          <w:szCs w:val="28"/>
          <w:lang w:val="ru-RU"/>
        </w:rPr>
        <w:t>, включая информационные среды</w:t>
      </w:r>
      <w:r w:rsidRPr="00F5035D">
        <w:rPr>
          <w:sz w:val="28"/>
          <w:szCs w:val="28"/>
          <w:lang w:val="ru-RU"/>
        </w:rPr>
        <w:t xml:space="preserve"> с высокой степенью</w:t>
      </w:r>
      <w:r w:rsidR="0051359C">
        <w:rPr>
          <w:sz w:val="28"/>
          <w:szCs w:val="28"/>
          <w:lang w:val="ru-RU"/>
        </w:rPr>
        <w:t xml:space="preserve"> автономности и</w:t>
      </w:r>
      <w:r w:rsidRPr="00F5035D">
        <w:rPr>
          <w:sz w:val="28"/>
          <w:szCs w:val="28"/>
          <w:lang w:val="ru-RU"/>
        </w:rPr>
        <w:t xml:space="preserve"> децентрализации предлагается понимать способность лица или группы лиц, оказывать влияние на функционирование информационной системы, ее развитие, безопасность, доступность, а также на процессы обработки, хранения и распространения информации в ней осуществляемую как напрямую, так и опосредованно, с помощью технических средств.</w:t>
      </w:r>
    </w:p>
    <w:p w14:paraId="0E042520" w14:textId="4CB57CEB" w:rsidR="0062554F" w:rsidRDefault="0062554F" w:rsidP="00F5035D">
      <w:pPr>
        <w:spacing w:line="360" w:lineRule="auto"/>
        <w:ind w:firstLine="851"/>
        <w:jc w:val="both"/>
        <w:rPr>
          <w:sz w:val="28"/>
          <w:szCs w:val="28"/>
          <w:lang w:val="ru-RU"/>
        </w:rPr>
      </w:pPr>
      <w:r w:rsidRPr="00597B01">
        <w:rPr>
          <w:color w:val="002060"/>
          <w:sz w:val="28"/>
          <w:szCs w:val="28"/>
          <w:lang w:val="ru-RU"/>
        </w:rPr>
        <w:t>В зависимости от цифровой среды может специфика контроля отличаться</w:t>
      </w:r>
      <w:r>
        <w:rPr>
          <w:sz w:val="28"/>
          <w:szCs w:val="28"/>
          <w:lang w:val="ru-RU"/>
        </w:rPr>
        <w:t>.</w:t>
      </w:r>
    </w:p>
    <w:p w14:paraId="69862766" w14:textId="77777777" w:rsidR="0062554F" w:rsidRDefault="0062554F" w:rsidP="0062554F">
      <w:pPr>
        <w:spacing w:line="360" w:lineRule="auto"/>
        <w:ind w:firstLine="720"/>
        <w:jc w:val="both"/>
        <w:rPr>
          <w:bCs/>
          <w:sz w:val="28"/>
          <w:szCs w:val="28"/>
          <w:lang w:val="ru-RU"/>
        </w:rPr>
      </w:pPr>
      <w:r>
        <w:rPr>
          <w:sz w:val="28"/>
          <w:lang w:val="ru-RU"/>
        </w:rPr>
        <w:t xml:space="preserve">В качестве теоретической основы формирования правового института контроля информационной среды могут использоваться междисциплинарные исследования в области </w:t>
      </w:r>
      <w:r w:rsidRPr="0045097C">
        <w:rPr>
          <w:bCs/>
          <w:sz w:val="28"/>
          <w:szCs w:val="28"/>
          <w:lang w:val="ru-RU"/>
        </w:rPr>
        <w:t>инфраструктуры децентрализованных финансов (</w:t>
      </w:r>
      <w:proofErr w:type="spellStart"/>
      <w:r w:rsidRPr="0045097C">
        <w:rPr>
          <w:bCs/>
          <w:sz w:val="28"/>
          <w:szCs w:val="28"/>
          <w:lang w:val="ru-RU"/>
        </w:rPr>
        <w:t>DeFi</w:t>
      </w:r>
      <w:proofErr w:type="spellEnd"/>
      <w:r w:rsidRPr="0045097C">
        <w:rPr>
          <w:bCs/>
          <w:sz w:val="28"/>
          <w:szCs w:val="28"/>
          <w:lang w:val="ru-RU"/>
        </w:rPr>
        <w:t>), в которых центральное место занимает</w:t>
      </w:r>
      <w:r>
        <w:rPr>
          <w:bCs/>
          <w:sz w:val="28"/>
          <w:szCs w:val="28"/>
          <w:lang w:val="ru-RU"/>
        </w:rPr>
        <w:t xml:space="preserve"> исследование инфраструктуры финансового рынка.</w:t>
      </w:r>
    </w:p>
    <w:p w14:paraId="5AA260B3" w14:textId="77777777" w:rsidR="0062554F" w:rsidRPr="00B420A5" w:rsidRDefault="0062554F" w:rsidP="0062554F">
      <w:pPr>
        <w:spacing w:line="360" w:lineRule="auto"/>
        <w:ind w:firstLine="720"/>
        <w:jc w:val="both"/>
        <w:rPr>
          <w:b/>
          <w:i/>
          <w:iCs/>
          <w:sz w:val="28"/>
          <w:lang w:val="ru-RU"/>
        </w:rPr>
      </w:pPr>
      <w:r>
        <w:rPr>
          <w:b/>
          <w:i/>
          <w:iCs/>
          <w:sz w:val="28"/>
          <w:lang w:val="ru-RU"/>
        </w:rPr>
        <w:t>Междисциплинарный</w:t>
      </w:r>
      <w:r w:rsidRPr="00B420A5">
        <w:rPr>
          <w:b/>
          <w:i/>
          <w:iCs/>
          <w:sz w:val="28"/>
          <w:lang w:val="ru-RU"/>
        </w:rPr>
        <w:t xml:space="preserve"> </w:t>
      </w:r>
      <w:r>
        <w:rPr>
          <w:b/>
          <w:i/>
          <w:iCs/>
          <w:sz w:val="28"/>
          <w:lang w:val="ru-RU"/>
        </w:rPr>
        <w:t xml:space="preserve">правовой </w:t>
      </w:r>
      <w:r w:rsidRPr="00B420A5">
        <w:rPr>
          <w:b/>
          <w:i/>
          <w:iCs/>
          <w:sz w:val="28"/>
          <w:lang w:val="ru-RU"/>
        </w:rPr>
        <w:t xml:space="preserve">аспект контроля </w:t>
      </w:r>
      <w:r>
        <w:rPr>
          <w:b/>
          <w:i/>
          <w:iCs/>
          <w:sz w:val="28"/>
          <w:lang w:val="ru-RU"/>
        </w:rPr>
        <w:t xml:space="preserve">информационной среды </w:t>
      </w:r>
    </w:p>
    <w:p w14:paraId="22649B68" w14:textId="77777777" w:rsidR="0062554F" w:rsidRDefault="0062554F" w:rsidP="0062554F">
      <w:pPr>
        <w:spacing w:line="360" w:lineRule="auto"/>
        <w:ind w:firstLine="720"/>
        <w:jc w:val="both"/>
        <w:rPr>
          <w:bCs/>
          <w:sz w:val="28"/>
          <w:szCs w:val="28"/>
          <w:lang w:val="ru-RU"/>
        </w:rPr>
      </w:pPr>
      <w:r w:rsidRPr="0045097C">
        <w:rPr>
          <w:bCs/>
          <w:sz w:val="28"/>
          <w:szCs w:val="28"/>
          <w:lang w:val="ru-RU"/>
        </w:rPr>
        <w:t>Ключевыми для нашей работы являются следующие положения и концепции</w:t>
      </w:r>
      <w:r>
        <w:rPr>
          <w:bCs/>
          <w:sz w:val="28"/>
          <w:szCs w:val="28"/>
          <w:lang w:val="ru-RU"/>
        </w:rPr>
        <w:t xml:space="preserve"> </w:t>
      </w:r>
      <w:r>
        <w:rPr>
          <w:sz w:val="28"/>
          <w:lang w:val="ru-RU"/>
        </w:rPr>
        <w:t xml:space="preserve">в области </w:t>
      </w:r>
      <w:r w:rsidRPr="0045097C">
        <w:rPr>
          <w:bCs/>
          <w:sz w:val="28"/>
          <w:szCs w:val="28"/>
          <w:lang w:val="ru-RU"/>
        </w:rPr>
        <w:t>инфраструктуры децентрализованных финансов (</w:t>
      </w:r>
      <w:proofErr w:type="spellStart"/>
      <w:r w:rsidRPr="0045097C">
        <w:rPr>
          <w:bCs/>
          <w:sz w:val="28"/>
          <w:szCs w:val="28"/>
          <w:lang w:val="ru-RU"/>
        </w:rPr>
        <w:t>DeFi</w:t>
      </w:r>
      <w:proofErr w:type="spellEnd"/>
      <w:r w:rsidRPr="0045097C">
        <w:rPr>
          <w:bCs/>
          <w:sz w:val="28"/>
          <w:szCs w:val="28"/>
          <w:lang w:val="ru-RU"/>
        </w:rPr>
        <w:t>).</w:t>
      </w:r>
    </w:p>
    <w:p w14:paraId="08AA993C" w14:textId="77777777" w:rsidR="0062554F" w:rsidRDefault="0062554F" w:rsidP="0062554F">
      <w:pPr>
        <w:spacing w:line="360" w:lineRule="auto"/>
        <w:ind w:firstLine="720"/>
        <w:jc w:val="both"/>
        <w:rPr>
          <w:sz w:val="28"/>
          <w:szCs w:val="28"/>
          <w:lang w:val="ru-RU"/>
        </w:rPr>
      </w:pPr>
      <w:r w:rsidRPr="002A437A">
        <w:rPr>
          <w:b/>
          <w:bCs/>
          <w:sz w:val="28"/>
          <w:szCs w:val="28"/>
          <w:lang w:val="ru-RU"/>
        </w:rPr>
        <w:lastRenderedPageBreak/>
        <w:t>1)</w:t>
      </w:r>
      <w:r>
        <w:rPr>
          <w:b/>
          <w:bCs/>
          <w:sz w:val="28"/>
          <w:szCs w:val="28"/>
          <w:lang w:val="ru-RU"/>
        </w:rPr>
        <w:t> </w:t>
      </w:r>
      <w:r w:rsidRPr="002A437A">
        <w:rPr>
          <w:b/>
          <w:bCs/>
          <w:sz w:val="28"/>
          <w:szCs w:val="28"/>
          <w:lang w:val="ru-RU"/>
        </w:rPr>
        <w:t>Шер</w:t>
      </w:r>
      <w:r w:rsidRPr="00986537">
        <w:rPr>
          <w:b/>
          <w:bCs/>
          <w:sz w:val="28"/>
          <w:szCs w:val="28"/>
        </w:rPr>
        <w:t> </w:t>
      </w:r>
      <w:r w:rsidRPr="00F24F6F">
        <w:rPr>
          <w:sz w:val="28"/>
          <w:szCs w:val="28"/>
          <w:lang w:val="ru-RU"/>
        </w:rPr>
        <w:t xml:space="preserve">разработал модель многоуровневой инфраструктуры </w:t>
      </w:r>
      <w:r>
        <w:rPr>
          <w:sz w:val="28"/>
          <w:szCs w:val="28"/>
          <w:lang w:val="ru-RU"/>
        </w:rPr>
        <w:t>децентрализованных финансов, в которой</w:t>
      </w:r>
      <w:r w:rsidRPr="00F24F6F">
        <w:rPr>
          <w:sz w:val="28"/>
          <w:szCs w:val="28"/>
          <w:lang w:val="ru-RU"/>
        </w:rPr>
        <w:t xml:space="preserve"> каждый у</w:t>
      </w:r>
      <w:r>
        <w:rPr>
          <w:sz w:val="28"/>
          <w:szCs w:val="28"/>
          <w:lang w:val="ru-RU"/>
        </w:rPr>
        <w:t xml:space="preserve">ровень </w:t>
      </w:r>
      <w:r w:rsidRPr="009A2D2A">
        <w:rPr>
          <w:sz w:val="28"/>
          <w:szCs w:val="28"/>
          <w:lang w:val="ru-RU"/>
        </w:rPr>
        <w:t xml:space="preserve">(протоколы, приложения, </w:t>
      </w:r>
      <w:proofErr w:type="spellStart"/>
      <w:r w:rsidRPr="009A2D2A">
        <w:rPr>
          <w:sz w:val="28"/>
          <w:szCs w:val="28"/>
          <w:lang w:val="ru-RU"/>
        </w:rPr>
        <w:t>агрегаторы</w:t>
      </w:r>
      <w:proofErr w:type="spellEnd"/>
      <w:r w:rsidRPr="009A2D2A">
        <w:rPr>
          <w:sz w:val="28"/>
          <w:szCs w:val="28"/>
          <w:lang w:val="ru-RU"/>
        </w:rPr>
        <w:t xml:space="preserve">) </w:t>
      </w:r>
      <w:r>
        <w:rPr>
          <w:sz w:val="28"/>
          <w:szCs w:val="28"/>
          <w:lang w:val="ru-RU"/>
        </w:rPr>
        <w:t>выполняет определенную функцию</w:t>
      </w:r>
      <w:r w:rsidRPr="00FC13EB">
        <w:rPr>
          <w:rStyle w:val="a8"/>
          <w:sz w:val="28"/>
          <w:szCs w:val="28"/>
        </w:rPr>
        <w:footnoteReference w:id="1"/>
      </w:r>
      <w:r w:rsidRPr="00986537">
        <w:rPr>
          <w:sz w:val="28"/>
          <w:szCs w:val="28"/>
          <w:lang w:val="ru-RU"/>
        </w:rPr>
        <w:t xml:space="preserve">. </w:t>
      </w:r>
    </w:p>
    <w:p w14:paraId="13C54BF8" w14:textId="77777777" w:rsidR="0062554F" w:rsidRDefault="0062554F" w:rsidP="0062554F">
      <w:pPr>
        <w:spacing w:line="360" w:lineRule="auto"/>
        <w:ind w:firstLine="720"/>
        <w:jc w:val="both"/>
        <w:rPr>
          <w:sz w:val="28"/>
          <w:szCs w:val="28"/>
          <w:lang w:val="ru-RU"/>
        </w:rPr>
      </w:pPr>
      <w:r>
        <w:rPr>
          <w:sz w:val="28"/>
          <w:szCs w:val="28"/>
          <w:lang w:val="ru-RU"/>
        </w:rPr>
        <w:t xml:space="preserve">Не смотря на то что с контролем не связана послужила основой дальнейших исследований, имеющих прямое отношение к формализации института контроля: по выявлению скрытых источников влияния, разграничения регулируемой среды от нерегулируемой. </w:t>
      </w:r>
    </w:p>
    <w:p w14:paraId="13003347" w14:textId="77777777" w:rsidR="0062554F" w:rsidRDefault="0062554F" w:rsidP="0062554F">
      <w:pPr>
        <w:tabs>
          <w:tab w:val="num" w:pos="720"/>
        </w:tabs>
        <w:spacing w:line="360" w:lineRule="auto"/>
        <w:ind w:firstLine="993"/>
        <w:jc w:val="both"/>
        <w:rPr>
          <w:sz w:val="28"/>
          <w:szCs w:val="28"/>
          <w:lang w:val="ru-RU"/>
        </w:rPr>
      </w:pPr>
      <w:r>
        <w:rPr>
          <w:b/>
          <w:bCs/>
          <w:sz w:val="28"/>
          <w:szCs w:val="28"/>
          <w:lang w:val="ru-RU"/>
        </w:rPr>
        <w:t>2</w:t>
      </w:r>
      <w:r w:rsidRPr="002A437A">
        <w:rPr>
          <w:b/>
          <w:bCs/>
          <w:sz w:val="28"/>
          <w:szCs w:val="28"/>
          <w:lang w:val="ru-RU"/>
        </w:rPr>
        <w:t xml:space="preserve">) Шулер, </w:t>
      </w:r>
      <w:proofErr w:type="spellStart"/>
      <w:r w:rsidRPr="002A437A">
        <w:rPr>
          <w:b/>
          <w:bCs/>
          <w:sz w:val="28"/>
          <w:szCs w:val="28"/>
          <w:lang w:val="ru-RU"/>
        </w:rPr>
        <w:t>Клотс</w:t>
      </w:r>
      <w:proofErr w:type="spellEnd"/>
      <w:r w:rsidRPr="002A437A">
        <w:rPr>
          <w:b/>
          <w:bCs/>
          <w:sz w:val="28"/>
          <w:szCs w:val="28"/>
          <w:lang w:val="ru-RU"/>
        </w:rPr>
        <w:t xml:space="preserve"> и Шер</w:t>
      </w:r>
      <w:r w:rsidRPr="005250B1">
        <w:rPr>
          <w:sz w:val="28"/>
          <w:szCs w:val="28"/>
          <w:lang w:val="ru-RU"/>
        </w:rPr>
        <w:t>,</w:t>
      </w:r>
      <w:r>
        <w:rPr>
          <w:sz w:val="28"/>
          <w:szCs w:val="28"/>
          <w:lang w:val="ru-RU"/>
        </w:rPr>
        <w:t xml:space="preserve"> - пример по развитию концепцию </w:t>
      </w:r>
      <w:proofErr w:type="spellStart"/>
      <w:r>
        <w:rPr>
          <w:sz w:val="28"/>
          <w:szCs w:val="28"/>
          <w:lang w:val="ru-RU"/>
        </w:rPr>
        <w:t>Шэра</w:t>
      </w:r>
      <w:proofErr w:type="spellEnd"/>
      <w:r>
        <w:rPr>
          <w:sz w:val="28"/>
          <w:szCs w:val="28"/>
          <w:lang w:val="ru-RU"/>
        </w:rPr>
        <w:t xml:space="preserve"> наиболее полный с </w:t>
      </w:r>
      <w:proofErr w:type="spellStart"/>
      <w:r>
        <w:rPr>
          <w:sz w:val="28"/>
          <w:szCs w:val="28"/>
          <w:lang w:val="ru-RU"/>
        </w:rPr>
        <w:t>т.зр</w:t>
      </w:r>
      <w:proofErr w:type="spellEnd"/>
      <w:r>
        <w:rPr>
          <w:sz w:val="28"/>
          <w:szCs w:val="28"/>
          <w:lang w:val="ru-RU"/>
        </w:rPr>
        <w:t>…</w:t>
      </w:r>
      <w:r w:rsidRPr="005250B1">
        <w:rPr>
          <w:sz w:val="28"/>
          <w:szCs w:val="28"/>
          <w:lang w:val="ru-RU"/>
        </w:rPr>
        <w:t xml:space="preserve"> развивая концепцию </w:t>
      </w:r>
      <w:proofErr w:type="spellStart"/>
      <w:r w:rsidRPr="005250B1">
        <w:rPr>
          <w:sz w:val="28"/>
          <w:szCs w:val="28"/>
          <w:lang w:val="ru-RU"/>
        </w:rPr>
        <w:t>Шэра</w:t>
      </w:r>
      <w:proofErr w:type="spellEnd"/>
      <w:r w:rsidRPr="005250B1">
        <w:rPr>
          <w:sz w:val="28"/>
          <w:szCs w:val="28"/>
          <w:lang w:val="ru-RU"/>
        </w:rPr>
        <w:t xml:space="preserve">, </w:t>
      </w:r>
      <w:r>
        <w:rPr>
          <w:sz w:val="28"/>
          <w:szCs w:val="28"/>
          <w:lang w:val="ru-RU"/>
        </w:rPr>
        <w:t xml:space="preserve">рассматривают </w:t>
      </w:r>
      <w:r w:rsidRPr="008E4DFA">
        <w:rPr>
          <w:sz w:val="28"/>
          <w:szCs w:val="28"/>
          <w:lang w:val="ru-RU"/>
        </w:rPr>
        <w:t>различные векторы централизации</w:t>
      </w:r>
      <w:r>
        <w:rPr>
          <w:sz w:val="28"/>
          <w:szCs w:val="28"/>
          <w:lang w:val="ru-RU"/>
        </w:rPr>
        <w:t xml:space="preserve"> (в отдельных случаях авторы используют термин «зацепки»)</w:t>
      </w:r>
      <w:r w:rsidRPr="008E4DFA">
        <w:rPr>
          <w:sz w:val="28"/>
          <w:szCs w:val="28"/>
          <w:lang w:val="ru-RU"/>
        </w:rPr>
        <w:t xml:space="preserve"> на раз</w:t>
      </w:r>
      <w:r>
        <w:rPr>
          <w:sz w:val="28"/>
          <w:szCs w:val="28"/>
          <w:lang w:val="ru-RU"/>
        </w:rPr>
        <w:t>личных</w:t>
      </w:r>
      <w:r w:rsidRPr="008E4DFA">
        <w:rPr>
          <w:sz w:val="28"/>
          <w:szCs w:val="28"/>
          <w:lang w:val="ru-RU"/>
        </w:rPr>
        <w:t xml:space="preserve"> уровнях архитектуры </w:t>
      </w:r>
      <w:r>
        <w:rPr>
          <w:sz w:val="28"/>
          <w:szCs w:val="28"/>
          <w:lang w:val="ru-RU"/>
        </w:rPr>
        <w:t>децентрализованных финансов</w:t>
      </w:r>
      <w:r w:rsidRPr="008E4DFA">
        <w:rPr>
          <w:sz w:val="28"/>
          <w:szCs w:val="28"/>
          <w:lang w:val="ru-RU"/>
        </w:rPr>
        <w:t xml:space="preserve"> с технологической и юридической точек зрения</w:t>
      </w:r>
      <w:commentRangeStart w:id="8"/>
      <w:r w:rsidRPr="005250B1">
        <w:rPr>
          <w:sz w:val="28"/>
          <w:szCs w:val="28"/>
          <w:lang w:val="ru-RU"/>
        </w:rPr>
        <w:t xml:space="preserve">. </w:t>
      </w:r>
      <w:commentRangeEnd w:id="8"/>
      <w:r>
        <w:rPr>
          <w:rStyle w:val="a3"/>
        </w:rPr>
        <w:commentReference w:id="8"/>
      </w:r>
    </w:p>
    <w:p w14:paraId="09BBD787" w14:textId="77777777" w:rsidR="0062554F" w:rsidRDefault="0062554F" w:rsidP="0062554F">
      <w:pPr>
        <w:tabs>
          <w:tab w:val="num" w:pos="720"/>
        </w:tabs>
        <w:spacing w:line="360" w:lineRule="auto"/>
        <w:ind w:firstLine="993"/>
        <w:jc w:val="both"/>
        <w:rPr>
          <w:sz w:val="28"/>
          <w:szCs w:val="28"/>
          <w:lang w:val="ru-RU"/>
        </w:rPr>
      </w:pPr>
      <w:r w:rsidRPr="006837CD">
        <w:rPr>
          <w:b/>
          <w:bCs/>
          <w:sz w:val="28"/>
          <w:szCs w:val="28"/>
          <w:lang w:val="ru-RU"/>
        </w:rPr>
        <w:t>3</w:t>
      </w:r>
      <w:r w:rsidRPr="002A437A">
        <w:rPr>
          <w:b/>
          <w:bCs/>
          <w:sz w:val="28"/>
          <w:szCs w:val="28"/>
          <w:lang w:val="ru-RU"/>
        </w:rPr>
        <w:t>)</w:t>
      </w:r>
      <w:r w:rsidRPr="002A437A">
        <w:rPr>
          <w:b/>
          <w:bCs/>
          <w:sz w:val="28"/>
          <w:szCs w:val="28"/>
        </w:rPr>
        <w:t> </w:t>
      </w:r>
      <w:r w:rsidRPr="002A437A">
        <w:rPr>
          <w:b/>
          <w:bCs/>
          <w:sz w:val="28"/>
          <w:szCs w:val="28"/>
          <w:lang w:val="ru-RU"/>
        </w:rPr>
        <w:t>Анкер-</w:t>
      </w:r>
      <w:proofErr w:type="spellStart"/>
      <w:r w:rsidRPr="002A437A">
        <w:rPr>
          <w:b/>
          <w:bCs/>
          <w:sz w:val="28"/>
          <w:szCs w:val="28"/>
          <w:lang w:val="ru-RU"/>
        </w:rPr>
        <w:t>Сёрэнсен</w:t>
      </w:r>
      <w:proofErr w:type="spellEnd"/>
      <w:r w:rsidRPr="002A437A">
        <w:rPr>
          <w:b/>
          <w:bCs/>
          <w:sz w:val="28"/>
          <w:szCs w:val="28"/>
          <w:lang w:val="ru-RU"/>
        </w:rPr>
        <w:t xml:space="preserve"> и </w:t>
      </w:r>
      <w:proofErr w:type="spellStart"/>
      <w:r w:rsidRPr="002A437A">
        <w:rPr>
          <w:b/>
          <w:bCs/>
          <w:sz w:val="28"/>
          <w:szCs w:val="28"/>
          <w:lang w:val="ru-RU"/>
        </w:rPr>
        <w:t>Цетше</w:t>
      </w:r>
      <w:proofErr w:type="spellEnd"/>
      <w:r w:rsidRPr="00FC13EB">
        <w:rPr>
          <w:sz w:val="28"/>
          <w:szCs w:val="28"/>
        </w:rPr>
        <w:t> </w:t>
      </w:r>
      <w:r w:rsidRPr="00986537">
        <w:rPr>
          <w:sz w:val="28"/>
          <w:szCs w:val="28"/>
          <w:lang w:val="ru-RU"/>
        </w:rPr>
        <w:t xml:space="preserve">в статье, посвященной проблеме «фальшивого </w:t>
      </w:r>
      <w:proofErr w:type="spellStart"/>
      <w:r w:rsidRPr="00FC13EB">
        <w:rPr>
          <w:sz w:val="28"/>
          <w:szCs w:val="28"/>
        </w:rPr>
        <w:t>DeFi</w:t>
      </w:r>
      <w:proofErr w:type="spellEnd"/>
      <w:r w:rsidRPr="00986537">
        <w:rPr>
          <w:sz w:val="28"/>
          <w:szCs w:val="28"/>
          <w:lang w:val="ru-RU"/>
        </w:rPr>
        <w:t xml:space="preserve">», </w:t>
      </w:r>
      <w:r>
        <w:rPr>
          <w:sz w:val="28"/>
          <w:szCs w:val="28"/>
          <w:lang w:val="ru-RU"/>
        </w:rPr>
        <w:t>в целом обратили внимание на концепцию контроля, на связь с ЕИО…</w:t>
      </w:r>
      <w:r w:rsidRPr="00986537">
        <w:rPr>
          <w:sz w:val="28"/>
          <w:szCs w:val="28"/>
          <w:lang w:val="ru-RU"/>
        </w:rPr>
        <w:t>отмечают, что реальный контроль в децентрализованных средах часто осуществляется через технические механизмы, которые не учитываются действующими юридическими определениями контроля</w:t>
      </w:r>
      <w:r w:rsidRPr="00FC13EB">
        <w:rPr>
          <w:rStyle w:val="a8"/>
          <w:sz w:val="28"/>
          <w:szCs w:val="28"/>
        </w:rPr>
        <w:footnoteReference w:id="2"/>
      </w:r>
      <w:r w:rsidRPr="00986537">
        <w:rPr>
          <w:sz w:val="28"/>
          <w:szCs w:val="28"/>
          <w:lang w:val="ru-RU"/>
        </w:rPr>
        <w:t>.</w:t>
      </w:r>
      <w:r>
        <w:rPr>
          <w:sz w:val="28"/>
          <w:szCs w:val="28"/>
          <w:lang w:val="ru-RU"/>
        </w:rPr>
        <w:t xml:space="preserve"> </w:t>
      </w:r>
    </w:p>
    <w:p w14:paraId="06481A62" w14:textId="77777777" w:rsidR="0062554F" w:rsidRDefault="0062554F" w:rsidP="0062554F">
      <w:pPr>
        <w:tabs>
          <w:tab w:val="num" w:pos="720"/>
        </w:tabs>
        <w:spacing w:line="360" w:lineRule="auto"/>
        <w:ind w:firstLine="993"/>
        <w:jc w:val="both"/>
        <w:rPr>
          <w:sz w:val="28"/>
          <w:szCs w:val="28"/>
          <w:lang w:val="ru-RU"/>
        </w:rPr>
      </w:pPr>
      <w:r>
        <w:rPr>
          <w:b/>
          <w:bCs/>
          <w:sz w:val="28"/>
          <w:szCs w:val="28"/>
          <w:lang w:val="ru-RU"/>
        </w:rPr>
        <w:t>4</w:t>
      </w:r>
      <w:r w:rsidRPr="00B420A5">
        <w:rPr>
          <w:b/>
          <w:bCs/>
          <w:sz w:val="28"/>
          <w:szCs w:val="28"/>
          <w:lang w:val="ru-RU"/>
        </w:rPr>
        <w:t xml:space="preserve">) </w:t>
      </w:r>
      <w:proofErr w:type="spellStart"/>
      <w:r w:rsidRPr="00B420A5">
        <w:rPr>
          <w:b/>
          <w:bCs/>
          <w:sz w:val="28"/>
          <w:szCs w:val="28"/>
          <w:lang w:val="ru-RU"/>
        </w:rPr>
        <w:t>Реттиг</w:t>
      </w:r>
      <w:proofErr w:type="spellEnd"/>
      <w:r w:rsidRPr="00B420A5">
        <w:rPr>
          <w:b/>
          <w:bCs/>
          <w:sz w:val="28"/>
          <w:szCs w:val="28"/>
          <w:lang w:val="ru-RU"/>
        </w:rPr>
        <w:t xml:space="preserve">, </w:t>
      </w:r>
      <w:proofErr w:type="spellStart"/>
      <w:r w:rsidRPr="00B420A5">
        <w:rPr>
          <w:b/>
          <w:bCs/>
          <w:sz w:val="28"/>
          <w:szCs w:val="28"/>
          <w:lang w:val="ru-RU"/>
        </w:rPr>
        <w:t>Мозье</w:t>
      </w:r>
      <w:proofErr w:type="spellEnd"/>
      <w:r w:rsidRPr="00B420A5">
        <w:rPr>
          <w:b/>
          <w:bCs/>
          <w:sz w:val="28"/>
          <w:szCs w:val="28"/>
          <w:lang w:val="ru-RU"/>
        </w:rPr>
        <w:t xml:space="preserve"> и </w:t>
      </w:r>
      <w:proofErr w:type="spellStart"/>
      <w:r w:rsidRPr="00B420A5">
        <w:rPr>
          <w:b/>
          <w:bCs/>
          <w:sz w:val="28"/>
          <w:szCs w:val="28"/>
          <w:lang w:val="ru-RU"/>
        </w:rPr>
        <w:t>Гилман</w:t>
      </w:r>
      <w:proofErr w:type="spellEnd"/>
      <w:r w:rsidRPr="00B420A5">
        <w:rPr>
          <w:b/>
          <w:bCs/>
          <w:sz w:val="28"/>
          <w:szCs w:val="28"/>
          <w:lang w:val="ru-RU"/>
        </w:rPr>
        <w:t xml:space="preserve"> </w:t>
      </w:r>
      <w:r w:rsidRPr="00BD0ED2">
        <w:rPr>
          <w:sz w:val="28"/>
          <w:szCs w:val="28"/>
          <w:lang w:val="ru-RU"/>
        </w:rPr>
        <w:t xml:space="preserve">в развитие </w:t>
      </w:r>
      <w:r w:rsidRPr="00BD0ED2">
        <w:rPr>
          <w:sz w:val="28"/>
          <w:szCs w:val="28"/>
          <w:highlight w:val="green"/>
          <w:lang w:val="ru-RU"/>
        </w:rPr>
        <w:t>…</w:t>
      </w:r>
      <w:r w:rsidRPr="00B420A5">
        <w:rPr>
          <w:sz w:val="28"/>
          <w:szCs w:val="28"/>
          <w:lang w:val="ru-RU"/>
        </w:rPr>
        <w:t>предлагают</w:t>
      </w:r>
      <w:r>
        <w:rPr>
          <w:sz w:val="28"/>
          <w:szCs w:val="28"/>
          <w:lang w:val="ru-RU"/>
        </w:rPr>
        <w:t xml:space="preserve"> </w:t>
      </w:r>
      <w:proofErr w:type="spellStart"/>
      <w:r>
        <w:rPr>
          <w:sz w:val="28"/>
          <w:szCs w:val="28"/>
          <w:lang w:val="ru-RU"/>
        </w:rPr>
        <w:t>конткретную</w:t>
      </w:r>
      <w:proofErr w:type="spellEnd"/>
      <w:r w:rsidRPr="00B420A5">
        <w:rPr>
          <w:sz w:val="28"/>
          <w:szCs w:val="28"/>
          <w:lang w:val="ru-RU"/>
        </w:rPr>
        <w:t xml:space="preserve"> </w:t>
      </w:r>
      <w:commentRangeStart w:id="9"/>
      <w:r w:rsidRPr="00B420A5">
        <w:rPr>
          <w:sz w:val="28"/>
          <w:szCs w:val="28"/>
          <w:lang w:val="ru-RU"/>
        </w:rPr>
        <w:t>концепцию, вклю</w:t>
      </w:r>
      <w:commentRangeEnd w:id="9"/>
      <w:r>
        <w:rPr>
          <w:rStyle w:val="a3"/>
        </w:rPr>
        <w:commentReference w:id="9"/>
      </w:r>
      <w:r w:rsidRPr="00B420A5">
        <w:rPr>
          <w:sz w:val="28"/>
          <w:szCs w:val="28"/>
          <w:lang w:val="ru-RU"/>
        </w:rPr>
        <w:t xml:space="preserve">чающую такие категории, как «независимый контроль», «контролирующее лицо» и «отсутствие независимого контроля». </w:t>
      </w:r>
    </w:p>
    <w:p w14:paraId="1728C7E5" w14:textId="77777777" w:rsidR="0062554F" w:rsidRPr="00E9389B" w:rsidRDefault="0062554F" w:rsidP="0062554F">
      <w:pPr>
        <w:spacing w:line="360" w:lineRule="auto"/>
        <w:ind w:firstLine="720"/>
        <w:jc w:val="both"/>
        <w:rPr>
          <w:sz w:val="28"/>
          <w:szCs w:val="28"/>
          <w:lang w:val="ru-RU"/>
        </w:rPr>
      </w:pPr>
      <w:r>
        <w:rPr>
          <w:sz w:val="28"/>
          <w:szCs w:val="28"/>
          <w:lang w:val="ru-RU"/>
        </w:rPr>
        <w:lastRenderedPageBreak/>
        <w:t xml:space="preserve">В данной концепции </w:t>
      </w:r>
      <w:r w:rsidRPr="00E9389B">
        <w:rPr>
          <w:sz w:val="28"/>
          <w:szCs w:val="28"/>
          <w:lang w:val="ru-RU"/>
        </w:rPr>
        <w:t>«Независимый контроль» означает, что в системе, позволяющей осуществлять финансовые операции,</w:t>
      </w:r>
      <w:r>
        <w:rPr>
          <w:sz w:val="28"/>
          <w:szCs w:val="28"/>
          <w:lang w:val="ru-RU"/>
        </w:rPr>
        <w:t xml:space="preserve"> имеется</w:t>
      </w:r>
      <w:r w:rsidRPr="00E9389B">
        <w:rPr>
          <w:sz w:val="28"/>
          <w:szCs w:val="28"/>
          <w:lang w:val="ru-RU"/>
        </w:rPr>
        <w:t xml:space="preserve"> лицо</w:t>
      </w:r>
      <w:r>
        <w:rPr>
          <w:sz w:val="28"/>
          <w:szCs w:val="28"/>
          <w:lang w:val="ru-RU"/>
        </w:rPr>
        <w:t>, которое</w:t>
      </w:r>
      <w:r w:rsidRPr="00E9389B">
        <w:rPr>
          <w:sz w:val="28"/>
          <w:szCs w:val="28"/>
          <w:lang w:val="ru-RU"/>
        </w:rPr>
        <w:t xml:space="preserve"> обладает односторонней способностью:</w:t>
      </w:r>
    </w:p>
    <w:p w14:paraId="128948B4" w14:textId="77777777" w:rsidR="0062554F" w:rsidRPr="00E9389B" w:rsidRDefault="0062554F" w:rsidP="0062554F">
      <w:pPr>
        <w:spacing w:line="360" w:lineRule="auto"/>
        <w:ind w:firstLine="720"/>
        <w:jc w:val="both"/>
        <w:rPr>
          <w:sz w:val="28"/>
          <w:szCs w:val="28"/>
          <w:lang w:val="ru-RU"/>
        </w:rPr>
      </w:pPr>
      <w:r>
        <w:rPr>
          <w:sz w:val="28"/>
          <w:szCs w:val="28"/>
          <w:lang w:val="ru-RU"/>
        </w:rPr>
        <w:t>1.</w:t>
      </w:r>
      <w:r w:rsidRPr="00E9389B">
        <w:rPr>
          <w:sz w:val="28"/>
          <w:szCs w:val="28"/>
          <w:lang w:val="ru-RU"/>
        </w:rPr>
        <w:t xml:space="preserve"> </w:t>
      </w:r>
      <w:r>
        <w:rPr>
          <w:sz w:val="28"/>
          <w:szCs w:val="28"/>
          <w:lang w:val="ru-RU"/>
        </w:rPr>
        <w:t>о</w:t>
      </w:r>
      <w:r w:rsidRPr="00E9389B">
        <w:rPr>
          <w:sz w:val="28"/>
          <w:szCs w:val="28"/>
          <w:lang w:val="ru-RU"/>
        </w:rPr>
        <w:t>существлять операционный контроль над активами третьих лиц в Системе или иным образом немедленно влиять на любые средства в Системе.</w:t>
      </w:r>
    </w:p>
    <w:p w14:paraId="37B6D0D2" w14:textId="77777777" w:rsidR="0062554F" w:rsidRPr="00E9389B" w:rsidRDefault="0062554F" w:rsidP="0062554F">
      <w:pPr>
        <w:spacing w:line="360" w:lineRule="auto"/>
        <w:ind w:firstLine="720"/>
        <w:jc w:val="both"/>
        <w:rPr>
          <w:sz w:val="28"/>
          <w:szCs w:val="28"/>
          <w:lang w:val="ru-RU"/>
        </w:rPr>
      </w:pPr>
      <w:r w:rsidRPr="00E9389B">
        <w:rPr>
          <w:sz w:val="28"/>
          <w:szCs w:val="28"/>
          <w:lang w:val="ru-RU"/>
        </w:rPr>
        <w:t xml:space="preserve">2. </w:t>
      </w:r>
      <w:r>
        <w:rPr>
          <w:sz w:val="28"/>
          <w:szCs w:val="28"/>
          <w:lang w:val="ru-RU"/>
        </w:rPr>
        <w:t>р</w:t>
      </w:r>
      <w:r w:rsidRPr="00E9389B">
        <w:rPr>
          <w:sz w:val="28"/>
          <w:szCs w:val="28"/>
          <w:lang w:val="ru-RU"/>
        </w:rPr>
        <w:t>азрешать, ограничивать, блокировать или изменять</w:t>
      </w:r>
      <w:r>
        <w:rPr>
          <w:sz w:val="28"/>
          <w:szCs w:val="28"/>
          <w:lang w:val="ru-RU"/>
        </w:rPr>
        <w:t xml:space="preserve"> </w:t>
      </w:r>
      <w:r w:rsidRPr="00E9389B">
        <w:rPr>
          <w:sz w:val="28"/>
          <w:szCs w:val="28"/>
          <w:lang w:val="ru-RU"/>
        </w:rPr>
        <w:t xml:space="preserve">доступ пользователей к </w:t>
      </w:r>
      <w:r>
        <w:rPr>
          <w:sz w:val="28"/>
          <w:szCs w:val="28"/>
          <w:lang w:val="ru-RU"/>
        </w:rPr>
        <w:t>с</w:t>
      </w:r>
      <w:r w:rsidRPr="00E9389B">
        <w:rPr>
          <w:sz w:val="28"/>
          <w:szCs w:val="28"/>
          <w:lang w:val="ru-RU"/>
        </w:rPr>
        <w:t>истеме;</w:t>
      </w:r>
      <w:r>
        <w:rPr>
          <w:sz w:val="28"/>
          <w:szCs w:val="28"/>
          <w:lang w:val="ru-RU"/>
        </w:rPr>
        <w:t xml:space="preserve"> </w:t>
      </w:r>
      <w:r w:rsidRPr="00E9389B">
        <w:rPr>
          <w:sz w:val="28"/>
          <w:szCs w:val="28"/>
          <w:lang w:val="ru-RU"/>
        </w:rPr>
        <w:t>способы использования Системы, если это существенно влияет на средства третьих лиц.</w:t>
      </w:r>
    </w:p>
    <w:p w14:paraId="7B75E14D" w14:textId="77777777" w:rsidR="0062554F" w:rsidRPr="00E9389B" w:rsidRDefault="0062554F" w:rsidP="0062554F">
      <w:pPr>
        <w:spacing w:line="360" w:lineRule="auto"/>
        <w:ind w:firstLine="720"/>
        <w:jc w:val="both"/>
        <w:rPr>
          <w:sz w:val="28"/>
          <w:szCs w:val="28"/>
          <w:lang w:val="ru-RU"/>
        </w:rPr>
      </w:pPr>
      <w:r w:rsidRPr="00E9389B">
        <w:rPr>
          <w:sz w:val="28"/>
          <w:szCs w:val="28"/>
          <w:lang w:val="ru-RU"/>
        </w:rPr>
        <w:t>Лицо, обладающее таким контролем, называется «Контролирующим лицом Системы»</w:t>
      </w:r>
      <w:commentRangeStart w:id="10"/>
      <w:r>
        <w:rPr>
          <w:rStyle w:val="a8"/>
          <w:sz w:val="28"/>
          <w:szCs w:val="28"/>
        </w:rPr>
        <w:footnoteReference w:id="3"/>
      </w:r>
      <w:r w:rsidRPr="00E9389B">
        <w:rPr>
          <w:sz w:val="28"/>
          <w:szCs w:val="28"/>
          <w:lang w:val="ru-RU"/>
        </w:rPr>
        <w:t>.</w:t>
      </w:r>
      <w:commentRangeEnd w:id="10"/>
      <w:r>
        <w:rPr>
          <w:rStyle w:val="a3"/>
        </w:rPr>
        <w:commentReference w:id="10"/>
      </w:r>
    </w:p>
    <w:p w14:paraId="74513F14" w14:textId="77777777" w:rsidR="0062554F" w:rsidRDefault="0062554F" w:rsidP="0062554F">
      <w:pPr>
        <w:tabs>
          <w:tab w:val="num" w:pos="720"/>
        </w:tabs>
        <w:spacing w:line="360" w:lineRule="auto"/>
        <w:ind w:firstLine="993"/>
        <w:jc w:val="both"/>
        <w:rPr>
          <w:sz w:val="28"/>
          <w:szCs w:val="28"/>
          <w:lang w:val="ru-RU"/>
        </w:rPr>
      </w:pPr>
      <w:r w:rsidRPr="00B420A5">
        <w:rPr>
          <w:sz w:val="28"/>
          <w:szCs w:val="28"/>
          <w:lang w:val="ru-RU"/>
        </w:rPr>
        <w:t>Под отсутствие</w:t>
      </w:r>
      <w:r>
        <w:rPr>
          <w:sz w:val="28"/>
          <w:szCs w:val="28"/>
          <w:lang w:val="ru-RU"/>
        </w:rPr>
        <w:t>м</w:t>
      </w:r>
      <w:r w:rsidRPr="00B420A5">
        <w:rPr>
          <w:sz w:val="28"/>
          <w:szCs w:val="28"/>
          <w:lang w:val="ru-RU"/>
        </w:rPr>
        <w:t xml:space="preserve"> независимого контроля</w:t>
      </w:r>
      <w:r w:rsidRPr="00B420A5" w:rsidDel="009D1C13">
        <w:rPr>
          <w:sz w:val="28"/>
          <w:szCs w:val="28"/>
          <w:lang w:val="ru-RU"/>
        </w:rPr>
        <w:t xml:space="preserve"> </w:t>
      </w:r>
      <w:r>
        <w:rPr>
          <w:sz w:val="28"/>
          <w:szCs w:val="28"/>
          <w:lang w:val="ru-RU"/>
        </w:rPr>
        <w:t>авторы</w:t>
      </w:r>
      <w:r w:rsidRPr="00B420A5">
        <w:rPr>
          <w:sz w:val="28"/>
          <w:szCs w:val="28"/>
          <w:lang w:val="ru-RU"/>
        </w:rPr>
        <w:t xml:space="preserve"> понимают нейтральную инфраструктуру, над которой никто не имеет контроля, то есть фактически нерегулируемую среду</w:t>
      </w:r>
      <w:r w:rsidRPr="00B420A5">
        <w:rPr>
          <w:rStyle w:val="a8"/>
          <w:sz w:val="28"/>
          <w:szCs w:val="28"/>
        </w:rPr>
        <w:footnoteReference w:id="4"/>
      </w:r>
      <w:r w:rsidRPr="00B420A5">
        <w:rPr>
          <w:sz w:val="28"/>
          <w:szCs w:val="28"/>
          <w:lang w:val="ru-RU"/>
        </w:rPr>
        <w:t>.</w:t>
      </w:r>
    </w:p>
    <w:p w14:paraId="6BEDE90F" w14:textId="77777777" w:rsidR="0062554F" w:rsidRPr="00B420A5" w:rsidRDefault="0062554F" w:rsidP="0062554F">
      <w:pPr>
        <w:spacing w:line="360" w:lineRule="auto"/>
        <w:ind w:firstLine="720"/>
        <w:jc w:val="both"/>
        <w:rPr>
          <w:b/>
          <w:i/>
          <w:iCs/>
          <w:sz w:val="28"/>
          <w:lang w:val="ru-RU"/>
        </w:rPr>
      </w:pPr>
      <w:r w:rsidRPr="00B420A5">
        <w:rPr>
          <w:b/>
          <w:i/>
          <w:iCs/>
          <w:sz w:val="28"/>
          <w:lang w:val="ru-RU"/>
        </w:rPr>
        <w:t xml:space="preserve">Межотраслевой </w:t>
      </w:r>
      <w:r>
        <w:rPr>
          <w:b/>
          <w:i/>
          <w:iCs/>
          <w:sz w:val="28"/>
          <w:lang w:val="ru-RU"/>
        </w:rPr>
        <w:t xml:space="preserve">правовой </w:t>
      </w:r>
      <w:r w:rsidRPr="00B420A5">
        <w:rPr>
          <w:b/>
          <w:i/>
          <w:iCs/>
          <w:sz w:val="28"/>
          <w:lang w:val="ru-RU"/>
        </w:rPr>
        <w:t xml:space="preserve">аспект контроля </w:t>
      </w:r>
      <w:r>
        <w:rPr>
          <w:b/>
          <w:i/>
          <w:iCs/>
          <w:sz w:val="28"/>
          <w:lang w:val="ru-RU"/>
        </w:rPr>
        <w:t>информационной среды</w:t>
      </w:r>
    </w:p>
    <w:p w14:paraId="2112DBF6" w14:textId="77777777" w:rsidR="0062554F" w:rsidRDefault="0062554F" w:rsidP="0062554F">
      <w:pPr>
        <w:spacing w:line="360" w:lineRule="auto"/>
        <w:ind w:firstLine="709"/>
        <w:contextualSpacing/>
        <w:jc w:val="both"/>
        <w:rPr>
          <w:sz w:val="28"/>
          <w:szCs w:val="28"/>
          <w:lang w:val="ru-RU"/>
        </w:rPr>
      </w:pPr>
      <w:r>
        <w:rPr>
          <w:sz w:val="28"/>
          <w:szCs w:val="28"/>
          <w:lang w:val="ru-RU"/>
        </w:rPr>
        <w:t>Категория к</w:t>
      </w:r>
      <w:r w:rsidRPr="00F5035D">
        <w:rPr>
          <w:sz w:val="28"/>
          <w:szCs w:val="28"/>
          <w:lang w:val="ru-RU"/>
        </w:rPr>
        <w:t>онтрол</w:t>
      </w:r>
      <w:r>
        <w:rPr>
          <w:sz w:val="28"/>
          <w:szCs w:val="28"/>
          <w:lang w:val="ru-RU"/>
        </w:rPr>
        <w:t>я в системе отраслей права может</w:t>
      </w:r>
      <w:r w:rsidRPr="00F5035D">
        <w:rPr>
          <w:sz w:val="28"/>
          <w:szCs w:val="28"/>
          <w:lang w:val="ru-RU"/>
        </w:rPr>
        <w:t xml:space="preserve"> раскрывается по-разному применительно к </w:t>
      </w:r>
      <w:r>
        <w:rPr>
          <w:sz w:val="28"/>
          <w:szCs w:val="28"/>
          <w:lang w:val="ru-RU"/>
        </w:rPr>
        <w:t>различным уровням информационной среды. Рассмотрим на примере уровней актива</w:t>
      </w:r>
      <w:r w:rsidRPr="00F5035D">
        <w:rPr>
          <w:sz w:val="28"/>
          <w:szCs w:val="28"/>
          <w:lang w:val="ru-RU"/>
        </w:rPr>
        <w:t xml:space="preserve"> и </w:t>
      </w:r>
      <w:r>
        <w:rPr>
          <w:sz w:val="28"/>
          <w:szCs w:val="28"/>
          <w:lang w:val="ru-RU"/>
        </w:rPr>
        <w:t>протокола.</w:t>
      </w:r>
    </w:p>
    <w:p w14:paraId="6B8D3B6A" w14:textId="77777777" w:rsidR="0062554F" w:rsidRDefault="0062554F" w:rsidP="0062554F">
      <w:pPr>
        <w:spacing w:line="360" w:lineRule="auto"/>
        <w:ind w:firstLine="709"/>
        <w:contextualSpacing/>
        <w:jc w:val="both"/>
        <w:rPr>
          <w:sz w:val="28"/>
          <w:szCs w:val="28"/>
          <w:lang w:val="ru-RU"/>
        </w:rPr>
      </w:pPr>
      <w:r w:rsidRPr="00E77E81">
        <w:rPr>
          <w:sz w:val="28"/>
          <w:szCs w:val="28"/>
          <w:lang w:val="ru-RU"/>
        </w:rPr>
        <w:t xml:space="preserve">Под активами понимаются: </w:t>
      </w:r>
      <w:proofErr w:type="spellStart"/>
      <w:r w:rsidRPr="00E77E81">
        <w:rPr>
          <w:sz w:val="28"/>
          <w:szCs w:val="28"/>
          <w:lang w:val="ru-RU"/>
        </w:rPr>
        <w:t>нативный</w:t>
      </w:r>
      <w:proofErr w:type="spellEnd"/>
      <w:r w:rsidRPr="00E77E81">
        <w:rPr>
          <w:sz w:val="28"/>
          <w:szCs w:val="28"/>
          <w:lang w:val="ru-RU"/>
        </w:rPr>
        <w:t xml:space="preserve"> </w:t>
      </w:r>
      <w:proofErr w:type="spellStart"/>
      <w:r w:rsidRPr="00E77E81">
        <w:rPr>
          <w:sz w:val="28"/>
          <w:szCs w:val="28"/>
          <w:lang w:val="ru-RU"/>
        </w:rPr>
        <w:t>криптоактив</w:t>
      </w:r>
      <w:proofErr w:type="spellEnd"/>
      <w:r w:rsidRPr="00E77E81">
        <w:rPr>
          <w:sz w:val="28"/>
          <w:szCs w:val="28"/>
          <w:lang w:val="ru-RU"/>
        </w:rPr>
        <w:t xml:space="preserve"> (из </w:t>
      </w:r>
      <w:proofErr w:type="spellStart"/>
      <w:r w:rsidRPr="00E77E81">
        <w:rPr>
          <w:sz w:val="28"/>
          <w:szCs w:val="28"/>
          <w:lang w:val="ru-RU"/>
        </w:rPr>
        <w:t>уровеня</w:t>
      </w:r>
      <w:proofErr w:type="spellEnd"/>
      <w:r w:rsidRPr="00E77E81">
        <w:rPr>
          <w:sz w:val="28"/>
          <w:szCs w:val="28"/>
          <w:lang w:val="ru-RU"/>
        </w:rPr>
        <w:t xml:space="preserve"> 1 в классификации </w:t>
      </w:r>
      <w:proofErr w:type="spellStart"/>
      <w:r w:rsidRPr="00E77E81">
        <w:rPr>
          <w:sz w:val="28"/>
          <w:szCs w:val="28"/>
          <w:lang w:val="ru-RU"/>
        </w:rPr>
        <w:t>Шэра</w:t>
      </w:r>
      <w:proofErr w:type="spellEnd"/>
      <w:r w:rsidRPr="00E77E81">
        <w:rPr>
          <w:sz w:val="28"/>
          <w:szCs w:val="28"/>
          <w:lang w:val="ru-RU"/>
        </w:rPr>
        <w:t xml:space="preserve">), все виды активов, выпущенных в данном </w:t>
      </w:r>
      <w:proofErr w:type="spellStart"/>
      <w:r w:rsidRPr="00E77E81">
        <w:rPr>
          <w:sz w:val="28"/>
          <w:szCs w:val="28"/>
          <w:lang w:val="ru-RU"/>
        </w:rPr>
        <w:t>блокчейне</w:t>
      </w:r>
      <w:proofErr w:type="spellEnd"/>
      <w:r w:rsidRPr="00E77E81">
        <w:rPr>
          <w:sz w:val="28"/>
          <w:szCs w:val="28"/>
          <w:lang w:val="ru-RU"/>
        </w:rPr>
        <w:t xml:space="preserve"> (уровень 2 в классификации </w:t>
      </w:r>
      <w:proofErr w:type="spellStart"/>
      <w:r w:rsidRPr="00E77E81">
        <w:rPr>
          <w:sz w:val="28"/>
          <w:szCs w:val="28"/>
          <w:lang w:val="ru-RU"/>
        </w:rPr>
        <w:t>Шэра</w:t>
      </w:r>
      <w:proofErr w:type="spellEnd"/>
      <w:r w:rsidRPr="00E77E81">
        <w:rPr>
          <w:sz w:val="28"/>
          <w:szCs w:val="28"/>
          <w:lang w:val="ru-RU"/>
        </w:rPr>
        <w:t>)</w:t>
      </w:r>
      <w:r>
        <w:rPr>
          <w:sz w:val="28"/>
          <w:szCs w:val="28"/>
          <w:lang w:val="ru-RU"/>
        </w:rPr>
        <w:t>.</w:t>
      </w:r>
    </w:p>
    <w:p w14:paraId="242D438D" w14:textId="77777777" w:rsidR="0062554F" w:rsidRPr="00F5035D" w:rsidRDefault="0062554F" w:rsidP="0062554F">
      <w:pPr>
        <w:spacing w:line="360" w:lineRule="auto"/>
        <w:ind w:firstLine="709"/>
        <w:contextualSpacing/>
        <w:jc w:val="both"/>
        <w:rPr>
          <w:sz w:val="28"/>
          <w:szCs w:val="28"/>
          <w:lang w:val="ru-RU"/>
        </w:rPr>
      </w:pPr>
      <w:r w:rsidRPr="00E77E81">
        <w:rPr>
          <w:sz w:val="28"/>
          <w:szCs w:val="28"/>
          <w:lang w:val="ru-RU"/>
        </w:rPr>
        <w:lastRenderedPageBreak/>
        <w:t xml:space="preserve">Под протоколами понимаются набор смарт-контрактов, которые представляют собой стандартизированные протоколы для предоставления конкретных финансовых услуг (уровень 3 в классификации </w:t>
      </w:r>
      <w:proofErr w:type="spellStart"/>
      <w:r w:rsidRPr="00E77E81">
        <w:rPr>
          <w:sz w:val="28"/>
          <w:szCs w:val="28"/>
          <w:lang w:val="ru-RU"/>
        </w:rPr>
        <w:t>Шэра</w:t>
      </w:r>
      <w:proofErr w:type="spellEnd"/>
      <w:r w:rsidRPr="00E77E81">
        <w:rPr>
          <w:sz w:val="28"/>
          <w:szCs w:val="28"/>
          <w:lang w:val="ru-RU"/>
        </w:rPr>
        <w:t>)</w:t>
      </w:r>
      <w:r>
        <w:rPr>
          <w:sz w:val="28"/>
          <w:szCs w:val="28"/>
          <w:lang w:val="ru-RU"/>
        </w:rPr>
        <w:t>.</w:t>
      </w:r>
    </w:p>
    <w:p w14:paraId="77853D61" w14:textId="77777777" w:rsidR="0062554F" w:rsidRPr="005E1712" w:rsidRDefault="0062554F" w:rsidP="0062554F">
      <w:pPr>
        <w:pStyle w:val="a9"/>
        <w:numPr>
          <w:ilvl w:val="0"/>
          <w:numId w:val="1"/>
        </w:numPr>
        <w:spacing w:line="360" w:lineRule="auto"/>
        <w:ind w:left="0" w:firstLine="709"/>
        <w:jc w:val="both"/>
        <w:rPr>
          <w:sz w:val="28"/>
          <w:szCs w:val="28"/>
        </w:rPr>
      </w:pPr>
      <w:r w:rsidRPr="005E1712">
        <w:rPr>
          <w:sz w:val="28"/>
          <w:szCs w:val="28"/>
        </w:rPr>
        <w:t xml:space="preserve">применительно к активу – </w:t>
      </w:r>
      <w:r w:rsidRPr="005E1712">
        <w:rPr>
          <w:i/>
          <w:iCs/>
          <w:sz w:val="28"/>
          <w:szCs w:val="28"/>
        </w:rPr>
        <w:t>с точки зрения полномочий его обладателя</w:t>
      </w:r>
      <w:r w:rsidRPr="005E1712">
        <w:rPr>
          <w:sz w:val="28"/>
          <w:szCs w:val="28"/>
        </w:rPr>
        <w:t xml:space="preserve"> </w:t>
      </w:r>
    </w:p>
    <w:p w14:paraId="4D90A52E" w14:textId="77777777" w:rsidR="0062554F" w:rsidRPr="00F5035D" w:rsidRDefault="0062554F" w:rsidP="0062554F">
      <w:pPr>
        <w:spacing w:line="360" w:lineRule="auto"/>
        <w:ind w:firstLine="709"/>
        <w:jc w:val="both"/>
        <w:rPr>
          <w:sz w:val="28"/>
          <w:szCs w:val="28"/>
          <w:lang w:val="ru-RU"/>
        </w:rPr>
      </w:pPr>
      <w:r w:rsidRPr="00F5035D">
        <w:rPr>
          <w:sz w:val="28"/>
          <w:szCs w:val="28"/>
          <w:lang w:val="ru-RU"/>
        </w:rPr>
        <w:t>В пункте 6 Принципов Международного института унификации частного права по цифровым активам и частному праву</w:t>
      </w:r>
      <w:r w:rsidRPr="008927A4">
        <w:rPr>
          <w:rStyle w:val="a8"/>
          <w:sz w:val="28"/>
          <w:szCs w:val="28"/>
        </w:rPr>
        <w:footnoteReference w:id="5"/>
      </w:r>
      <w:r w:rsidRPr="00F5035D">
        <w:rPr>
          <w:sz w:val="28"/>
          <w:szCs w:val="28"/>
          <w:lang w:val="ru-RU"/>
        </w:rPr>
        <w:t xml:space="preserve"> контроль определяется как способность лица: исключать других от получения выгоды от актива, самостоятельно использовать его, передавать эти возможности другому лицу и идентифицировать себя как контролирующего субъекта</w:t>
      </w:r>
      <w:r>
        <w:rPr>
          <w:rStyle w:val="a8"/>
          <w:sz w:val="28"/>
          <w:szCs w:val="28"/>
        </w:rPr>
        <w:footnoteReference w:id="6"/>
      </w:r>
      <w:r w:rsidRPr="00F5035D">
        <w:rPr>
          <w:sz w:val="28"/>
          <w:szCs w:val="28"/>
          <w:lang w:val="ru-RU"/>
        </w:rPr>
        <w:t xml:space="preserve">. </w:t>
      </w:r>
    </w:p>
    <w:p w14:paraId="411DA1C3" w14:textId="77777777" w:rsidR="0062554F" w:rsidRPr="00F5035D" w:rsidRDefault="0062554F" w:rsidP="0062554F">
      <w:pPr>
        <w:spacing w:line="360" w:lineRule="auto"/>
        <w:ind w:firstLine="709"/>
        <w:jc w:val="both"/>
        <w:rPr>
          <w:sz w:val="28"/>
          <w:szCs w:val="28"/>
          <w:lang w:val="ru-RU"/>
        </w:rPr>
      </w:pPr>
      <w:r w:rsidRPr="00F5035D">
        <w:rPr>
          <w:sz w:val="28"/>
          <w:szCs w:val="28"/>
          <w:lang w:val="ru-RU"/>
        </w:rPr>
        <w:t>Изменение контроля включает не только передачу полномочий, но и модификацию, уничтожение актива или создание нового цифрового актива под контролем иного лица</w:t>
      </w:r>
      <w:r>
        <w:rPr>
          <w:rStyle w:val="a8"/>
          <w:sz w:val="28"/>
          <w:szCs w:val="28"/>
        </w:rPr>
        <w:footnoteReference w:id="7"/>
      </w:r>
      <w:r w:rsidRPr="00F5035D">
        <w:rPr>
          <w:sz w:val="28"/>
          <w:szCs w:val="28"/>
          <w:lang w:val="ru-RU"/>
        </w:rPr>
        <w:t xml:space="preserve">. </w:t>
      </w:r>
    </w:p>
    <w:p w14:paraId="28D39DB1" w14:textId="77777777" w:rsidR="0062554F" w:rsidRDefault="0062554F" w:rsidP="0062554F">
      <w:pPr>
        <w:spacing w:line="360" w:lineRule="auto"/>
        <w:ind w:firstLine="709"/>
        <w:jc w:val="both"/>
        <w:rPr>
          <w:sz w:val="28"/>
          <w:szCs w:val="28"/>
          <w:lang w:val="ru-RU"/>
        </w:rPr>
      </w:pPr>
      <w:r w:rsidRPr="00F5035D">
        <w:rPr>
          <w:sz w:val="28"/>
          <w:szCs w:val="28"/>
          <w:lang w:val="ru-RU"/>
        </w:rPr>
        <w:t xml:space="preserve">В комментарии к принципам УНИДРУА подчеркивается, что понятие «контроль носит исключительно </w:t>
      </w:r>
      <w:r w:rsidRPr="00F5035D">
        <w:rPr>
          <w:iCs/>
          <w:sz w:val="28"/>
          <w:szCs w:val="28"/>
          <w:lang w:val="ru-RU"/>
        </w:rPr>
        <w:t>функциональный характер</w:t>
      </w:r>
      <w:r w:rsidRPr="00F5035D">
        <w:rPr>
          <w:sz w:val="28"/>
          <w:szCs w:val="28"/>
          <w:lang w:val="ru-RU"/>
        </w:rPr>
        <w:t xml:space="preserve"> и в странах континентального права может по своим правовым последствиям рассматриваться как владение или обладание имущественным правом</w:t>
      </w:r>
      <w:r>
        <w:rPr>
          <w:rStyle w:val="a8"/>
          <w:sz w:val="28"/>
          <w:szCs w:val="28"/>
        </w:rPr>
        <w:footnoteReference w:id="8"/>
      </w:r>
      <w:r w:rsidRPr="00F5035D">
        <w:rPr>
          <w:sz w:val="28"/>
          <w:szCs w:val="28"/>
          <w:lang w:val="ru-RU"/>
        </w:rPr>
        <w:t xml:space="preserve">;  </w:t>
      </w:r>
    </w:p>
    <w:p w14:paraId="59555FB3" w14:textId="77777777" w:rsidR="0062554F" w:rsidRPr="005E1712" w:rsidRDefault="0062554F" w:rsidP="0062554F">
      <w:pPr>
        <w:pStyle w:val="a9"/>
        <w:numPr>
          <w:ilvl w:val="0"/>
          <w:numId w:val="1"/>
        </w:numPr>
        <w:spacing w:line="360" w:lineRule="auto"/>
        <w:ind w:left="0" w:firstLine="709"/>
        <w:jc w:val="both"/>
        <w:rPr>
          <w:sz w:val="28"/>
          <w:szCs w:val="28"/>
        </w:rPr>
      </w:pPr>
      <w:r w:rsidRPr="005E1712">
        <w:rPr>
          <w:sz w:val="28"/>
          <w:szCs w:val="28"/>
        </w:rPr>
        <w:t xml:space="preserve">применительно к протоколу – с точки зрения </w:t>
      </w:r>
      <w:r w:rsidRPr="005E1712">
        <w:rPr>
          <w:i/>
          <w:iCs/>
          <w:sz w:val="28"/>
          <w:szCs w:val="28"/>
        </w:rPr>
        <w:t>полномочий лица, контролирующего инфраструктуру</w:t>
      </w:r>
      <w:r w:rsidRPr="005E1712">
        <w:rPr>
          <w:sz w:val="28"/>
          <w:szCs w:val="28"/>
        </w:rPr>
        <w:t xml:space="preserve"> </w:t>
      </w:r>
    </w:p>
    <w:p w14:paraId="3B452C0C" w14:textId="77777777" w:rsidR="0062554F" w:rsidRPr="00F5035D" w:rsidRDefault="0062554F" w:rsidP="0062554F">
      <w:pPr>
        <w:spacing w:line="360" w:lineRule="auto"/>
        <w:ind w:firstLine="709"/>
        <w:jc w:val="both"/>
        <w:rPr>
          <w:sz w:val="28"/>
          <w:szCs w:val="28"/>
          <w:highlight w:val="green"/>
          <w:lang w:val="ru-RU"/>
        </w:rPr>
      </w:pPr>
      <w:r w:rsidRPr="00F5035D">
        <w:rPr>
          <w:sz w:val="28"/>
          <w:szCs w:val="28"/>
          <w:lang w:val="ru-RU"/>
        </w:rPr>
        <w:t>Контроль рассматривается как способность уполномоченных органов и (или) операторов системы и (или) разработчиков и (или) иных лиц влиять</w:t>
      </w:r>
      <w:r w:rsidRPr="00F5035D">
        <w:rPr>
          <w:i/>
          <w:iCs/>
          <w:sz w:val="28"/>
          <w:szCs w:val="28"/>
          <w:lang w:val="ru-RU"/>
        </w:rPr>
        <w:t xml:space="preserve"> </w:t>
      </w:r>
      <w:r w:rsidRPr="00F5035D">
        <w:rPr>
          <w:sz w:val="28"/>
          <w:szCs w:val="28"/>
          <w:lang w:val="ru-RU"/>
        </w:rPr>
        <w:lastRenderedPageBreak/>
        <w:t xml:space="preserve">на функционирование системы, которая выражается в наличии у указанных лиц полномочий: </w:t>
      </w:r>
    </w:p>
    <w:p w14:paraId="67B78FEA" w14:textId="77777777" w:rsidR="0062554F" w:rsidRPr="00F5035D" w:rsidRDefault="0062554F" w:rsidP="0062554F">
      <w:pPr>
        <w:spacing w:line="360" w:lineRule="auto"/>
        <w:ind w:firstLine="709"/>
        <w:jc w:val="both"/>
        <w:rPr>
          <w:sz w:val="28"/>
          <w:szCs w:val="28"/>
          <w:lang w:val="ru-RU"/>
        </w:rPr>
      </w:pPr>
      <w:r w:rsidRPr="00F5035D">
        <w:rPr>
          <w:sz w:val="28"/>
          <w:szCs w:val="28"/>
          <w:lang w:val="ru-RU"/>
        </w:rPr>
        <w:t xml:space="preserve">- блокировать активы пользователей в информационной системе, сделок с ними; </w:t>
      </w:r>
    </w:p>
    <w:p w14:paraId="0818EFC2" w14:textId="77777777" w:rsidR="0062554F" w:rsidRPr="00F5035D" w:rsidRDefault="0062554F" w:rsidP="0062554F">
      <w:pPr>
        <w:spacing w:line="360" w:lineRule="auto"/>
        <w:ind w:firstLine="709"/>
        <w:jc w:val="both"/>
        <w:rPr>
          <w:sz w:val="28"/>
          <w:szCs w:val="28"/>
          <w:lang w:val="ru-RU"/>
        </w:rPr>
      </w:pPr>
      <w:r w:rsidRPr="00F5035D">
        <w:rPr>
          <w:sz w:val="28"/>
          <w:szCs w:val="28"/>
          <w:lang w:val="ru-RU"/>
        </w:rPr>
        <w:t>- вносить изменения в программный код системы, что может привести к изменению ее функциональности;</w:t>
      </w:r>
    </w:p>
    <w:p w14:paraId="3FB2A098" w14:textId="77777777" w:rsidR="0062554F" w:rsidRPr="00F5035D" w:rsidRDefault="0062554F" w:rsidP="0062554F">
      <w:pPr>
        <w:spacing w:line="360" w:lineRule="auto"/>
        <w:ind w:firstLine="709"/>
        <w:jc w:val="both"/>
        <w:rPr>
          <w:sz w:val="28"/>
          <w:szCs w:val="28"/>
          <w:lang w:val="ru-RU"/>
        </w:rPr>
      </w:pPr>
      <w:r w:rsidRPr="00F5035D">
        <w:rPr>
          <w:sz w:val="28"/>
          <w:szCs w:val="28"/>
          <w:lang w:val="ru-RU"/>
        </w:rPr>
        <w:t>- влиять на процесс достижения консенсуса или принятия решения в сети и др.</w:t>
      </w:r>
    </w:p>
    <w:p w14:paraId="42C7CD1F" w14:textId="77777777" w:rsidR="0062554F" w:rsidRPr="00F5035D" w:rsidRDefault="0062554F" w:rsidP="0062554F">
      <w:pPr>
        <w:spacing w:line="360" w:lineRule="auto"/>
        <w:ind w:firstLine="709"/>
        <w:jc w:val="both"/>
        <w:rPr>
          <w:sz w:val="28"/>
          <w:szCs w:val="28"/>
          <w:lang w:val="ru-RU"/>
        </w:rPr>
      </w:pPr>
      <w:r w:rsidRPr="00F5035D">
        <w:rPr>
          <w:i/>
          <w:iCs/>
          <w:sz w:val="28"/>
          <w:szCs w:val="28"/>
          <w:lang w:val="ru-RU"/>
        </w:rPr>
        <w:t xml:space="preserve">Правовая взаимосвязь элементов </w:t>
      </w:r>
      <w:r>
        <w:rPr>
          <w:i/>
          <w:iCs/>
          <w:sz w:val="28"/>
          <w:szCs w:val="28"/>
          <w:lang w:val="ru-RU"/>
        </w:rPr>
        <w:t>информационной среды</w:t>
      </w:r>
      <w:r w:rsidRPr="00F5035D">
        <w:rPr>
          <w:i/>
          <w:iCs/>
          <w:sz w:val="28"/>
          <w:szCs w:val="28"/>
          <w:lang w:val="ru-RU"/>
        </w:rPr>
        <w:t xml:space="preserve"> на уровне активов и протокола</w:t>
      </w:r>
      <w:r w:rsidRPr="00F5035D">
        <w:rPr>
          <w:sz w:val="28"/>
          <w:szCs w:val="28"/>
          <w:lang w:val="ru-RU"/>
        </w:rPr>
        <w:t xml:space="preserve">  </w:t>
      </w:r>
    </w:p>
    <w:p w14:paraId="0614F94E" w14:textId="77777777" w:rsidR="0062554F" w:rsidRDefault="0062554F" w:rsidP="0062554F">
      <w:pPr>
        <w:spacing w:line="360" w:lineRule="auto"/>
        <w:ind w:firstLine="709"/>
        <w:contextualSpacing/>
        <w:jc w:val="both"/>
        <w:rPr>
          <w:iCs/>
          <w:sz w:val="28"/>
          <w:szCs w:val="28"/>
          <w:lang w:val="ru-RU"/>
        </w:rPr>
      </w:pPr>
      <w:r>
        <w:rPr>
          <w:sz w:val="28"/>
          <w:szCs w:val="28"/>
          <w:lang w:val="ru-RU"/>
        </w:rPr>
        <w:t xml:space="preserve">Поскольку </w:t>
      </w:r>
      <w:r w:rsidRPr="005E488F">
        <w:rPr>
          <w:sz w:val="28"/>
          <w:szCs w:val="28"/>
          <w:lang w:val="ru-RU"/>
        </w:rPr>
        <w:t>оба</w:t>
      </w:r>
      <w:r>
        <w:rPr>
          <w:sz w:val="28"/>
          <w:szCs w:val="28"/>
          <w:lang w:val="ru-RU"/>
        </w:rPr>
        <w:t xml:space="preserve"> уровня актива и протокола</w:t>
      </w:r>
      <w:r w:rsidRPr="005E488F">
        <w:rPr>
          <w:sz w:val="28"/>
          <w:szCs w:val="28"/>
          <w:lang w:val="ru-RU"/>
        </w:rPr>
        <w:t xml:space="preserve"> </w:t>
      </w:r>
      <w:r>
        <w:rPr>
          <w:sz w:val="28"/>
          <w:szCs w:val="28"/>
          <w:lang w:val="ru-RU"/>
        </w:rPr>
        <w:t>базируются на смарт-контрактах</w:t>
      </w:r>
      <w:r w:rsidRPr="005E488F">
        <w:rPr>
          <w:sz w:val="28"/>
          <w:szCs w:val="28"/>
          <w:lang w:val="ru-RU"/>
        </w:rPr>
        <w:t xml:space="preserve"> </w:t>
      </w:r>
      <w:r>
        <w:rPr>
          <w:sz w:val="28"/>
          <w:szCs w:val="28"/>
          <w:lang w:val="ru-RU"/>
        </w:rPr>
        <w:t>они</w:t>
      </w:r>
      <w:r w:rsidRPr="005E488F">
        <w:rPr>
          <w:sz w:val="28"/>
          <w:szCs w:val="28"/>
          <w:lang w:val="ru-RU"/>
        </w:rPr>
        <w:t xml:space="preserve"> обладают множеством о</w:t>
      </w:r>
      <w:r>
        <w:rPr>
          <w:sz w:val="28"/>
          <w:szCs w:val="28"/>
          <w:lang w:val="ru-RU"/>
        </w:rPr>
        <w:t xml:space="preserve">бщих потенциальных зависимостей, </w:t>
      </w:r>
      <w:r w:rsidRPr="005E488F">
        <w:rPr>
          <w:sz w:val="28"/>
          <w:szCs w:val="28"/>
          <w:lang w:val="ru-RU"/>
        </w:rPr>
        <w:t>векторов централизации</w:t>
      </w:r>
      <w:r>
        <w:rPr>
          <w:rStyle w:val="a8"/>
          <w:sz w:val="28"/>
          <w:szCs w:val="28"/>
          <w:lang w:val="ru-RU"/>
        </w:rPr>
        <w:footnoteReference w:id="9"/>
      </w:r>
      <w:r>
        <w:rPr>
          <w:sz w:val="28"/>
          <w:szCs w:val="28"/>
          <w:lang w:val="ru-RU"/>
        </w:rPr>
        <w:t>.</w:t>
      </w:r>
    </w:p>
    <w:p w14:paraId="6DACCD0C" w14:textId="77777777" w:rsidR="0062554F" w:rsidRPr="00F5035D" w:rsidRDefault="0062554F" w:rsidP="0062554F">
      <w:pPr>
        <w:spacing w:line="360" w:lineRule="auto"/>
        <w:ind w:firstLine="709"/>
        <w:contextualSpacing/>
        <w:jc w:val="both"/>
        <w:rPr>
          <w:sz w:val="28"/>
          <w:szCs w:val="28"/>
          <w:lang w:val="ru-RU"/>
        </w:rPr>
      </w:pPr>
      <w:r w:rsidRPr="00F5035D">
        <w:rPr>
          <w:iCs/>
          <w:sz w:val="28"/>
          <w:szCs w:val="28"/>
          <w:lang w:val="ru-RU"/>
        </w:rPr>
        <w:t>Инновационная инфраструктура может</w:t>
      </w:r>
      <w:r w:rsidRPr="00F5035D">
        <w:rPr>
          <w:i/>
          <w:iCs/>
          <w:sz w:val="28"/>
          <w:szCs w:val="28"/>
          <w:lang w:val="ru-RU"/>
        </w:rPr>
        <w:t xml:space="preserve"> в динамике </w:t>
      </w:r>
      <w:r w:rsidRPr="00F5035D">
        <w:rPr>
          <w:iCs/>
          <w:sz w:val="28"/>
          <w:szCs w:val="28"/>
          <w:lang w:val="ru-RU"/>
        </w:rPr>
        <w:t>изменять характеристики объектов, которые эмитируются в этой инфраструктуре, учитываются (хранятся) и (или) обращаются в ней.</w:t>
      </w:r>
      <w:r w:rsidRPr="00F5035D">
        <w:rPr>
          <w:sz w:val="28"/>
          <w:szCs w:val="28"/>
          <w:lang w:val="ru-RU"/>
        </w:rPr>
        <w:t xml:space="preserve"> </w:t>
      </w:r>
    </w:p>
    <w:p w14:paraId="1943298B" w14:textId="77777777" w:rsidR="0062554F" w:rsidRDefault="0062554F" w:rsidP="0062554F">
      <w:pPr>
        <w:spacing w:line="360" w:lineRule="auto"/>
        <w:ind w:firstLine="709"/>
        <w:jc w:val="both"/>
        <w:rPr>
          <w:sz w:val="28"/>
          <w:szCs w:val="28"/>
          <w:lang w:val="ru-RU"/>
        </w:rPr>
      </w:pPr>
      <w:r>
        <w:rPr>
          <w:sz w:val="28"/>
          <w:szCs w:val="28"/>
          <w:lang w:val="ru-RU"/>
        </w:rPr>
        <w:t>И</w:t>
      </w:r>
      <w:r w:rsidRPr="00F5035D">
        <w:rPr>
          <w:sz w:val="28"/>
          <w:szCs w:val="28"/>
          <w:lang w:val="ru-RU"/>
        </w:rPr>
        <w:t xml:space="preserve">зменчивость инфраструктуры </w:t>
      </w:r>
      <w:r w:rsidRPr="001F50C3">
        <w:rPr>
          <w:sz w:val="28"/>
          <w:szCs w:val="28"/>
          <w:lang w:val="ru-RU"/>
        </w:rPr>
        <w:t xml:space="preserve">может обуславливается </w:t>
      </w:r>
      <w:proofErr w:type="spellStart"/>
      <w:r w:rsidRPr="001F50C3">
        <w:rPr>
          <w:sz w:val="28"/>
          <w:szCs w:val="28"/>
          <w:lang w:val="ru-RU"/>
        </w:rPr>
        <w:t>нестатичностью</w:t>
      </w:r>
      <w:proofErr w:type="spellEnd"/>
      <w:r w:rsidRPr="001F50C3">
        <w:rPr>
          <w:sz w:val="28"/>
          <w:szCs w:val="28"/>
          <w:lang w:val="ru-RU"/>
        </w:rPr>
        <w:t xml:space="preserve"> децентрализации</w:t>
      </w:r>
      <w:r w:rsidRPr="001F50C3">
        <w:rPr>
          <w:rStyle w:val="a8"/>
          <w:sz w:val="28"/>
          <w:szCs w:val="28"/>
        </w:rPr>
        <w:footnoteReference w:id="10"/>
      </w:r>
      <w:r w:rsidRPr="001F50C3">
        <w:rPr>
          <w:sz w:val="28"/>
          <w:szCs w:val="28"/>
          <w:lang w:val="ru-RU"/>
        </w:rPr>
        <w:t>, которая обусловлено различными факторами, такими как: передача управления сообществу</w:t>
      </w:r>
      <w:r w:rsidRPr="005E488F">
        <w:rPr>
          <w:sz w:val="28"/>
          <w:szCs w:val="28"/>
          <w:lang w:val="ru-RU"/>
        </w:rPr>
        <w:t xml:space="preserve">, автоматизация развития и функционирования среды; вследствие изменения структуры </w:t>
      </w:r>
      <w:proofErr w:type="spellStart"/>
      <w:r w:rsidRPr="005E488F">
        <w:rPr>
          <w:sz w:val="28"/>
          <w:szCs w:val="28"/>
          <w:lang w:val="ru-RU"/>
        </w:rPr>
        <w:t>майнинга</w:t>
      </w:r>
      <w:proofErr w:type="spellEnd"/>
      <w:r w:rsidRPr="005E488F">
        <w:rPr>
          <w:sz w:val="28"/>
          <w:szCs w:val="28"/>
          <w:lang w:val="ru-RU"/>
        </w:rPr>
        <w:t>; и др.</w:t>
      </w:r>
    </w:p>
    <w:p w14:paraId="409D676D" w14:textId="77777777" w:rsidR="0062554F" w:rsidRDefault="0062554F" w:rsidP="0062554F">
      <w:pPr>
        <w:spacing w:line="360" w:lineRule="auto"/>
        <w:ind w:firstLine="720"/>
        <w:jc w:val="both"/>
        <w:rPr>
          <w:sz w:val="28"/>
          <w:szCs w:val="28"/>
          <w:lang w:val="ru-RU"/>
        </w:rPr>
      </w:pPr>
      <w:commentRangeStart w:id="11"/>
      <w:r>
        <w:rPr>
          <w:sz w:val="28"/>
          <w:szCs w:val="28"/>
          <w:lang w:val="ru-RU"/>
        </w:rPr>
        <w:lastRenderedPageBreak/>
        <w:t xml:space="preserve">В этой связи необходимо, чтобы при определении понятий контроля </w:t>
      </w:r>
      <w:commentRangeEnd w:id="11"/>
      <w:r w:rsidR="008F24A3">
        <w:rPr>
          <w:rStyle w:val="a3"/>
          <w:rFonts w:ascii="Times New Roman" w:eastAsia="Times New Roman" w:hAnsi="Times New Roman" w:cs="Times New Roman"/>
          <w:lang w:val="ru-RU" w:eastAsia="ru-RU"/>
        </w:rPr>
        <w:commentReference w:id="11"/>
      </w:r>
      <w:r>
        <w:rPr>
          <w:sz w:val="28"/>
          <w:szCs w:val="28"/>
          <w:lang w:val="ru-RU"/>
        </w:rPr>
        <w:t xml:space="preserve">в составе той или иной отрасли учитывался, что актив является частью информационной системы. </w:t>
      </w:r>
    </w:p>
    <w:p w14:paraId="0F388806" w14:textId="097A3D2C" w:rsidR="00F5035D" w:rsidRDefault="0051359C" w:rsidP="00597B01">
      <w:pPr>
        <w:ind w:firstLine="851"/>
        <w:rPr>
          <w:lang w:val="ru-RU"/>
        </w:rPr>
      </w:pPr>
      <w:r>
        <w:rPr>
          <w:b/>
          <w:sz w:val="28"/>
          <w:szCs w:val="28"/>
          <w:lang w:val="ru-RU"/>
        </w:rPr>
        <w:t>К</w:t>
      </w:r>
      <w:r w:rsidR="00F5035D" w:rsidRPr="00505B7D">
        <w:rPr>
          <w:b/>
          <w:color w:val="000000"/>
          <w:sz w:val="28"/>
          <w:szCs w:val="28"/>
          <w:lang w:val="ru-RU"/>
        </w:rPr>
        <w:t>онтроль как необходимое условие ответ</w:t>
      </w:r>
      <w:commentRangeStart w:id="12"/>
      <w:r w:rsidR="00F5035D" w:rsidRPr="00505B7D">
        <w:rPr>
          <w:b/>
          <w:color w:val="000000"/>
          <w:sz w:val="28"/>
          <w:szCs w:val="28"/>
          <w:lang w:val="ru-RU"/>
        </w:rPr>
        <w:t>ственности</w:t>
      </w:r>
      <w:commentRangeEnd w:id="12"/>
      <w:r>
        <w:rPr>
          <w:rStyle w:val="a3"/>
          <w:rFonts w:ascii="Times New Roman" w:eastAsia="Times New Roman" w:hAnsi="Times New Roman" w:cs="Times New Roman"/>
          <w:lang w:val="ru-RU" w:eastAsia="ru-RU"/>
        </w:rPr>
        <w:commentReference w:id="12"/>
      </w:r>
    </w:p>
    <w:p w14:paraId="78F98337" w14:textId="77777777" w:rsidR="00505B7D" w:rsidRPr="00F5035D" w:rsidRDefault="00505B7D" w:rsidP="00505B7D">
      <w:pPr>
        <w:spacing w:line="360" w:lineRule="auto"/>
        <w:ind w:firstLine="851"/>
        <w:jc w:val="both"/>
        <w:rPr>
          <w:color w:val="000000"/>
          <w:sz w:val="28"/>
          <w:szCs w:val="28"/>
          <w:lang w:val="ru-RU"/>
        </w:rPr>
      </w:pPr>
      <w:r w:rsidRPr="00F5035D">
        <w:rPr>
          <w:sz w:val="28"/>
          <w:szCs w:val="28"/>
          <w:lang w:val="ru-RU"/>
        </w:rPr>
        <w:t>Особое значение следует уделить к</w:t>
      </w:r>
      <w:r w:rsidRPr="00F5035D">
        <w:rPr>
          <w:color w:val="000000"/>
          <w:sz w:val="28"/>
          <w:szCs w:val="28"/>
          <w:lang w:val="ru-RU"/>
        </w:rPr>
        <w:t>онтроль как необходимое условие ответственности</w:t>
      </w:r>
      <w:r w:rsidRPr="00F5035D">
        <w:rPr>
          <w:sz w:val="28"/>
          <w:szCs w:val="28"/>
          <w:lang w:val="ru-RU"/>
        </w:rPr>
        <w:t xml:space="preserve">. </w:t>
      </w:r>
    </w:p>
    <w:p w14:paraId="172BBE08" w14:textId="2F9EF474" w:rsidR="00505B7D" w:rsidRPr="00505B7D" w:rsidRDefault="00505B7D" w:rsidP="00505B7D">
      <w:pPr>
        <w:spacing w:line="360" w:lineRule="auto"/>
        <w:ind w:firstLine="426"/>
        <w:jc w:val="both"/>
        <w:rPr>
          <w:sz w:val="28"/>
          <w:szCs w:val="28"/>
          <w:lang w:val="ru-RU"/>
        </w:rPr>
      </w:pPr>
      <w:r w:rsidRPr="00505B7D">
        <w:rPr>
          <w:sz w:val="28"/>
          <w:szCs w:val="28"/>
          <w:lang w:val="ru-RU"/>
        </w:rPr>
        <w:t xml:space="preserve">Одним из первых и </w:t>
      </w:r>
      <w:proofErr w:type="spellStart"/>
      <w:r w:rsidRPr="00505B7D">
        <w:rPr>
          <w:sz w:val="28"/>
          <w:szCs w:val="28"/>
          <w:lang w:val="ru-RU"/>
        </w:rPr>
        <w:t>практикообразующих</w:t>
      </w:r>
      <w:proofErr w:type="spellEnd"/>
      <w:r w:rsidRPr="00505B7D">
        <w:rPr>
          <w:sz w:val="28"/>
          <w:szCs w:val="28"/>
          <w:lang w:val="ru-RU"/>
        </w:rPr>
        <w:t xml:space="preserve"> дел, затрагивающее проблему наличия контроля как необходимого условия ответственности является дело </w:t>
      </w:r>
      <w:r w:rsidRPr="00DF3058">
        <w:rPr>
          <w:sz w:val="28"/>
          <w:szCs w:val="28"/>
        </w:rPr>
        <w:t>Tornado</w:t>
      </w:r>
      <w:r w:rsidRPr="00505B7D">
        <w:rPr>
          <w:sz w:val="28"/>
          <w:szCs w:val="28"/>
          <w:lang w:val="ru-RU"/>
        </w:rPr>
        <w:t xml:space="preserve"> </w:t>
      </w:r>
      <w:commentRangeStart w:id="13"/>
      <w:r w:rsidRPr="00DF3058">
        <w:rPr>
          <w:sz w:val="28"/>
          <w:szCs w:val="28"/>
        </w:rPr>
        <w:t>Cash</w:t>
      </w:r>
      <w:r w:rsidRPr="00505B7D">
        <w:rPr>
          <w:sz w:val="28"/>
          <w:szCs w:val="28"/>
          <w:lang w:val="ru-RU"/>
        </w:rPr>
        <w:t xml:space="preserve">. </w:t>
      </w:r>
      <w:commentRangeEnd w:id="13"/>
      <w:r>
        <w:rPr>
          <w:rStyle w:val="a3"/>
        </w:rPr>
        <w:commentReference w:id="13"/>
      </w:r>
    </w:p>
    <w:p w14:paraId="042605DD" w14:textId="6A65A72E" w:rsidR="00505B7D" w:rsidRDefault="00505B7D" w:rsidP="00505B7D">
      <w:pPr>
        <w:spacing w:line="360" w:lineRule="auto"/>
        <w:ind w:firstLine="709"/>
        <w:jc w:val="both"/>
        <w:rPr>
          <w:sz w:val="28"/>
          <w:szCs w:val="28"/>
          <w:lang w:val="ru-RU" w:eastAsia="en-GB"/>
        </w:rPr>
      </w:pPr>
      <w:r w:rsidRPr="00C82FFA">
        <w:rPr>
          <w:sz w:val="28"/>
          <w:szCs w:val="28"/>
          <w:lang w:eastAsia="en-GB"/>
        </w:rPr>
        <w:t>Tornado</w:t>
      </w:r>
      <w:r w:rsidRPr="00505B7D">
        <w:rPr>
          <w:sz w:val="28"/>
          <w:szCs w:val="28"/>
          <w:lang w:val="ru-RU" w:eastAsia="en-GB"/>
        </w:rPr>
        <w:t xml:space="preserve"> </w:t>
      </w:r>
      <w:r w:rsidRPr="00C82FFA">
        <w:rPr>
          <w:sz w:val="28"/>
          <w:szCs w:val="28"/>
          <w:lang w:eastAsia="en-GB"/>
        </w:rPr>
        <w:t>Cash</w:t>
      </w:r>
      <w:r w:rsidRPr="00505B7D">
        <w:rPr>
          <w:sz w:val="28"/>
          <w:szCs w:val="28"/>
          <w:lang w:val="ru-RU" w:eastAsia="en-GB"/>
        </w:rPr>
        <w:t xml:space="preserve"> – это децентрализованный </w:t>
      </w:r>
      <w:proofErr w:type="spellStart"/>
      <w:r w:rsidRPr="00505B7D">
        <w:rPr>
          <w:sz w:val="28"/>
          <w:szCs w:val="28"/>
          <w:lang w:val="ru-RU" w:eastAsia="en-GB"/>
        </w:rPr>
        <w:t>криптомиксер</w:t>
      </w:r>
      <w:proofErr w:type="spellEnd"/>
      <w:r w:rsidRPr="00505B7D">
        <w:rPr>
          <w:sz w:val="28"/>
          <w:szCs w:val="28"/>
          <w:lang w:val="ru-RU" w:eastAsia="en-GB"/>
        </w:rPr>
        <w:t xml:space="preserve"> с открытым исходным кодом, который позволяет обеспечивать анонимность транзакций путем объединения и перемешивания </w:t>
      </w:r>
      <w:proofErr w:type="spellStart"/>
      <w:r w:rsidRPr="00505B7D">
        <w:rPr>
          <w:sz w:val="28"/>
          <w:szCs w:val="28"/>
          <w:lang w:val="ru-RU" w:eastAsia="en-GB"/>
        </w:rPr>
        <w:t>криптовалюты</w:t>
      </w:r>
      <w:proofErr w:type="spellEnd"/>
      <w:r w:rsidRPr="00505B7D">
        <w:rPr>
          <w:sz w:val="28"/>
          <w:szCs w:val="28"/>
          <w:lang w:val="ru-RU" w:eastAsia="en-GB"/>
        </w:rPr>
        <w:t xml:space="preserve"> разных пользователе</w:t>
      </w:r>
    </w:p>
    <w:p w14:paraId="60F2118C" w14:textId="318966D3" w:rsidR="00C745CA" w:rsidRPr="0062554F" w:rsidRDefault="00C745CA" w:rsidP="00C745CA">
      <w:pPr>
        <w:spacing w:line="360" w:lineRule="auto"/>
        <w:ind w:firstLine="851"/>
        <w:jc w:val="both"/>
        <w:rPr>
          <w:b/>
          <w:sz w:val="28"/>
          <w:szCs w:val="28"/>
          <w:lang w:val="ru-RU"/>
        </w:rPr>
      </w:pPr>
      <w:r w:rsidRPr="00C745CA">
        <w:rPr>
          <w:sz w:val="28"/>
          <w:szCs w:val="28"/>
          <w:lang w:val="ru-RU"/>
        </w:rPr>
        <w:t xml:space="preserve">Особое значение следует уделить </w:t>
      </w:r>
      <w:r w:rsidR="00AE5D89">
        <w:rPr>
          <w:b/>
          <w:sz w:val="28"/>
          <w:szCs w:val="28"/>
          <w:lang w:val="ru-RU"/>
        </w:rPr>
        <w:t>К</w:t>
      </w:r>
      <w:r w:rsidRPr="00C745CA">
        <w:rPr>
          <w:b/>
          <w:color w:val="000000"/>
          <w:sz w:val="28"/>
          <w:szCs w:val="28"/>
          <w:lang w:val="ru-RU"/>
        </w:rPr>
        <w:t xml:space="preserve">онтроль </w:t>
      </w:r>
      <w:r w:rsidR="00AE5D89">
        <w:rPr>
          <w:b/>
          <w:color w:val="000000"/>
          <w:sz w:val="28"/>
          <w:szCs w:val="28"/>
          <w:lang w:val="ru-RU"/>
        </w:rPr>
        <w:t xml:space="preserve">над </w:t>
      </w:r>
      <w:r w:rsidR="00837F3F">
        <w:rPr>
          <w:b/>
          <w:color w:val="000000"/>
          <w:sz w:val="28"/>
          <w:szCs w:val="28"/>
          <w:lang w:val="ru-RU"/>
        </w:rPr>
        <w:t>информационной</w:t>
      </w:r>
      <w:r w:rsidR="00AE5D89">
        <w:rPr>
          <w:b/>
          <w:color w:val="000000"/>
          <w:sz w:val="28"/>
          <w:szCs w:val="28"/>
          <w:lang w:val="ru-RU"/>
        </w:rPr>
        <w:t xml:space="preserve"> средой может рассматриваться </w:t>
      </w:r>
      <w:r w:rsidRPr="00C745CA">
        <w:rPr>
          <w:b/>
          <w:color w:val="000000"/>
          <w:sz w:val="28"/>
          <w:szCs w:val="28"/>
          <w:lang w:val="ru-RU"/>
        </w:rPr>
        <w:t xml:space="preserve">как необходимое условие </w:t>
      </w:r>
      <w:r w:rsidRPr="0062554F">
        <w:rPr>
          <w:b/>
          <w:color w:val="000000"/>
          <w:sz w:val="28"/>
          <w:szCs w:val="28"/>
          <w:lang w:val="ru-RU"/>
        </w:rPr>
        <w:t>ответственности</w:t>
      </w:r>
      <w:r w:rsidRPr="0062554F">
        <w:rPr>
          <w:b/>
          <w:sz w:val="28"/>
          <w:szCs w:val="28"/>
          <w:lang w:val="ru-RU"/>
        </w:rPr>
        <w:t xml:space="preserve">. </w:t>
      </w:r>
    </w:p>
    <w:p w14:paraId="41981B8D" w14:textId="77777777" w:rsidR="00C745CA" w:rsidRPr="0062554F" w:rsidRDefault="00C745CA" w:rsidP="00C745CA">
      <w:pPr>
        <w:spacing w:line="360" w:lineRule="auto"/>
        <w:ind w:firstLine="426"/>
        <w:jc w:val="both"/>
        <w:rPr>
          <w:sz w:val="28"/>
          <w:szCs w:val="28"/>
          <w:lang w:val="ru-RU"/>
        </w:rPr>
      </w:pPr>
      <w:r w:rsidRPr="0062554F">
        <w:rPr>
          <w:sz w:val="28"/>
          <w:szCs w:val="28"/>
          <w:lang w:val="ru-RU"/>
        </w:rPr>
        <w:t xml:space="preserve">Одним из первых и </w:t>
      </w:r>
      <w:proofErr w:type="spellStart"/>
      <w:r w:rsidRPr="0062554F">
        <w:rPr>
          <w:sz w:val="28"/>
          <w:szCs w:val="28"/>
          <w:lang w:val="ru-RU"/>
        </w:rPr>
        <w:t>практикообразующих</w:t>
      </w:r>
      <w:proofErr w:type="spellEnd"/>
      <w:r w:rsidRPr="0062554F">
        <w:rPr>
          <w:sz w:val="28"/>
          <w:szCs w:val="28"/>
          <w:lang w:val="ru-RU"/>
        </w:rPr>
        <w:t xml:space="preserve"> дел, затрагивающее одновременно проблему наличия контроля как необходимого условия ответственности является дело </w:t>
      </w:r>
      <w:r w:rsidRPr="0062554F">
        <w:rPr>
          <w:sz w:val="28"/>
          <w:szCs w:val="28"/>
        </w:rPr>
        <w:t>Tornado</w:t>
      </w:r>
      <w:r w:rsidRPr="0062554F">
        <w:rPr>
          <w:sz w:val="28"/>
          <w:szCs w:val="28"/>
          <w:lang w:val="ru-RU"/>
        </w:rPr>
        <w:t xml:space="preserve"> </w:t>
      </w:r>
      <w:commentRangeStart w:id="14"/>
      <w:r w:rsidRPr="0062554F">
        <w:rPr>
          <w:sz w:val="28"/>
          <w:szCs w:val="28"/>
        </w:rPr>
        <w:t>Cash</w:t>
      </w:r>
      <w:r w:rsidRPr="0062554F">
        <w:rPr>
          <w:sz w:val="28"/>
          <w:szCs w:val="28"/>
          <w:lang w:val="ru-RU"/>
        </w:rPr>
        <w:t xml:space="preserve">. </w:t>
      </w:r>
      <w:commentRangeEnd w:id="14"/>
      <w:r w:rsidRPr="0062554F">
        <w:rPr>
          <w:rStyle w:val="a3"/>
        </w:rPr>
        <w:commentReference w:id="14"/>
      </w:r>
    </w:p>
    <w:p w14:paraId="41BB914E" w14:textId="77777777" w:rsidR="00505B7D" w:rsidRPr="0062554F" w:rsidRDefault="00505B7D" w:rsidP="00505B7D">
      <w:pPr>
        <w:spacing w:line="360" w:lineRule="auto"/>
        <w:ind w:firstLine="709"/>
        <w:jc w:val="both"/>
        <w:rPr>
          <w:sz w:val="28"/>
          <w:szCs w:val="28"/>
          <w:lang w:val="ru-RU"/>
        </w:rPr>
      </w:pPr>
      <w:r w:rsidRPr="0062554F">
        <w:rPr>
          <w:sz w:val="28"/>
          <w:szCs w:val="28"/>
        </w:rPr>
        <w:t>Tornado</w:t>
      </w:r>
      <w:r w:rsidRPr="0062554F">
        <w:rPr>
          <w:sz w:val="28"/>
          <w:szCs w:val="28"/>
          <w:lang w:val="ru-RU"/>
        </w:rPr>
        <w:t xml:space="preserve"> </w:t>
      </w:r>
      <w:r w:rsidRPr="0062554F">
        <w:rPr>
          <w:sz w:val="28"/>
          <w:szCs w:val="28"/>
        </w:rPr>
        <w:t>Cash</w:t>
      </w:r>
      <w:r w:rsidRPr="0062554F">
        <w:rPr>
          <w:sz w:val="28"/>
          <w:szCs w:val="28"/>
          <w:lang w:val="ru-RU"/>
        </w:rPr>
        <w:t xml:space="preserve">, изначально разработанный как система с изменяемыми смарт-контрактами, претерпел значительные изменения в своей архитектуре. В 2020 году в результате так называемой «церемонии надёжной настройки» система перешла на использование неизменяемых смарт-контрактов. </w:t>
      </w:r>
    </w:p>
    <w:p w14:paraId="59B7EE74" w14:textId="0A05A9EE" w:rsidR="00505B7D" w:rsidRPr="0062554F" w:rsidRDefault="00505B7D" w:rsidP="00505B7D">
      <w:pPr>
        <w:spacing w:line="360" w:lineRule="auto"/>
        <w:ind w:firstLine="709"/>
        <w:jc w:val="both"/>
        <w:rPr>
          <w:sz w:val="28"/>
          <w:szCs w:val="28"/>
          <w:lang w:val="ru-RU"/>
        </w:rPr>
      </w:pPr>
      <w:r w:rsidRPr="0062554F">
        <w:rPr>
          <w:sz w:val="28"/>
          <w:szCs w:val="28"/>
          <w:lang w:val="ru-RU"/>
        </w:rPr>
        <w:lastRenderedPageBreak/>
        <w:t xml:space="preserve">Поскольку </w:t>
      </w:r>
      <w:r w:rsidRPr="0062554F">
        <w:rPr>
          <w:sz w:val="28"/>
          <w:szCs w:val="28"/>
        </w:rPr>
        <w:t>Tornado</w:t>
      </w:r>
      <w:r w:rsidRPr="0062554F">
        <w:rPr>
          <w:sz w:val="28"/>
          <w:szCs w:val="28"/>
          <w:lang w:val="ru-RU"/>
        </w:rPr>
        <w:t xml:space="preserve"> </w:t>
      </w:r>
      <w:r w:rsidRPr="0062554F">
        <w:rPr>
          <w:sz w:val="28"/>
          <w:szCs w:val="28"/>
        </w:rPr>
        <w:t>Cash</w:t>
      </w:r>
      <w:r w:rsidRPr="0062554F">
        <w:rPr>
          <w:sz w:val="28"/>
          <w:szCs w:val="28"/>
          <w:lang w:val="ru-RU"/>
        </w:rPr>
        <w:t xml:space="preserve"> использовался для совершения </w:t>
      </w:r>
      <w:proofErr w:type="spellStart"/>
      <w:r w:rsidRPr="0062554F">
        <w:rPr>
          <w:sz w:val="28"/>
          <w:szCs w:val="28"/>
          <w:lang w:val="ru-RU"/>
        </w:rPr>
        <w:t>киберпреступлений</w:t>
      </w:r>
      <w:proofErr w:type="spellEnd"/>
      <w:r w:rsidRPr="0062554F">
        <w:rPr>
          <w:sz w:val="28"/>
          <w:szCs w:val="28"/>
          <w:lang w:val="ru-RU"/>
        </w:rPr>
        <w:t>, 8 августа 2022 года Управление по контролю за иностранными активами (</w:t>
      </w:r>
      <w:r w:rsidRPr="0062554F">
        <w:rPr>
          <w:sz w:val="28"/>
          <w:szCs w:val="28"/>
        </w:rPr>
        <w:t>OFAC</w:t>
      </w:r>
      <w:r w:rsidRPr="0062554F">
        <w:rPr>
          <w:sz w:val="28"/>
          <w:szCs w:val="28"/>
          <w:lang w:val="ru-RU"/>
        </w:rPr>
        <w:t xml:space="preserve">) Министерства финансов США внесло в </w:t>
      </w:r>
      <w:proofErr w:type="spellStart"/>
      <w:r w:rsidRPr="0062554F">
        <w:rPr>
          <w:sz w:val="28"/>
          <w:szCs w:val="28"/>
          <w:lang w:val="ru-RU"/>
        </w:rPr>
        <w:t>санкционный</w:t>
      </w:r>
      <w:proofErr w:type="spellEnd"/>
      <w:r w:rsidRPr="0062554F">
        <w:rPr>
          <w:sz w:val="28"/>
          <w:szCs w:val="28"/>
          <w:lang w:val="ru-RU"/>
        </w:rPr>
        <w:t xml:space="preserve"> список веб-сайт </w:t>
      </w:r>
      <w:r w:rsidRPr="0062554F">
        <w:rPr>
          <w:sz w:val="28"/>
          <w:szCs w:val="28"/>
        </w:rPr>
        <w:t>Tornado</w:t>
      </w:r>
      <w:r w:rsidRPr="0062554F">
        <w:rPr>
          <w:sz w:val="28"/>
          <w:szCs w:val="28"/>
          <w:lang w:val="ru-RU"/>
        </w:rPr>
        <w:t xml:space="preserve"> </w:t>
      </w:r>
      <w:r w:rsidRPr="0062554F">
        <w:rPr>
          <w:sz w:val="28"/>
          <w:szCs w:val="28"/>
        </w:rPr>
        <w:t>Cash</w:t>
      </w:r>
      <w:r w:rsidRPr="0062554F">
        <w:rPr>
          <w:sz w:val="28"/>
          <w:szCs w:val="28"/>
          <w:lang w:val="ru-RU"/>
        </w:rPr>
        <w:t xml:space="preserve">, а также 37 связанных с ним смарт-контрактов, в том числе неизменяемые, и адрес для пожертвований. </w:t>
      </w:r>
    </w:p>
    <w:p w14:paraId="4E960E0A" w14:textId="77777777" w:rsidR="00AE5D89" w:rsidRPr="0062554F" w:rsidRDefault="00AE5D89" w:rsidP="00AE5D89">
      <w:pPr>
        <w:spacing w:line="360" w:lineRule="auto"/>
        <w:ind w:firstLine="709"/>
        <w:jc w:val="both"/>
        <w:rPr>
          <w:sz w:val="28"/>
          <w:szCs w:val="28"/>
          <w:lang w:val="ru-RU"/>
        </w:rPr>
      </w:pPr>
      <w:r w:rsidRPr="0062554F">
        <w:rPr>
          <w:sz w:val="28"/>
          <w:szCs w:val="28"/>
          <w:lang w:val="ru-RU"/>
        </w:rPr>
        <w:t>Суд, начиная с анализа текста закона (</w:t>
      </w:r>
      <w:r w:rsidRPr="0062554F">
        <w:rPr>
          <w:sz w:val="28"/>
          <w:szCs w:val="28"/>
        </w:rPr>
        <w:t>IEEPA</w:t>
      </w:r>
      <w:r w:rsidRPr="0062554F">
        <w:rPr>
          <w:sz w:val="28"/>
          <w:szCs w:val="28"/>
          <w:lang w:val="ru-RU"/>
        </w:rPr>
        <w:t>), подчеркнул, что, если термин не определён в законе, ему следует придавать «обычное, современное, общее значение». Обычное значение «имущества» подразумевает возможность владения.</w:t>
      </w:r>
    </w:p>
    <w:p w14:paraId="0043C22B" w14:textId="77777777" w:rsidR="00505B7D" w:rsidRPr="00505B7D" w:rsidRDefault="00505B7D" w:rsidP="00505B7D">
      <w:pPr>
        <w:spacing w:line="360" w:lineRule="auto"/>
        <w:ind w:firstLine="709"/>
        <w:jc w:val="both"/>
        <w:rPr>
          <w:sz w:val="28"/>
          <w:szCs w:val="28"/>
          <w:lang w:val="ru-RU"/>
        </w:rPr>
      </w:pPr>
      <w:r w:rsidRPr="0062554F">
        <w:rPr>
          <w:sz w:val="28"/>
          <w:szCs w:val="28"/>
          <w:lang w:val="ru-RU"/>
        </w:rPr>
        <w:t xml:space="preserve">В связи с этими событиями разработчики </w:t>
      </w:r>
      <w:r w:rsidRPr="0062554F">
        <w:rPr>
          <w:sz w:val="28"/>
          <w:szCs w:val="28"/>
        </w:rPr>
        <w:t>Tornado</w:t>
      </w:r>
      <w:r w:rsidRPr="0062554F">
        <w:rPr>
          <w:sz w:val="28"/>
          <w:szCs w:val="28"/>
          <w:lang w:val="ru-RU"/>
        </w:rPr>
        <w:t xml:space="preserve"> </w:t>
      </w:r>
      <w:r w:rsidRPr="0062554F">
        <w:rPr>
          <w:sz w:val="28"/>
          <w:szCs w:val="28"/>
        </w:rPr>
        <w:t>Cash</w:t>
      </w:r>
      <w:r w:rsidRPr="0062554F">
        <w:rPr>
          <w:sz w:val="28"/>
          <w:szCs w:val="28"/>
          <w:lang w:val="ru-RU"/>
        </w:rPr>
        <w:t xml:space="preserve"> также столкнулись с уголовным преследованием. Роман Перцев, один из разработчиков, был задержан в августе 2022 года, вскоре после введения санкций. В 2024 году он был приговорён к 5 годам и 4 месяцам тюремного заключения по обвинению в отмывании средств на сумму 1,2 миллиарда долларов, которые предположительно были переведены через платформу </w:t>
      </w:r>
      <w:r w:rsidRPr="0062554F">
        <w:rPr>
          <w:sz w:val="28"/>
          <w:szCs w:val="28"/>
        </w:rPr>
        <w:t>Tornado</w:t>
      </w:r>
      <w:r w:rsidRPr="0062554F">
        <w:rPr>
          <w:sz w:val="28"/>
          <w:szCs w:val="28"/>
          <w:lang w:val="ru-RU"/>
        </w:rPr>
        <w:t xml:space="preserve"> </w:t>
      </w:r>
      <w:r w:rsidRPr="0062554F">
        <w:rPr>
          <w:sz w:val="28"/>
          <w:szCs w:val="28"/>
        </w:rPr>
        <w:t>Cash</w:t>
      </w:r>
      <w:r w:rsidRPr="0062554F">
        <w:rPr>
          <w:sz w:val="28"/>
          <w:szCs w:val="28"/>
          <w:lang w:val="ru-RU"/>
        </w:rPr>
        <w:t xml:space="preserve">. 21 марта 2025 года Министерство финансов США объявило об отмене экономических санкций в отношении </w:t>
      </w:r>
      <w:r w:rsidRPr="0062554F">
        <w:rPr>
          <w:sz w:val="28"/>
          <w:szCs w:val="28"/>
        </w:rPr>
        <w:t>Tornado</w:t>
      </w:r>
      <w:r w:rsidRPr="0062554F">
        <w:rPr>
          <w:sz w:val="28"/>
          <w:szCs w:val="28"/>
          <w:lang w:val="ru-RU"/>
        </w:rPr>
        <w:t xml:space="preserve"> </w:t>
      </w:r>
      <w:r w:rsidRPr="0062554F">
        <w:rPr>
          <w:sz w:val="28"/>
          <w:szCs w:val="28"/>
        </w:rPr>
        <w:t>Cash</w:t>
      </w:r>
      <w:r w:rsidRPr="0062554F">
        <w:rPr>
          <w:sz w:val="28"/>
          <w:szCs w:val="28"/>
          <w:lang w:val="ru-RU"/>
        </w:rPr>
        <w:t>.</w:t>
      </w:r>
    </w:p>
    <w:p w14:paraId="78A7872A" w14:textId="09166369" w:rsidR="00AE5D89" w:rsidRPr="00505B7D" w:rsidRDefault="00505B7D" w:rsidP="00AE5D89">
      <w:pPr>
        <w:spacing w:line="360" w:lineRule="auto"/>
        <w:ind w:firstLine="709"/>
        <w:jc w:val="both"/>
        <w:rPr>
          <w:sz w:val="28"/>
          <w:szCs w:val="28"/>
          <w:lang w:val="ru-RU"/>
        </w:rPr>
      </w:pPr>
      <w:r w:rsidRPr="00505B7D">
        <w:rPr>
          <w:sz w:val="28"/>
          <w:szCs w:val="28"/>
          <w:lang w:val="ru-RU"/>
        </w:rPr>
        <w:t xml:space="preserve">Наиболее интересна в этом деле позиция апелляционного суда, </w:t>
      </w:r>
      <w:r w:rsidR="00AE5D89">
        <w:rPr>
          <w:sz w:val="28"/>
          <w:szCs w:val="28"/>
          <w:lang w:val="ru-RU"/>
        </w:rPr>
        <w:t xml:space="preserve">для которого отсутствие контроля стало решающем в вопросе признания смарт-контрактов имуществом </w:t>
      </w:r>
      <w:r w:rsidR="00AE5D89" w:rsidRPr="00505B7D">
        <w:rPr>
          <w:sz w:val="28"/>
          <w:szCs w:val="28"/>
          <w:lang w:val="ru-RU"/>
        </w:rPr>
        <w:t>для того, чтобы что-то считалось «имуществом», необходимо иметь хотя бы некоторый контроль над этим.</w:t>
      </w:r>
    </w:p>
    <w:p w14:paraId="4DF95C4E" w14:textId="77777777" w:rsidR="00AE5D89" w:rsidRPr="00505B7D" w:rsidRDefault="00AE5D89" w:rsidP="00AE5D89">
      <w:pPr>
        <w:shd w:val="clear" w:color="auto" w:fill="FFFFFF"/>
        <w:spacing w:line="360" w:lineRule="auto"/>
        <w:ind w:firstLine="709"/>
        <w:jc w:val="both"/>
        <w:rPr>
          <w:color w:val="212529"/>
          <w:sz w:val="28"/>
          <w:szCs w:val="28"/>
          <w:lang w:val="ru-RU" w:eastAsia="en-GB"/>
        </w:rPr>
      </w:pPr>
      <w:r w:rsidRPr="00505B7D">
        <w:rPr>
          <w:color w:val="212529"/>
          <w:sz w:val="28"/>
          <w:szCs w:val="28"/>
          <w:lang w:val="ru-RU" w:eastAsia="en-GB"/>
        </w:rPr>
        <w:t xml:space="preserve">Апелляционный суд признал, что неизменяемые смарт-контракты, такие как те, что находятся в списке </w:t>
      </w:r>
      <w:r w:rsidRPr="00BF1900">
        <w:rPr>
          <w:color w:val="212529"/>
          <w:sz w:val="28"/>
          <w:szCs w:val="28"/>
          <w:lang w:eastAsia="en-GB"/>
        </w:rPr>
        <w:t>SDN</w:t>
      </w:r>
      <w:r w:rsidRPr="00505B7D">
        <w:rPr>
          <w:color w:val="212529"/>
          <w:sz w:val="28"/>
          <w:szCs w:val="28"/>
          <w:lang w:val="ru-RU" w:eastAsia="en-GB"/>
        </w:rPr>
        <w:t xml:space="preserve"> </w:t>
      </w:r>
      <w:r w:rsidRPr="00BF1900">
        <w:rPr>
          <w:color w:val="212529"/>
          <w:sz w:val="28"/>
          <w:szCs w:val="28"/>
          <w:lang w:eastAsia="en-GB"/>
        </w:rPr>
        <w:t>OFAC</w:t>
      </w:r>
      <w:r w:rsidRPr="00505B7D">
        <w:rPr>
          <w:color w:val="212529"/>
          <w:sz w:val="28"/>
          <w:szCs w:val="28"/>
          <w:lang w:val="ru-RU" w:eastAsia="en-GB"/>
        </w:rPr>
        <w:t>, невозможно изменить, отключить или контролировать</w:t>
      </w:r>
    </w:p>
    <w:p w14:paraId="7256F486" w14:textId="77777777" w:rsidR="00AE5D89" w:rsidRPr="00505B7D" w:rsidRDefault="00AE5D89" w:rsidP="00AE5D89">
      <w:pPr>
        <w:shd w:val="clear" w:color="auto" w:fill="FFFFFF"/>
        <w:spacing w:line="360" w:lineRule="auto"/>
        <w:ind w:firstLine="426"/>
        <w:jc w:val="both"/>
        <w:rPr>
          <w:color w:val="212529"/>
          <w:sz w:val="28"/>
          <w:szCs w:val="28"/>
          <w:lang w:val="ru-RU" w:eastAsia="en-GB"/>
        </w:rPr>
      </w:pPr>
      <w:r w:rsidRPr="00505B7D">
        <w:rPr>
          <w:color w:val="212529"/>
          <w:sz w:val="28"/>
          <w:szCs w:val="28"/>
          <w:lang w:val="ru-RU" w:eastAsia="en-GB"/>
        </w:rPr>
        <w:lastRenderedPageBreak/>
        <w:t xml:space="preserve">- </w:t>
      </w:r>
      <w:r w:rsidRPr="00505B7D">
        <w:rPr>
          <w:bCs/>
          <w:color w:val="212529"/>
          <w:sz w:val="28"/>
          <w:szCs w:val="28"/>
          <w:lang w:val="ru-RU" w:eastAsia="en-GB"/>
        </w:rPr>
        <w:t>отсутствие контроля:</w:t>
      </w:r>
      <w:r w:rsidRPr="00BF1900">
        <w:rPr>
          <w:color w:val="212529"/>
          <w:sz w:val="28"/>
          <w:szCs w:val="28"/>
          <w:lang w:eastAsia="en-GB"/>
        </w:rPr>
        <w:t> </w:t>
      </w:r>
      <w:r w:rsidRPr="00505B7D">
        <w:rPr>
          <w:color w:val="212529"/>
          <w:sz w:val="28"/>
          <w:szCs w:val="28"/>
          <w:lang w:val="ru-RU" w:eastAsia="en-GB"/>
        </w:rPr>
        <w:t>более тысячи добровольцев приняли участие в «церемонии доверительной настройки», чтобы навсегда исключить возможность обновления, удаления или иного контроля над кодом смарт-контрактов.</w:t>
      </w:r>
    </w:p>
    <w:p w14:paraId="0CEFB0DE" w14:textId="77777777" w:rsidR="00AE5D89" w:rsidRPr="00505B7D" w:rsidRDefault="00AE5D89" w:rsidP="00AE5D89">
      <w:pPr>
        <w:shd w:val="clear" w:color="auto" w:fill="FFFFFF"/>
        <w:spacing w:before="60" w:line="360" w:lineRule="auto"/>
        <w:ind w:firstLine="426"/>
        <w:jc w:val="both"/>
        <w:rPr>
          <w:color w:val="212529"/>
          <w:sz w:val="28"/>
          <w:szCs w:val="28"/>
          <w:lang w:val="ru-RU" w:eastAsia="en-GB"/>
        </w:rPr>
      </w:pPr>
      <w:r w:rsidRPr="00505B7D">
        <w:rPr>
          <w:bCs/>
          <w:color w:val="212529"/>
          <w:sz w:val="28"/>
          <w:szCs w:val="28"/>
          <w:lang w:val="ru-RU" w:eastAsia="en-GB"/>
        </w:rPr>
        <w:t>- невозможность исключения:</w:t>
      </w:r>
      <w:r w:rsidRPr="00BF1900">
        <w:rPr>
          <w:color w:val="212529"/>
          <w:sz w:val="28"/>
          <w:szCs w:val="28"/>
          <w:lang w:eastAsia="en-GB"/>
        </w:rPr>
        <w:t> </w:t>
      </w:r>
      <w:r w:rsidRPr="00505B7D">
        <w:rPr>
          <w:color w:val="212529"/>
          <w:sz w:val="28"/>
          <w:szCs w:val="28"/>
          <w:lang w:val="ru-RU" w:eastAsia="en-GB"/>
        </w:rPr>
        <w:t xml:space="preserve">никто не может запретить кому-либо использовать смарт-контракты </w:t>
      </w:r>
      <w:r w:rsidRPr="00BF1900">
        <w:rPr>
          <w:color w:val="212529"/>
          <w:sz w:val="28"/>
          <w:szCs w:val="28"/>
          <w:lang w:eastAsia="en-GB"/>
        </w:rPr>
        <w:t>Tornado</w:t>
      </w:r>
      <w:r w:rsidRPr="00505B7D">
        <w:rPr>
          <w:color w:val="212529"/>
          <w:sz w:val="28"/>
          <w:szCs w:val="28"/>
          <w:lang w:val="ru-RU" w:eastAsia="en-GB"/>
        </w:rPr>
        <w:t xml:space="preserve"> </w:t>
      </w:r>
      <w:r w:rsidRPr="00BF1900">
        <w:rPr>
          <w:color w:val="212529"/>
          <w:sz w:val="28"/>
          <w:szCs w:val="28"/>
          <w:lang w:eastAsia="en-GB"/>
        </w:rPr>
        <w:t>Cash</w:t>
      </w:r>
      <w:r w:rsidRPr="00505B7D">
        <w:rPr>
          <w:color w:val="212529"/>
          <w:sz w:val="28"/>
          <w:szCs w:val="28"/>
          <w:lang w:val="ru-RU" w:eastAsia="en-GB"/>
        </w:rPr>
        <w:t xml:space="preserve">. </w:t>
      </w:r>
    </w:p>
    <w:p w14:paraId="6260F59C" w14:textId="77777777" w:rsidR="00AE5D89" w:rsidRPr="00505B7D" w:rsidRDefault="00AE5D89" w:rsidP="00AE5D89">
      <w:pPr>
        <w:shd w:val="clear" w:color="auto" w:fill="FFFFFF"/>
        <w:spacing w:before="60" w:line="360" w:lineRule="auto"/>
        <w:ind w:firstLine="426"/>
        <w:jc w:val="both"/>
        <w:rPr>
          <w:color w:val="212529"/>
          <w:sz w:val="28"/>
          <w:szCs w:val="28"/>
          <w:lang w:val="ru-RU" w:eastAsia="en-GB"/>
        </w:rPr>
      </w:pPr>
      <w:r w:rsidRPr="00505B7D">
        <w:rPr>
          <w:color w:val="212529"/>
          <w:sz w:val="28"/>
          <w:szCs w:val="28"/>
          <w:lang w:val="ru-RU" w:eastAsia="en-GB"/>
        </w:rPr>
        <w:t xml:space="preserve">- </w:t>
      </w:r>
      <w:r w:rsidRPr="00505B7D">
        <w:rPr>
          <w:bCs/>
          <w:color w:val="212529"/>
          <w:sz w:val="28"/>
          <w:szCs w:val="28"/>
          <w:lang w:val="ru-RU" w:eastAsia="en-GB"/>
        </w:rPr>
        <w:t>неэффективность санкций:</w:t>
      </w:r>
      <w:r w:rsidRPr="00BF1900">
        <w:rPr>
          <w:color w:val="212529"/>
          <w:sz w:val="28"/>
          <w:szCs w:val="28"/>
          <w:lang w:eastAsia="en-GB"/>
        </w:rPr>
        <w:t> </w:t>
      </w:r>
      <w:r w:rsidRPr="00505B7D">
        <w:rPr>
          <w:color w:val="212529"/>
          <w:sz w:val="28"/>
          <w:szCs w:val="28"/>
          <w:lang w:val="ru-RU" w:eastAsia="en-GB"/>
        </w:rPr>
        <w:t xml:space="preserve">даже находясь под санкциями, Северная Корея может продолжать использовать смарт-контракты для извлечения активов. </w:t>
      </w:r>
    </w:p>
    <w:p w14:paraId="3CBB4E05" w14:textId="77777777" w:rsidR="00AE5D89" w:rsidRPr="00505B7D" w:rsidRDefault="00AE5D89" w:rsidP="00AE5D89">
      <w:pPr>
        <w:shd w:val="clear" w:color="auto" w:fill="FFFFFF"/>
        <w:spacing w:before="60" w:line="360" w:lineRule="auto"/>
        <w:ind w:firstLine="426"/>
        <w:jc w:val="both"/>
        <w:rPr>
          <w:color w:val="212529"/>
          <w:sz w:val="28"/>
          <w:szCs w:val="28"/>
          <w:lang w:val="ru-RU" w:eastAsia="en-GB"/>
        </w:rPr>
      </w:pPr>
      <w:r w:rsidRPr="00505B7D">
        <w:rPr>
          <w:color w:val="212529"/>
          <w:sz w:val="28"/>
          <w:szCs w:val="28"/>
          <w:lang w:val="ru-RU" w:eastAsia="en-GB"/>
        </w:rPr>
        <w:t xml:space="preserve">- </w:t>
      </w:r>
      <w:r w:rsidRPr="00505B7D">
        <w:rPr>
          <w:bCs/>
          <w:color w:val="212529"/>
          <w:sz w:val="28"/>
          <w:szCs w:val="28"/>
          <w:lang w:val="ru-RU" w:eastAsia="en-GB"/>
        </w:rPr>
        <w:t>продолжение работы смарт-контрактов:</w:t>
      </w:r>
      <w:r w:rsidRPr="00BF1900">
        <w:rPr>
          <w:color w:val="212529"/>
          <w:sz w:val="28"/>
          <w:szCs w:val="28"/>
          <w:lang w:eastAsia="en-GB"/>
        </w:rPr>
        <w:t> </w:t>
      </w:r>
      <w:r w:rsidRPr="00505B7D">
        <w:rPr>
          <w:color w:val="212529"/>
          <w:sz w:val="28"/>
          <w:szCs w:val="28"/>
          <w:lang w:val="ru-RU" w:eastAsia="en-GB"/>
        </w:rPr>
        <w:t xml:space="preserve">независимо от санкций </w:t>
      </w:r>
      <w:r w:rsidRPr="00BF1900">
        <w:rPr>
          <w:color w:val="212529"/>
          <w:sz w:val="28"/>
          <w:szCs w:val="28"/>
          <w:lang w:eastAsia="en-GB"/>
        </w:rPr>
        <w:t>OFAC</w:t>
      </w:r>
      <w:r w:rsidRPr="00505B7D">
        <w:rPr>
          <w:color w:val="212529"/>
          <w:sz w:val="28"/>
          <w:szCs w:val="28"/>
          <w:lang w:val="ru-RU" w:eastAsia="en-GB"/>
        </w:rPr>
        <w:t>, неизменяемые смарт-контракты продолжают работать.</w:t>
      </w:r>
    </w:p>
    <w:p w14:paraId="78ACE251" w14:textId="77777777" w:rsidR="00AE5D89" w:rsidRPr="00505B7D" w:rsidRDefault="00AE5D89" w:rsidP="00AE5D89">
      <w:pPr>
        <w:shd w:val="clear" w:color="auto" w:fill="FFFFFF"/>
        <w:spacing w:before="60" w:line="360" w:lineRule="auto"/>
        <w:ind w:firstLine="426"/>
        <w:jc w:val="both"/>
        <w:rPr>
          <w:i/>
          <w:sz w:val="28"/>
          <w:szCs w:val="28"/>
          <w:lang w:val="ru-RU"/>
        </w:rPr>
      </w:pPr>
      <w:r w:rsidRPr="00505B7D">
        <w:rPr>
          <w:color w:val="212529"/>
          <w:sz w:val="28"/>
          <w:szCs w:val="28"/>
          <w:lang w:val="ru-RU" w:eastAsia="en-GB"/>
        </w:rPr>
        <w:t>Категория контроля была решающей при формулировании указанной правовой позиции</w:t>
      </w:r>
      <w:commentRangeStart w:id="15"/>
      <w:r w:rsidRPr="00505B7D">
        <w:rPr>
          <w:color w:val="212529"/>
          <w:sz w:val="28"/>
          <w:szCs w:val="28"/>
          <w:lang w:val="ru-RU" w:eastAsia="en-GB"/>
        </w:rPr>
        <w:t xml:space="preserve">. </w:t>
      </w:r>
      <w:commentRangeEnd w:id="15"/>
      <w:r>
        <w:rPr>
          <w:rStyle w:val="a3"/>
        </w:rPr>
        <w:commentReference w:id="15"/>
      </w:r>
    </w:p>
    <w:p w14:paraId="420FF255" w14:textId="3AF0698B" w:rsidR="00505B7D" w:rsidRPr="00505B7D" w:rsidRDefault="00505B7D" w:rsidP="00505B7D">
      <w:pPr>
        <w:spacing w:line="360" w:lineRule="auto"/>
        <w:ind w:firstLine="709"/>
        <w:jc w:val="both"/>
        <w:rPr>
          <w:sz w:val="28"/>
          <w:szCs w:val="28"/>
          <w:lang w:val="ru-RU"/>
        </w:rPr>
      </w:pPr>
      <w:r w:rsidRPr="00505B7D">
        <w:rPr>
          <w:sz w:val="28"/>
          <w:szCs w:val="28"/>
          <w:lang w:val="ru-RU"/>
        </w:rPr>
        <w:t>Суд, начиная с анализа текста закона (</w:t>
      </w:r>
      <w:r w:rsidRPr="008F3DD5">
        <w:rPr>
          <w:sz w:val="28"/>
          <w:szCs w:val="28"/>
        </w:rPr>
        <w:t>IEEPA</w:t>
      </w:r>
      <w:r w:rsidRPr="00505B7D">
        <w:rPr>
          <w:sz w:val="28"/>
          <w:szCs w:val="28"/>
          <w:lang w:val="ru-RU"/>
        </w:rPr>
        <w:t xml:space="preserve">), подчеркнул, </w:t>
      </w:r>
      <w:r w:rsidR="00AE5D89" w:rsidRPr="00505B7D">
        <w:rPr>
          <w:sz w:val="28"/>
          <w:szCs w:val="28"/>
          <w:lang w:val="ru-RU"/>
        </w:rPr>
        <w:t>что,</w:t>
      </w:r>
      <w:r w:rsidRPr="00505B7D">
        <w:rPr>
          <w:sz w:val="28"/>
          <w:szCs w:val="28"/>
          <w:lang w:val="ru-RU"/>
        </w:rPr>
        <w:t xml:space="preserve"> если термин не определён в законе, ему следует придавать «обычное, современное, общее значение». Обычное значение «имущества» подразумевает возможность владения.</w:t>
      </w:r>
    </w:p>
    <w:p w14:paraId="78D087AF" w14:textId="77777777" w:rsidR="00505B7D" w:rsidRPr="00505B7D" w:rsidRDefault="00505B7D" w:rsidP="00505B7D">
      <w:pPr>
        <w:spacing w:line="360" w:lineRule="auto"/>
        <w:ind w:firstLine="709"/>
        <w:jc w:val="both"/>
        <w:rPr>
          <w:sz w:val="28"/>
          <w:szCs w:val="28"/>
          <w:lang w:val="ru-RU"/>
        </w:rPr>
      </w:pPr>
      <w:r w:rsidRPr="00505B7D">
        <w:rPr>
          <w:sz w:val="28"/>
          <w:szCs w:val="28"/>
          <w:lang w:val="ru-RU"/>
        </w:rPr>
        <w:t>Определение “имущества” из словарей и департамента:</w:t>
      </w:r>
    </w:p>
    <w:p w14:paraId="72F2387C" w14:textId="77777777" w:rsidR="00505B7D" w:rsidRPr="00505B7D" w:rsidRDefault="00505B7D" w:rsidP="00505B7D">
      <w:pPr>
        <w:spacing w:line="360" w:lineRule="auto"/>
        <w:ind w:firstLine="709"/>
        <w:jc w:val="both"/>
        <w:rPr>
          <w:sz w:val="28"/>
          <w:szCs w:val="28"/>
          <w:lang w:val="ru-RU"/>
        </w:rPr>
      </w:pPr>
      <w:r w:rsidRPr="00505B7D">
        <w:rPr>
          <w:sz w:val="28"/>
          <w:szCs w:val="28"/>
          <w:lang w:val="ru-RU"/>
        </w:rPr>
        <w:t xml:space="preserve">• </w:t>
      </w:r>
      <w:r w:rsidRPr="00505B7D">
        <w:rPr>
          <w:i/>
          <w:sz w:val="28"/>
          <w:szCs w:val="28"/>
          <w:lang w:val="ru-RU"/>
        </w:rPr>
        <w:t>Словари</w:t>
      </w:r>
      <w:r w:rsidRPr="00505B7D">
        <w:rPr>
          <w:sz w:val="28"/>
          <w:szCs w:val="28"/>
          <w:lang w:val="ru-RU"/>
        </w:rPr>
        <w:t>: «Все, что является или может являться предметом владения, будь то юридическое, фактическое или частное владение», «состояние принадлежности кому-либо», «право владеть, использовать и распоряжаться чем-либо», «право исключать всех остальных от вмешательства».</w:t>
      </w:r>
    </w:p>
    <w:p w14:paraId="516DED40" w14:textId="77777777" w:rsidR="00505B7D" w:rsidRPr="00505B7D" w:rsidRDefault="00505B7D" w:rsidP="00505B7D">
      <w:pPr>
        <w:spacing w:line="360" w:lineRule="auto"/>
        <w:ind w:firstLine="709"/>
        <w:jc w:val="both"/>
        <w:rPr>
          <w:sz w:val="28"/>
          <w:szCs w:val="28"/>
          <w:lang w:val="ru-RU"/>
        </w:rPr>
      </w:pPr>
      <w:r w:rsidRPr="00505B7D">
        <w:rPr>
          <w:sz w:val="28"/>
          <w:szCs w:val="28"/>
          <w:lang w:val="ru-RU"/>
        </w:rPr>
        <w:lastRenderedPageBreak/>
        <w:t xml:space="preserve">• </w:t>
      </w:r>
      <w:r w:rsidRPr="00505B7D">
        <w:rPr>
          <w:i/>
          <w:sz w:val="28"/>
          <w:szCs w:val="28"/>
          <w:lang w:val="ru-RU"/>
        </w:rPr>
        <w:t>Департамент</w:t>
      </w:r>
      <w:r w:rsidRPr="00505B7D">
        <w:rPr>
          <w:sz w:val="28"/>
          <w:szCs w:val="28"/>
          <w:lang w:val="ru-RU"/>
        </w:rPr>
        <w:t>: «Права на ценный ресурс, такой как земля, движимое имущество или нематериальный актив», «право использовать, управлять и распоряжаться имуществом».</w:t>
      </w:r>
    </w:p>
    <w:p w14:paraId="01338200" w14:textId="77777777" w:rsidR="00505B7D" w:rsidRPr="00505B7D" w:rsidRDefault="00505B7D" w:rsidP="00505B7D">
      <w:pPr>
        <w:spacing w:line="360" w:lineRule="auto"/>
        <w:ind w:firstLine="709"/>
        <w:jc w:val="both"/>
        <w:rPr>
          <w:sz w:val="28"/>
          <w:szCs w:val="28"/>
          <w:lang w:val="ru-RU"/>
        </w:rPr>
      </w:pPr>
      <w:r w:rsidRPr="00505B7D">
        <w:rPr>
          <w:sz w:val="28"/>
          <w:szCs w:val="28"/>
          <w:lang w:val="ru-RU"/>
        </w:rPr>
        <w:t xml:space="preserve">• </w:t>
      </w:r>
      <w:r w:rsidRPr="00505B7D">
        <w:rPr>
          <w:i/>
          <w:sz w:val="28"/>
          <w:szCs w:val="28"/>
          <w:lang w:val="ru-RU"/>
        </w:rPr>
        <w:t>Суть</w:t>
      </w:r>
      <w:r w:rsidRPr="00505B7D">
        <w:rPr>
          <w:sz w:val="28"/>
          <w:szCs w:val="28"/>
          <w:lang w:val="ru-RU"/>
        </w:rPr>
        <w:t>: для того, чтобы что-то считалось «имуществом», необходимо иметь хотя бы некоторый контроль над этим.</w:t>
      </w:r>
    </w:p>
    <w:p w14:paraId="300EF3FF" w14:textId="77777777" w:rsidR="00505B7D" w:rsidRPr="00505B7D" w:rsidRDefault="00505B7D" w:rsidP="00505B7D">
      <w:pPr>
        <w:shd w:val="clear" w:color="auto" w:fill="FFFFFF"/>
        <w:spacing w:line="360" w:lineRule="auto"/>
        <w:ind w:firstLine="709"/>
        <w:jc w:val="both"/>
        <w:rPr>
          <w:color w:val="212529"/>
          <w:sz w:val="28"/>
          <w:szCs w:val="28"/>
          <w:lang w:val="ru-RU" w:eastAsia="en-GB"/>
        </w:rPr>
      </w:pPr>
      <w:r w:rsidRPr="00505B7D">
        <w:rPr>
          <w:color w:val="212529"/>
          <w:sz w:val="28"/>
          <w:szCs w:val="28"/>
          <w:lang w:val="ru-RU" w:eastAsia="en-GB"/>
        </w:rPr>
        <w:t xml:space="preserve">Апелляционный суд признал, что неизменяемые смарт-контракты, такие как те, что находятся в списке </w:t>
      </w:r>
      <w:r w:rsidRPr="00BF1900">
        <w:rPr>
          <w:color w:val="212529"/>
          <w:sz w:val="28"/>
          <w:szCs w:val="28"/>
          <w:lang w:eastAsia="en-GB"/>
        </w:rPr>
        <w:t>SDN</w:t>
      </w:r>
      <w:r w:rsidRPr="00505B7D">
        <w:rPr>
          <w:color w:val="212529"/>
          <w:sz w:val="28"/>
          <w:szCs w:val="28"/>
          <w:lang w:val="ru-RU" w:eastAsia="en-GB"/>
        </w:rPr>
        <w:t xml:space="preserve"> </w:t>
      </w:r>
      <w:r w:rsidRPr="00BF1900">
        <w:rPr>
          <w:color w:val="212529"/>
          <w:sz w:val="28"/>
          <w:szCs w:val="28"/>
          <w:lang w:eastAsia="en-GB"/>
        </w:rPr>
        <w:t>OFAC</w:t>
      </w:r>
      <w:r w:rsidRPr="00505B7D">
        <w:rPr>
          <w:color w:val="212529"/>
          <w:sz w:val="28"/>
          <w:szCs w:val="28"/>
          <w:lang w:val="ru-RU" w:eastAsia="en-GB"/>
        </w:rPr>
        <w:t>, невозможно изменить, отключить или контролировать</w:t>
      </w:r>
    </w:p>
    <w:p w14:paraId="48B347BE" w14:textId="77777777" w:rsidR="00505B7D" w:rsidRPr="00505B7D" w:rsidRDefault="00505B7D" w:rsidP="00505B7D">
      <w:pPr>
        <w:shd w:val="clear" w:color="auto" w:fill="FFFFFF"/>
        <w:spacing w:line="360" w:lineRule="auto"/>
        <w:ind w:firstLine="426"/>
        <w:jc w:val="both"/>
        <w:rPr>
          <w:color w:val="212529"/>
          <w:sz w:val="28"/>
          <w:szCs w:val="28"/>
          <w:lang w:val="ru-RU" w:eastAsia="en-GB"/>
        </w:rPr>
      </w:pPr>
      <w:r w:rsidRPr="00505B7D">
        <w:rPr>
          <w:color w:val="212529"/>
          <w:sz w:val="28"/>
          <w:szCs w:val="28"/>
          <w:lang w:val="ru-RU" w:eastAsia="en-GB"/>
        </w:rPr>
        <w:t xml:space="preserve">- </w:t>
      </w:r>
      <w:r w:rsidRPr="00505B7D">
        <w:rPr>
          <w:bCs/>
          <w:color w:val="212529"/>
          <w:sz w:val="28"/>
          <w:szCs w:val="28"/>
          <w:lang w:val="ru-RU" w:eastAsia="en-GB"/>
        </w:rPr>
        <w:t>отсутствие контроля:</w:t>
      </w:r>
      <w:r w:rsidRPr="00BF1900">
        <w:rPr>
          <w:color w:val="212529"/>
          <w:sz w:val="28"/>
          <w:szCs w:val="28"/>
          <w:lang w:eastAsia="en-GB"/>
        </w:rPr>
        <w:t> </w:t>
      </w:r>
      <w:r w:rsidRPr="00505B7D">
        <w:rPr>
          <w:color w:val="212529"/>
          <w:sz w:val="28"/>
          <w:szCs w:val="28"/>
          <w:lang w:val="ru-RU" w:eastAsia="en-GB"/>
        </w:rPr>
        <w:t>более тысячи добровольцев приняли участие в «церемонии доверительной настройки», чтобы навсегда исключить возможность обновления, удаления или иного контроля над кодом смарт-контрактов.</w:t>
      </w:r>
    </w:p>
    <w:p w14:paraId="20D41BA8" w14:textId="77777777" w:rsidR="00505B7D" w:rsidRPr="00505B7D" w:rsidRDefault="00505B7D" w:rsidP="00505B7D">
      <w:pPr>
        <w:shd w:val="clear" w:color="auto" w:fill="FFFFFF"/>
        <w:spacing w:before="60" w:line="360" w:lineRule="auto"/>
        <w:ind w:firstLine="426"/>
        <w:jc w:val="both"/>
        <w:rPr>
          <w:color w:val="212529"/>
          <w:sz w:val="28"/>
          <w:szCs w:val="28"/>
          <w:lang w:val="ru-RU" w:eastAsia="en-GB"/>
        </w:rPr>
      </w:pPr>
      <w:r w:rsidRPr="00505B7D">
        <w:rPr>
          <w:bCs/>
          <w:color w:val="212529"/>
          <w:sz w:val="28"/>
          <w:szCs w:val="28"/>
          <w:lang w:val="ru-RU" w:eastAsia="en-GB"/>
        </w:rPr>
        <w:t>- невозможность исключения:</w:t>
      </w:r>
      <w:r w:rsidRPr="00BF1900">
        <w:rPr>
          <w:color w:val="212529"/>
          <w:sz w:val="28"/>
          <w:szCs w:val="28"/>
          <w:lang w:eastAsia="en-GB"/>
        </w:rPr>
        <w:t> </w:t>
      </w:r>
      <w:r w:rsidRPr="00505B7D">
        <w:rPr>
          <w:color w:val="212529"/>
          <w:sz w:val="28"/>
          <w:szCs w:val="28"/>
          <w:lang w:val="ru-RU" w:eastAsia="en-GB"/>
        </w:rPr>
        <w:t xml:space="preserve">никто не может запретить кому-либо использовать смарт-контракты </w:t>
      </w:r>
      <w:r w:rsidRPr="00BF1900">
        <w:rPr>
          <w:color w:val="212529"/>
          <w:sz w:val="28"/>
          <w:szCs w:val="28"/>
          <w:lang w:eastAsia="en-GB"/>
        </w:rPr>
        <w:t>Tornado</w:t>
      </w:r>
      <w:r w:rsidRPr="00505B7D">
        <w:rPr>
          <w:color w:val="212529"/>
          <w:sz w:val="28"/>
          <w:szCs w:val="28"/>
          <w:lang w:val="ru-RU" w:eastAsia="en-GB"/>
        </w:rPr>
        <w:t xml:space="preserve"> </w:t>
      </w:r>
      <w:r w:rsidRPr="00BF1900">
        <w:rPr>
          <w:color w:val="212529"/>
          <w:sz w:val="28"/>
          <w:szCs w:val="28"/>
          <w:lang w:eastAsia="en-GB"/>
        </w:rPr>
        <w:t>Cash</w:t>
      </w:r>
      <w:r w:rsidRPr="00505B7D">
        <w:rPr>
          <w:color w:val="212529"/>
          <w:sz w:val="28"/>
          <w:szCs w:val="28"/>
          <w:lang w:val="ru-RU" w:eastAsia="en-GB"/>
        </w:rPr>
        <w:t xml:space="preserve">. </w:t>
      </w:r>
    </w:p>
    <w:p w14:paraId="0435ACBD" w14:textId="77777777" w:rsidR="00505B7D" w:rsidRPr="00505B7D" w:rsidRDefault="00505B7D" w:rsidP="00505B7D">
      <w:pPr>
        <w:shd w:val="clear" w:color="auto" w:fill="FFFFFF"/>
        <w:spacing w:before="60" w:line="360" w:lineRule="auto"/>
        <w:ind w:firstLine="426"/>
        <w:jc w:val="both"/>
        <w:rPr>
          <w:color w:val="212529"/>
          <w:sz w:val="28"/>
          <w:szCs w:val="28"/>
          <w:lang w:val="ru-RU" w:eastAsia="en-GB"/>
        </w:rPr>
      </w:pPr>
      <w:r w:rsidRPr="00505B7D">
        <w:rPr>
          <w:color w:val="212529"/>
          <w:sz w:val="28"/>
          <w:szCs w:val="28"/>
          <w:lang w:val="ru-RU" w:eastAsia="en-GB"/>
        </w:rPr>
        <w:t xml:space="preserve">- </w:t>
      </w:r>
      <w:r w:rsidRPr="00505B7D">
        <w:rPr>
          <w:bCs/>
          <w:color w:val="212529"/>
          <w:sz w:val="28"/>
          <w:szCs w:val="28"/>
          <w:lang w:val="ru-RU" w:eastAsia="en-GB"/>
        </w:rPr>
        <w:t>неэффективность санкций:</w:t>
      </w:r>
      <w:r w:rsidRPr="00BF1900">
        <w:rPr>
          <w:color w:val="212529"/>
          <w:sz w:val="28"/>
          <w:szCs w:val="28"/>
          <w:lang w:eastAsia="en-GB"/>
        </w:rPr>
        <w:t> </w:t>
      </w:r>
      <w:r w:rsidRPr="00505B7D">
        <w:rPr>
          <w:color w:val="212529"/>
          <w:sz w:val="28"/>
          <w:szCs w:val="28"/>
          <w:lang w:val="ru-RU" w:eastAsia="en-GB"/>
        </w:rPr>
        <w:t xml:space="preserve">даже находясь под санкциями, Северная Корея может продолжать использовать смарт-контракты для извлечения активов. </w:t>
      </w:r>
    </w:p>
    <w:p w14:paraId="1A3084B0" w14:textId="77777777" w:rsidR="00505B7D" w:rsidRPr="00505B7D" w:rsidRDefault="00505B7D" w:rsidP="00505B7D">
      <w:pPr>
        <w:shd w:val="clear" w:color="auto" w:fill="FFFFFF"/>
        <w:spacing w:before="60" w:line="360" w:lineRule="auto"/>
        <w:ind w:firstLine="426"/>
        <w:jc w:val="both"/>
        <w:rPr>
          <w:color w:val="212529"/>
          <w:sz w:val="28"/>
          <w:szCs w:val="28"/>
          <w:lang w:val="ru-RU" w:eastAsia="en-GB"/>
        </w:rPr>
      </w:pPr>
      <w:r w:rsidRPr="00505B7D">
        <w:rPr>
          <w:color w:val="212529"/>
          <w:sz w:val="28"/>
          <w:szCs w:val="28"/>
          <w:lang w:val="ru-RU" w:eastAsia="en-GB"/>
        </w:rPr>
        <w:t xml:space="preserve">- </w:t>
      </w:r>
      <w:r w:rsidRPr="00505B7D">
        <w:rPr>
          <w:bCs/>
          <w:color w:val="212529"/>
          <w:sz w:val="28"/>
          <w:szCs w:val="28"/>
          <w:lang w:val="ru-RU" w:eastAsia="en-GB"/>
        </w:rPr>
        <w:t>продолжение работы смарт-контрактов:</w:t>
      </w:r>
      <w:r w:rsidRPr="00BF1900">
        <w:rPr>
          <w:color w:val="212529"/>
          <w:sz w:val="28"/>
          <w:szCs w:val="28"/>
          <w:lang w:eastAsia="en-GB"/>
        </w:rPr>
        <w:t> </w:t>
      </w:r>
      <w:r w:rsidRPr="00505B7D">
        <w:rPr>
          <w:color w:val="212529"/>
          <w:sz w:val="28"/>
          <w:szCs w:val="28"/>
          <w:lang w:val="ru-RU" w:eastAsia="en-GB"/>
        </w:rPr>
        <w:t xml:space="preserve">независимо от санкций </w:t>
      </w:r>
      <w:r w:rsidRPr="00BF1900">
        <w:rPr>
          <w:color w:val="212529"/>
          <w:sz w:val="28"/>
          <w:szCs w:val="28"/>
          <w:lang w:eastAsia="en-GB"/>
        </w:rPr>
        <w:t>OFAC</w:t>
      </w:r>
      <w:r w:rsidRPr="00505B7D">
        <w:rPr>
          <w:color w:val="212529"/>
          <w:sz w:val="28"/>
          <w:szCs w:val="28"/>
          <w:lang w:val="ru-RU" w:eastAsia="en-GB"/>
        </w:rPr>
        <w:t>, неизменяемые смарт-контракты продолжают работать.</w:t>
      </w:r>
    </w:p>
    <w:p w14:paraId="525F05FD" w14:textId="57D9F8BD" w:rsidR="00505B7D" w:rsidRDefault="00505B7D" w:rsidP="00505B7D">
      <w:pPr>
        <w:shd w:val="clear" w:color="auto" w:fill="FFFFFF"/>
        <w:spacing w:before="60" w:line="360" w:lineRule="auto"/>
        <w:ind w:firstLine="426"/>
        <w:jc w:val="both"/>
        <w:rPr>
          <w:color w:val="212529"/>
          <w:sz w:val="28"/>
          <w:szCs w:val="28"/>
          <w:lang w:val="ru-RU" w:eastAsia="en-GB"/>
        </w:rPr>
      </w:pPr>
      <w:r w:rsidRPr="00505B7D">
        <w:rPr>
          <w:color w:val="212529"/>
          <w:sz w:val="28"/>
          <w:szCs w:val="28"/>
          <w:lang w:val="ru-RU" w:eastAsia="en-GB"/>
        </w:rPr>
        <w:t>Категория контроля была решающей при формулировании указанной правовой позиции</w:t>
      </w:r>
      <w:commentRangeStart w:id="16"/>
      <w:r w:rsidRPr="00505B7D">
        <w:rPr>
          <w:color w:val="212529"/>
          <w:sz w:val="28"/>
          <w:szCs w:val="28"/>
          <w:lang w:val="ru-RU" w:eastAsia="en-GB"/>
        </w:rPr>
        <w:t xml:space="preserve">. </w:t>
      </w:r>
      <w:commentRangeEnd w:id="16"/>
      <w:r>
        <w:rPr>
          <w:rStyle w:val="a3"/>
        </w:rPr>
        <w:commentReference w:id="16"/>
      </w:r>
    </w:p>
    <w:p w14:paraId="602858A7" w14:textId="2CDAD118" w:rsidR="00296A0E" w:rsidRDefault="00296A0E" w:rsidP="00505B7D">
      <w:pPr>
        <w:shd w:val="clear" w:color="auto" w:fill="FFFFFF"/>
        <w:spacing w:before="60" w:line="360" w:lineRule="auto"/>
        <w:ind w:firstLine="426"/>
        <w:jc w:val="both"/>
        <w:rPr>
          <w:color w:val="212529"/>
          <w:sz w:val="28"/>
          <w:szCs w:val="28"/>
          <w:lang w:val="ru-RU" w:eastAsia="en-GB"/>
        </w:rPr>
      </w:pPr>
      <w:r>
        <w:rPr>
          <w:color w:val="212529"/>
          <w:sz w:val="28"/>
          <w:szCs w:val="28"/>
          <w:lang w:val="ru-RU" w:eastAsia="en-GB"/>
        </w:rPr>
        <w:t xml:space="preserve">Данное дело подчеркивает две тенденции: </w:t>
      </w:r>
    </w:p>
    <w:p w14:paraId="4300E953" w14:textId="2C945288" w:rsidR="00296A0E" w:rsidRDefault="00296A0E" w:rsidP="00296A0E">
      <w:pPr>
        <w:pStyle w:val="a9"/>
        <w:numPr>
          <w:ilvl w:val="0"/>
          <w:numId w:val="4"/>
        </w:numPr>
        <w:shd w:val="clear" w:color="auto" w:fill="FFFFFF"/>
        <w:spacing w:before="60" w:line="360" w:lineRule="auto"/>
        <w:ind w:left="0" w:firstLine="426"/>
        <w:jc w:val="both"/>
        <w:rPr>
          <w:i/>
          <w:sz w:val="28"/>
          <w:szCs w:val="28"/>
        </w:rPr>
      </w:pPr>
      <w:r>
        <w:rPr>
          <w:i/>
          <w:sz w:val="28"/>
          <w:szCs w:val="28"/>
        </w:rPr>
        <w:t>важности определения гражданско-правовых характеристик «неконтролируемого П</w:t>
      </w:r>
      <w:commentRangeStart w:id="17"/>
      <w:r>
        <w:rPr>
          <w:i/>
          <w:sz w:val="28"/>
          <w:szCs w:val="28"/>
        </w:rPr>
        <w:t xml:space="preserve">О» </w:t>
      </w:r>
      <w:commentRangeEnd w:id="17"/>
      <w:r>
        <w:rPr>
          <w:rStyle w:val="a3"/>
        </w:rPr>
        <w:commentReference w:id="17"/>
      </w:r>
    </w:p>
    <w:p w14:paraId="512EF12A" w14:textId="2EF4C157" w:rsidR="00296A0E" w:rsidRPr="00597B01" w:rsidRDefault="00296A0E" w:rsidP="00597B01">
      <w:pPr>
        <w:pStyle w:val="a9"/>
        <w:numPr>
          <w:ilvl w:val="0"/>
          <w:numId w:val="4"/>
        </w:numPr>
        <w:shd w:val="clear" w:color="auto" w:fill="FFFFFF"/>
        <w:spacing w:before="60" w:line="360" w:lineRule="auto"/>
        <w:ind w:left="0" w:firstLine="426"/>
        <w:jc w:val="both"/>
        <w:rPr>
          <w:i/>
          <w:sz w:val="28"/>
          <w:szCs w:val="28"/>
        </w:rPr>
      </w:pPr>
      <w:r>
        <w:rPr>
          <w:i/>
          <w:sz w:val="28"/>
          <w:szCs w:val="28"/>
        </w:rPr>
        <w:lastRenderedPageBreak/>
        <w:t xml:space="preserve">выработки подходов привлечения к ответственности в информационных средах с высокой степенью автономности и децентрализации </w:t>
      </w:r>
    </w:p>
    <w:p w14:paraId="2275A1A4" w14:textId="77777777" w:rsidR="00505B7D" w:rsidRPr="00505B7D" w:rsidRDefault="00505B7D" w:rsidP="00505B7D">
      <w:pPr>
        <w:spacing w:line="360" w:lineRule="auto"/>
        <w:ind w:firstLine="720"/>
        <w:jc w:val="both"/>
        <w:rPr>
          <w:sz w:val="28"/>
          <w:szCs w:val="28"/>
          <w:lang w:val="ru-RU"/>
        </w:rPr>
      </w:pPr>
      <w:r w:rsidRPr="00505B7D">
        <w:rPr>
          <w:sz w:val="28"/>
          <w:szCs w:val="28"/>
          <w:lang w:val="ru-RU"/>
        </w:rPr>
        <w:t xml:space="preserve">Для минимизации рисков правовой неопределенности важно на уровне закона определить различные виды ответственности, которые могут быть возложены на субъекты децентрализованных информационных систем, с учетом специфики их деятельности и роли. Такими видами ответственности могут быть: традиционные (договорная, </w:t>
      </w:r>
      <w:proofErr w:type="spellStart"/>
      <w:r w:rsidRPr="00505B7D">
        <w:rPr>
          <w:sz w:val="28"/>
          <w:szCs w:val="28"/>
          <w:lang w:val="ru-RU"/>
        </w:rPr>
        <w:t>деликтная</w:t>
      </w:r>
      <w:proofErr w:type="spellEnd"/>
      <w:r w:rsidRPr="00505B7D">
        <w:rPr>
          <w:sz w:val="28"/>
          <w:szCs w:val="28"/>
          <w:lang w:val="ru-RU"/>
        </w:rPr>
        <w:t xml:space="preserve">, фидуциарная и др.) и инновационные (распределенная ответственность, внутрисетевая, межсетевая и др.). </w:t>
      </w:r>
    </w:p>
    <w:p w14:paraId="15C6C52E" w14:textId="77777777" w:rsidR="00505B7D" w:rsidRPr="00597B01" w:rsidRDefault="00505B7D" w:rsidP="00505B7D">
      <w:pPr>
        <w:spacing w:line="360" w:lineRule="auto"/>
        <w:ind w:firstLine="720"/>
        <w:jc w:val="both"/>
        <w:rPr>
          <w:sz w:val="28"/>
          <w:szCs w:val="28"/>
          <w:highlight w:val="cyan"/>
          <w:lang w:val="ru-RU"/>
        </w:rPr>
      </w:pPr>
      <w:commentRangeStart w:id="18"/>
      <w:commentRangeStart w:id="19"/>
      <w:r w:rsidRPr="00597B01">
        <w:rPr>
          <w:sz w:val="28"/>
          <w:szCs w:val="28"/>
          <w:highlight w:val="cyan"/>
          <w:lang w:val="ru-RU"/>
        </w:rPr>
        <w:t>Особое</w:t>
      </w:r>
      <w:commentRangeEnd w:id="18"/>
      <w:r w:rsidRPr="00597B01">
        <w:rPr>
          <w:rStyle w:val="a3"/>
          <w:highlight w:val="cyan"/>
        </w:rPr>
        <w:commentReference w:id="18"/>
      </w:r>
      <w:r w:rsidRPr="00597B01">
        <w:rPr>
          <w:sz w:val="28"/>
          <w:szCs w:val="28"/>
          <w:highlight w:val="cyan"/>
          <w:lang w:val="ru-RU"/>
        </w:rPr>
        <w:t xml:space="preserve"> внимание следует уделить определению пределов ответственности, учитывая технологические особенности децентрализованных протоколов; разработке правовых подходов сбалансированной системы распределения ответственности, предсказуемой в условиях отсутствия умысла злонамеренного поведения со стороны участников децентрализованной информационной среды. </w:t>
      </w:r>
    </w:p>
    <w:p w14:paraId="05873CD2" w14:textId="77777777" w:rsidR="00505B7D" w:rsidRPr="00597B01" w:rsidRDefault="00505B7D" w:rsidP="00505B7D">
      <w:pPr>
        <w:spacing w:line="360" w:lineRule="auto"/>
        <w:ind w:firstLine="851"/>
        <w:jc w:val="both"/>
        <w:rPr>
          <w:sz w:val="28"/>
          <w:szCs w:val="28"/>
          <w:highlight w:val="cyan"/>
          <w:lang w:val="ru-RU"/>
        </w:rPr>
      </w:pPr>
      <w:r w:rsidRPr="00597B01">
        <w:rPr>
          <w:sz w:val="28"/>
          <w:szCs w:val="28"/>
          <w:highlight w:val="cyan"/>
          <w:lang w:val="ru-RU"/>
        </w:rPr>
        <w:t xml:space="preserve">Характерной чертой автономных и децентрализованной </w:t>
      </w:r>
      <w:r w:rsidRPr="00597B01">
        <w:rPr>
          <w:b/>
          <w:sz w:val="28"/>
          <w:szCs w:val="28"/>
          <w:highlight w:val="cyan"/>
          <w:lang w:val="ru-RU"/>
        </w:rPr>
        <w:t>особый состав участников</w:t>
      </w:r>
      <w:r w:rsidRPr="00597B01">
        <w:rPr>
          <w:sz w:val="28"/>
          <w:szCs w:val="28"/>
          <w:highlight w:val="cyan"/>
          <w:lang w:val="ru-RU"/>
        </w:rPr>
        <w:t xml:space="preserve">, обеспечивающих ее функционирование, а именно: </w:t>
      </w:r>
      <w:r w:rsidRPr="00597B01">
        <w:rPr>
          <w:sz w:val="28"/>
          <w:highlight w:val="cyan"/>
          <w:shd w:val="clear" w:color="auto" w:fill="FFFFFF"/>
          <w:lang w:val="ru-RU"/>
        </w:rPr>
        <w:t xml:space="preserve">разработчики смарт-контрактов, операторы </w:t>
      </w:r>
      <w:proofErr w:type="spellStart"/>
      <w:r w:rsidRPr="00597B01">
        <w:rPr>
          <w:sz w:val="28"/>
          <w:highlight w:val="cyan"/>
          <w:shd w:val="clear" w:color="auto" w:fill="FFFFFF"/>
          <w:lang w:val="ru-RU"/>
        </w:rPr>
        <w:t>нод</w:t>
      </w:r>
      <w:proofErr w:type="spellEnd"/>
      <w:r w:rsidRPr="00597B01">
        <w:rPr>
          <w:sz w:val="28"/>
          <w:highlight w:val="cyan"/>
          <w:shd w:val="clear" w:color="auto" w:fill="FFFFFF"/>
          <w:lang w:val="ru-RU"/>
        </w:rPr>
        <w:t xml:space="preserve"> (узлов), операторы интерфейсов, </w:t>
      </w:r>
      <w:r w:rsidRPr="00597B01">
        <w:rPr>
          <w:sz w:val="28"/>
          <w:szCs w:val="28"/>
          <w:highlight w:val="cyan"/>
        </w:rPr>
        <w:t>DAO</w:t>
      </w:r>
      <w:r w:rsidRPr="00597B01">
        <w:rPr>
          <w:sz w:val="28"/>
          <w:szCs w:val="28"/>
          <w:highlight w:val="cyan"/>
          <w:lang w:val="ru-RU"/>
        </w:rPr>
        <w:t xml:space="preserve">, пользователи. </w:t>
      </w:r>
    </w:p>
    <w:p w14:paraId="3035063A" w14:textId="77777777" w:rsidR="00505B7D" w:rsidRPr="00505B7D" w:rsidRDefault="00505B7D" w:rsidP="00505B7D">
      <w:pPr>
        <w:spacing w:line="360" w:lineRule="auto"/>
        <w:ind w:firstLine="851"/>
        <w:jc w:val="both"/>
        <w:rPr>
          <w:sz w:val="28"/>
          <w:shd w:val="clear" w:color="auto" w:fill="FFFFFF"/>
          <w:lang w:val="ru-RU"/>
        </w:rPr>
      </w:pPr>
      <w:r w:rsidRPr="00597B01">
        <w:rPr>
          <w:sz w:val="28"/>
          <w:highlight w:val="cyan"/>
          <w:shd w:val="clear" w:color="auto" w:fill="FFFFFF"/>
          <w:lang w:val="ru-RU"/>
        </w:rPr>
        <w:t>С учетом того, что каждый участник выполняет определенную функцию (блок работы) в связи с этим возникает вопрос о возможности выделение сегментов в децентрализованной среде, за которые соответствующие пользователи могут нести ответственность.</w:t>
      </w:r>
      <w:r w:rsidRPr="00505B7D">
        <w:rPr>
          <w:sz w:val="28"/>
          <w:shd w:val="clear" w:color="auto" w:fill="FFFFFF"/>
          <w:lang w:val="ru-RU"/>
        </w:rPr>
        <w:t xml:space="preserve"> </w:t>
      </w:r>
    </w:p>
    <w:p w14:paraId="7D3CB2E9" w14:textId="77777777" w:rsidR="00505B7D" w:rsidRPr="00597B01" w:rsidRDefault="00505B7D" w:rsidP="00505B7D">
      <w:pPr>
        <w:spacing w:line="360" w:lineRule="auto"/>
        <w:ind w:firstLine="709"/>
        <w:jc w:val="both"/>
        <w:rPr>
          <w:sz w:val="28"/>
          <w:highlight w:val="cyan"/>
          <w:shd w:val="clear" w:color="auto" w:fill="FFFFFF"/>
          <w:lang w:val="ru-RU"/>
        </w:rPr>
      </w:pPr>
      <w:r w:rsidRPr="00597B01">
        <w:rPr>
          <w:sz w:val="28"/>
          <w:highlight w:val="cyan"/>
          <w:shd w:val="clear" w:color="auto" w:fill="FFFFFF"/>
          <w:lang w:val="ru-RU"/>
        </w:rPr>
        <w:lastRenderedPageBreak/>
        <w:t>1.</w:t>
      </w:r>
      <w:r w:rsidRPr="00597B01">
        <w:rPr>
          <w:sz w:val="28"/>
          <w:highlight w:val="cyan"/>
          <w:shd w:val="clear" w:color="auto" w:fill="FFFFFF"/>
        </w:rPr>
        <w:t> </w:t>
      </w:r>
      <w:r w:rsidRPr="00597B01">
        <w:rPr>
          <w:sz w:val="28"/>
          <w:highlight w:val="cyan"/>
          <w:shd w:val="clear" w:color="auto" w:fill="FFFFFF"/>
          <w:lang w:val="ru-RU"/>
        </w:rPr>
        <w:t>разработчики смарт-контрактов: за качество кода, безопасность, соответствие заявленным функциям, ошибки, уязвимости, которые могут привести к потере средств пользователей.</w:t>
      </w:r>
    </w:p>
    <w:p w14:paraId="1CA89EAA" w14:textId="77777777" w:rsidR="00505B7D" w:rsidRPr="00597B01" w:rsidRDefault="00505B7D" w:rsidP="00505B7D">
      <w:pPr>
        <w:spacing w:line="360" w:lineRule="auto"/>
        <w:ind w:firstLine="709"/>
        <w:jc w:val="both"/>
        <w:rPr>
          <w:sz w:val="28"/>
          <w:highlight w:val="cyan"/>
          <w:shd w:val="clear" w:color="auto" w:fill="FFFFFF"/>
          <w:lang w:val="ru-RU"/>
        </w:rPr>
      </w:pPr>
      <w:r w:rsidRPr="00597B01">
        <w:rPr>
          <w:sz w:val="28"/>
          <w:highlight w:val="cyan"/>
          <w:shd w:val="clear" w:color="auto" w:fill="FFFFFF"/>
          <w:lang w:val="ru-RU"/>
        </w:rPr>
        <w:t>2.</w:t>
      </w:r>
      <w:r w:rsidRPr="00597B01">
        <w:rPr>
          <w:sz w:val="28"/>
          <w:highlight w:val="cyan"/>
          <w:shd w:val="clear" w:color="auto" w:fill="FFFFFF"/>
        </w:rPr>
        <w:t> </w:t>
      </w:r>
      <w:r w:rsidRPr="00597B01">
        <w:rPr>
          <w:sz w:val="28"/>
          <w:highlight w:val="cyan"/>
          <w:shd w:val="clear" w:color="auto" w:fill="FFFFFF"/>
          <w:lang w:val="ru-RU"/>
        </w:rPr>
        <w:t xml:space="preserve">операторы </w:t>
      </w:r>
      <w:proofErr w:type="spellStart"/>
      <w:r w:rsidRPr="00597B01">
        <w:rPr>
          <w:sz w:val="28"/>
          <w:highlight w:val="cyan"/>
          <w:shd w:val="clear" w:color="auto" w:fill="FFFFFF"/>
          <w:lang w:val="ru-RU"/>
        </w:rPr>
        <w:t>нод</w:t>
      </w:r>
      <w:proofErr w:type="spellEnd"/>
      <w:r w:rsidRPr="00597B01">
        <w:rPr>
          <w:sz w:val="28"/>
          <w:highlight w:val="cyan"/>
          <w:shd w:val="clear" w:color="auto" w:fill="FFFFFF"/>
          <w:lang w:val="ru-RU"/>
        </w:rPr>
        <w:t xml:space="preserve"> (узлов): за поддержание работоспособности сети, соблюдение протокола. Они несут ответственность за сбои, атаки, которые могут нарушить функционирование системы. </w:t>
      </w:r>
    </w:p>
    <w:p w14:paraId="0BDBA9B7" w14:textId="77777777" w:rsidR="00505B7D" w:rsidRPr="00597B01" w:rsidRDefault="00505B7D" w:rsidP="00505B7D">
      <w:pPr>
        <w:spacing w:line="360" w:lineRule="auto"/>
        <w:ind w:firstLine="709"/>
        <w:jc w:val="both"/>
        <w:rPr>
          <w:sz w:val="28"/>
          <w:highlight w:val="cyan"/>
          <w:shd w:val="clear" w:color="auto" w:fill="FFFFFF"/>
          <w:lang w:val="ru-RU"/>
        </w:rPr>
      </w:pPr>
      <w:r w:rsidRPr="00597B01">
        <w:rPr>
          <w:sz w:val="28"/>
          <w:highlight w:val="cyan"/>
          <w:shd w:val="clear" w:color="auto" w:fill="FFFFFF"/>
          <w:lang w:val="ru-RU"/>
        </w:rPr>
        <w:t>3.</w:t>
      </w:r>
      <w:r w:rsidRPr="00597B01">
        <w:rPr>
          <w:sz w:val="28"/>
          <w:highlight w:val="cyan"/>
          <w:shd w:val="clear" w:color="auto" w:fill="FFFFFF"/>
        </w:rPr>
        <w:t> </w:t>
      </w:r>
      <w:r w:rsidRPr="00597B01">
        <w:rPr>
          <w:sz w:val="28"/>
          <w:highlight w:val="cyan"/>
          <w:shd w:val="clear" w:color="auto" w:fill="FFFFFF"/>
          <w:lang w:val="ru-RU"/>
        </w:rPr>
        <w:t xml:space="preserve">операторы интерфейсов: за достоверное отображение информации, корректное взаимодействие с пользователями, предупреждение о рисках, за ввод пользователей в заблуждение, </w:t>
      </w:r>
      <w:proofErr w:type="spellStart"/>
      <w:r w:rsidRPr="00597B01">
        <w:rPr>
          <w:sz w:val="28"/>
          <w:highlight w:val="cyan"/>
          <w:shd w:val="clear" w:color="auto" w:fill="FFFFFF"/>
          <w:lang w:val="ru-RU"/>
        </w:rPr>
        <w:t>непредоставление</w:t>
      </w:r>
      <w:proofErr w:type="spellEnd"/>
      <w:r w:rsidRPr="00597B01">
        <w:rPr>
          <w:sz w:val="28"/>
          <w:highlight w:val="cyan"/>
          <w:shd w:val="clear" w:color="auto" w:fill="FFFFFF"/>
          <w:lang w:val="ru-RU"/>
        </w:rPr>
        <w:t xml:space="preserve"> полной информации о рисках.</w:t>
      </w:r>
    </w:p>
    <w:p w14:paraId="050A8FAD" w14:textId="77777777" w:rsidR="00505B7D" w:rsidRPr="00597B01" w:rsidRDefault="00505B7D" w:rsidP="00505B7D">
      <w:pPr>
        <w:spacing w:line="360" w:lineRule="auto"/>
        <w:ind w:firstLine="709"/>
        <w:jc w:val="both"/>
        <w:rPr>
          <w:sz w:val="28"/>
          <w:highlight w:val="cyan"/>
          <w:shd w:val="clear" w:color="auto" w:fill="FFFFFF"/>
          <w:lang w:val="ru-RU"/>
        </w:rPr>
      </w:pPr>
      <w:r w:rsidRPr="00597B01">
        <w:rPr>
          <w:sz w:val="28"/>
          <w:highlight w:val="cyan"/>
          <w:shd w:val="clear" w:color="auto" w:fill="FFFFFF"/>
          <w:lang w:val="ru-RU"/>
        </w:rPr>
        <w:t>4.</w:t>
      </w:r>
      <w:r w:rsidRPr="00597B01">
        <w:rPr>
          <w:sz w:val="28"/>
          <w:highlight w:val="cyan"/>
          <w:shd w:val="clear" w:color="auto" w:fill="FFFFFF"/>
        </w:rPr>
        <w:t> DAO</w:t>
      </w:r>
      <w:r w:rsidRPr="00597B01">
        <w:rPr>
          <w:sz w:val="28"/>
          <w:highlight w:val="cyan"/>
          <w:shd w:val="clear" w:color="auto" w:fill="FFFFFF"/>
          <w:lang w:val="ru-RU"/>
        </w:rPr>
        <w:t xml:space="preserve"> (</w:t>
      </w:r>
      <w:r w:rsidRPr="00597B01">
        <w:rPr>
          <w:sz w:val="28"/>
          <w:highlight w:val="cyan"/>
          <w:shd w:val="clear" w:color="auto" w:fill="FFFFFF"/>
        </w:rPr>
        <w:t>Decentralized</w:t>
      </w:r>
      <w:r w:rsidRPr="00597B01">
        <w:rPr>
          <w:sz w:val="28"/>
          <w:highlight w:val="cyan"/>
          <w:shd w:val="clear" w:color="auto" w:fill="FFFFFF"/>
          <w:lang w:val="ru-RU"/>
        </w:rPr>
        <w:t xml:space="preserve"> </w:t>
      </w:r>
      <w:r w:rsidRPr="00597B01">
        <w:rPr>
          <w:sz w:val="28"/>
          <w:highlight w:val="cyan"/>
          <w:shd w:val="clear" w:color="auto" w:fill="FFFFFF"/>
        </w:rPr>
        <w:t>Autonomous</w:t>
      </w:r>
      <w:r w:rsidRPr="00597B01">
        <w:rPr>
          <w:sz w:val="28"/>
          <w:highlight w:val="cyan"/>
          <w:shd w:val="clear" w:color="auto" w:fill="FFFFFF"/>
          <w:lang w:val="ru-RU"/>
        </w:rPr>
        <w:t xml:space="preserve"> </w:t>
      </w:r>
      <w:r w:rsidRPr="00597B01">
        <w:rPr>
          <w:sz w:val="28"/>
          <w:highlight w:val="cyan"/>
          <w:shd w:val="clear" w:color="auto" w:fill="FFFFFF"/>
        </w:rPr>
        <w:t>Organization</w:t>
      </w:r>
      <w:r w:rsidRPr="00597B01">
        <w:rPr>
          <w:sz w:val="28"/>
          <w:highlight w:val="cyan"/>
          <w:shd w:val="clear" w:color="auto" w:fill="FFFFFF"/>
          <w:lang w:val="ru-RU"/>
        </w:rPr>
        <w:t>): за осуществление функций управления системой, голосования по предложениям об изменении протокола.</w:t>
      </w:r>
    </w:p>
    <w:p w14:paraId="01368A30" w14:textId="77777777" w:rsidR="00505B7D" w:rsidRPr="00505B7D" w:rsidRDefault="00505B7D" w:rsidP="00505B7D">
      <w:pPr>
        <w:spacing w:line="360" w:lineRule="auto"/>
        <w:ind w:firstLine="709"/>
        <w:jc w:val="both"/>
        <w:rPr>
          <w:sz w:val="28"/>
          <w:shd w:val="clear" w:color="auto" w:fill="FFFFFF"/>
          <w:lang w:val="ru-RU"/>
        </w:rPr>
      </w:pPr>
      <w:r w:rsidRPr="00597B01">
        <w:rPr>
          <w:sz w:val="28"/>
          <w:highlight w:val="cyan"/>
          <w:shd w:val="clear" w:color="auto" w:fill="FFFFFF"/>
          <w:lang w:val="ru-RU"/>
        </w:rPr>
        <w:t>5.</w:t>
      </w:r>
      <w:r w:rsidRPr="00597B01">
        <w:rPr>
          <w:sz w:val="28"/>
          <w:highlight w:val="cyan"/>
          <w:shd w:val="clear" w:color="auto" w:fill="FFFFFF"/>
        </w:rPr>
        <w:t> </w:t>
      </w:r>
      <w:r w:rsidRPr="00597B01">
        <w:rPr>
          <w:sz w:val="28"/>
          <w:highlight w:val="cyan"/>
          <w:shd w:val="clear" w:color="auto" w:fill="FFFFFF"/>
          <w:lang w:val="ru-RU"/>
        </w:rPr>
        <w:t xml:space="preserve">пользователи: за собственные решения, понимание рисков. Пользователи должны самостоятельно оценивать риски, связанные с использованием </w:t>
      </w:r>
      <w:proofErr w:type="spellStart"/>
      <w:r w:rsidRPr="00597B01">
        <w:rPr>
          <w:sz w:val="28"/>
          <w:highlight w:val="cyan"/>
          <w:shd w:val="clear" w:color="auto" w:fill="FFFFFF"/>
        </w:rPr>
        <w:t>DeFi</w:t>
      </w:r>
      <w:proofErr w:type="spellEnd"/>
      <w:r w:rsidRPr="00597B01">
        <w:rPr>
          <w:sz w:val="28"/>
          <w:highlight w:val="cyan"/>
          <w:shd w:val="clear" w:color="auto" w:fill="FFFFFF"/>
          <w:lang w:val="ru-RU"/>
        </w:rPr>
        <w:t>-протоколов.</w:t>
      </w:r>
      <w:commentRangeEnd w:id="19"/>
      <w:r w:rsidR="00296A0E">
        <w:rPr>
          <w:rStyle w:val="a3"/>
          <w:rFonts w:ascii="Times New Roman" w:eastAsia="Times New Roman" w:hAnsi="Times New Roman" w:cs="Times New Roman"/>
          <w:lang w:val="ru-RU" w:eastAsia="ru-RU"/>
        </w:rPr>
        <w:commentReference w:id="19"/>
      </w:r>
    </w:p>
    <w:p w14:paraId="709E7677" w14:textId="77777777" w:rsidR="00505B7D" w:rsidRPr="00505B7D" w:rsidRDefault="00505B7D">
      <w:pPr>
        <w:rPr>
          <w:lang w:val="ru-RU"/>
        </w:rPr>
      </w:pPr>
    </w:p>
    <w:sectPr w:rsidR="00505B7D" w:rsidRPr="00505B7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8" w:author="user" w:date="2025-11-09T01:27:00Z" w:initials="u">
    <w:p w14:paraId="1F8EB589" w14:textId="77777777" w:rsidR="0062554F" w:rsidRPr="00BD0ED2" w:rsidRDefault="0062554F" w:rsidP="0062554F">
      <w:pPr>
        <w:tabs>
          <w:tab w:val="num" w:pos="720"/>
        </w:tabs>
        <w:spacing w:line="360" w:lineRule="auto"/>
        <w:ind w:firstLine="993"/>
        <w:jc w:val="both"/>
        <w:rPr>
          <w:sz w:val="28"/>
          <w:szCs w:val="28"/>
          <w:highlight w:val="yellow"/>
          <w:lang w:val="ru-RU"/>
        </w:rPr>
      </w:pPr>
      <w:r>
        <w:rPr>
          <w:rStyle w:val="a3"/>
        </w:rPr>
        <w:annotationRef/>
      </w:r>
      <w:r w:rsidRPr="00BD0ED2">
        <w:rPr>
          <w:sz w:val="28"/>
          <w:szCs w:val="28"/>
          <w:highlight w:val="yellow"/>
          <w:lang w:val="ru-RU"/>
        </w:rPr>
        <w:t>Они предлагают законодательным и регулирующим органам инструмент для определения различий между действительно независимой, нейтральной инфраструктурой и фальшивой децентрализацией</w:t>
      </w:r>
      <w:r w:rsidRPr="00BD0ED2" w:rsidDel="008E4DFA">
        <w:rPr>
          <w:sz w:val="28"/>
          <w:szCs w:val="28"/>
          <w:highlight w:val="yellow"/>
          <w:lang w:val="ru-RU"/>
        </w:rPr>
        <w:t>.</w:t>
      </w:r>
      <w:r w:rsidRPr="00BD0ED2">
        <w:rPr>
          <w:sz w:val="28"/>
          <w:szCs w:val="28"/>
          <w:highlight w:val="yellow"/>
          <w:lang w:val="ru-RU"/>
        </w:rPr>
        <w:t xml:space="preserve"> </w:t>
      </w:r>
    </w:p>
    <w:p w14:paraId="40D7138C" w14:textId="77777777" w:rsidR="0062554F" w:rsidRDefault="0062554F" w:rsidP="0062554F">
      <w:pPr>
        <w:tabs>
          <w:tab w:val="num" w:pos="720"/>
        </w:tabs>
        <w:spacing w:line="360" w:lineRule="auto"/>
        <w:ind w:firstLine="993"/>
        <w:jc w:val="both"/>
        <w:rPr>
          <w:sz w:val="28"/>
          <w:szCs w:val="28"/>
          <w:lang w:val="ru-RU"/>
        </w:rPr>
      </w:pPr>
      <w:r w:rsidRPr="00BD0ED2">
        <w:rPr>
          <w:sz w:val="28"/>
          <w:szCs w:val="28"/>
          <w:highlight w:val="yellow"/>
          <w:lang w:val="ru-RU"/>
        </w:rPr>
        <w:t>Указанный подход к рассмотрению уровней информационной среды фактически представляет собой анализ механизмов контроля внутри информационной среды на каждом уровне.</w:t>
      </w:r>
      <w:r w:rsidRPr="005250B1">
        <w:rPr>
          <w:sz w:val="28"/>
          <w:szCs w:val="28"/>
          <w:lang w:val="ru-RU"/>
        </w:rPr>
        <w:t xml:space="preserve"> </w:t>
      </w:r>
    </w:p>
    <w:p w14:paraId="1615C657" w14:textId="77777777" w:rsidR="0062554F" w:rsidRDefault="0062554F" w:rsidP="0062554F">
      <w:pPr>
        <w:tabs>
          <w:tab w:val="num" w:pos="720"/>
        </w:tabs>
        <w:spacing w:line="360" w:lineRule="auto"/>
        <w:ind w:firstLine="993"/>
        <w:jc w:val="both"/>
        <w:rPr>
          <w:sz w:val="28"/>
          <w:szCs w:val="28"/>
          <w:lang w:val="ru-RU"/>
        </w:rPr>
      </w:pPr>
      <w:r w:rsidRPr="00BD0ED2">
        <w:rPr>
          <w:sz w:val="28"/>
          <w:szCs w:val="28"/>
          <w:highlight w:val="yellow"/>
          <w:lang w:val="ru-RU"/>
        </w:rPr>
        <w:t>Один их примеров развития, но на наиболее полном уровне … значительное внимание техническому аспекту.  пример междисциплинарного исследования права + технологии…</w:t>
      </w:r>
    </w:p>
    <w:p w14:paraId="5C66C155" w14:textId="77777777" w:rsidR="0062554F" w:rsidRPr="002F7357" w:rsidRDefault="0062554F" w:rsidP="0062554F">
      <w:pPr>
        <w:pStyle w:val="a4"/>
      </w:pPr>
    </w:p>
  </w:comment>
  <w:comment w:id="9" w:author="user" w:date="2025-11-07T06:48:00Z" w:initials="u">
    <w:p w14:paraId="6D13CFE3" w14:textId="77777777" w:rsidR="0062554F" w:rsidRPr="0045097C" w:rsidRDefault="0062554F" w:rsidP="0062554F">
      <w:pPr>
        <w:pStyle w:val="ds-markdown-paragraph"/>
        <w:shd w:val="clear" w:color="auto" w:fill="FFFFFF"/>
        <w:spacing w:before="240" w:beforeAutospacing="0" w:after="240" w:afterAutospacing="0"/>
        <w:rPr>
          <w:rFonts w:ascii="Segoe UI" w:hAnsi="Segoe UI" w:cs="Segoe UI"/>
          <w:color w:val="0F1115"/>
          <w:szCs w:val="24"/>
          <w:lang w:val="ru-RU"/>
        </w:rPr>
      </w:pPr>
      <w:r>
        <w:rPr>
          <w:rStyle w:val="a3"/>
        </w:rPr>
        <w:annotationRef/>
      </w:r>
      <w:proofErr w:type="spellStart"/>
      <w:r w:rsidRPr="0045097C">
        <w:rPr>
          <w:rFonts w:ascii="Segoe UI" w:hAnsi="Segoe UI" w:cs="Segoe UI"/>
          <w:color w:val="0F1115"/>
          <w:szCs w:val="24"/>
          <w:lang w:val="ru-RU"/>
        </w:rPr>
        <w:t>Реттиг</w:t>
      </w:r>
      <w:proofErr w:type="spellEnd"/>
      <w:r w:rsidRPr="0045097C">
        <w:rPr>
          <w:rFonts w:ascii="Segoe UI" w:hAnsi="Segoe UI" w:cs="Segoe UI"/>
          <w:color w:val="0F1115"/>
          <w:szCs w:val="24"/>
          <w:lang w:val="ru-RU"/>
        </w:rPr>
        <w:t xml:space="preserve">, </w:t>
      </w:r>
      <w:proofErr w:type="spellStart"/>
      <w:r w:rsidRPr="0045097C">
        <w:rPr>
          <w:rFonts w:ascii="Segoe UI" w:hAnsi="Segoe UI" w:cs="Segoe UI"/>
          <w:color w:val="0F1115"/>
          <w:szCs w:val="24"/>
          <w:lang w:val="ru-RU"/>
        </w:rPr>
        <w:t>Мозье</w:t>
      </w:r>
      <w:proofErr w:type="spellEnd"/>
      <w:r w:rsidRPr="0045097C">
        <w:rPr>
          <w:rFonts w:ascii="Segoe UI" w:hAnsi="Segoe UI" w:cs="Segoe UI"/>
          <w:color w:val="0F1115"/>
          <w:szCs w:val="24"/>
          <w:lang w:val="ru-RU"/>
        </w:rPr>
        <w:t xml:space="preserve"> и </w:t>
      </w:r>
      <w:proofErr w:type="spellStart"/>
      <w:r w:rsidRPr="0045097C">
        <w:rPr>
          <w:rFonts w:ascii="Segoe UI" w:hAnsi="Segoe UI" w:cs="Segoe UI"/>
          <w:color w:val="0F1115"/>
          <w:szCs w:val="24"/>
          <w:lang w:val="ru-RU"/>
        </w:rPr>
        <w:t>Гилман</w:t>
      </w:r>
      <w:proofErr w:type="spellEnd"/>
      <w:r w:rsidRPr="0045097C">
        <w:rPr>
          <w:rFonts w:ascii="Segoe UI" w:hAnsi="Segoe UI" w:cs="Segoe UI"/>
          <w:color w:val="0F1115"/>
          <w:szCs w:val="24"/>
          <w:lang w:val="ru-RU"/>
        </w:rPr>
        <w:t xml:space="preserve"> предлагают концепцию, основанную на трёх ключевых категориях: «независимый контроль», «контролирующее лицо» и «отсутствие независимого контроля».</w:t>
      </w:r>
    </w:p>
    <w:p w14:paraId="2C1B3AE4" w14:textId="77777777" w:rsidR="0062554F" w:rsidRPr="0045097C" w:rsidRDefault="0062554F" w:rsidP="0062554F">
      <w:pPr>
        <w:shd w:val="clear" w:color="auto" w:fill="FFFFFF"/>
        <w:spacing w:before="240" w:after="240"/>
        <w:rPr>
          <w:rFonts w:ascii="Segoe UI" w:hAnsi="Segoe UI" w:cs="Segoe UI"/>
          <w:color w:val="0F1115"/>
          <w:szCs w:val="24"/>
          <w:lang w:val="ru-RU"/>
        </w:rPr>
      </w:pPr>
      <w:r w:rsidRPr="0045097C">
        <w:rPr>
          <w:rFonts w:ascii="Segoe UI" w:hAnsi="Segoe UI" w:cs="Segoe UI"/>
          <w:b/>
          <w:bCs/>
          <w:color w:val="0F1115"/>
          <w:szCs w:val="24"/>
          <w:lang w:val="ru-RU"/>
        </w:rPr>
        <w:t>«Независимый контроль»</w:t>
      </w:r>
      <w:r w:rsidRPr="0045097C">
        <w:rPr>
          <w:rFonts w:ascii="Segoe UI" w:hAnsi="Segoe UI" w:cs="Segoe UI"/>
          <w:color w:val="0F1115"/>
          <w:szCs w:val="24"/>
        </w:rPr>
        <w:t> </w:t>
      </w:r>
      <w:r w:rsidRPr="0045097C">
        <w:rPr>
          <w:rFonts w:ascii="Segoe UI" w:hAnsi="Segoe UI" w:cs="Segoe UI"/>
          <w:color w:val="0F1115"/>
          <w:szCs w:val="24"/>
          <w:lang w:val="ru-RU"/>
        </w:rPr>
        <w:t>означает, что в финансовой системе существует лицо, обладающее односторонней способностью:</w:t>
      </w:r>
    </w:p>
    <w:p w14:paraId="2BAF0762" w14:textId="77777777" w:rsidR="0062554F" w:rsidRPr="0045097C" w:rsidRDefault="0062554F" w:rsidP="0062554F">
      <w:pPr>
        <w:numPr>
          <w:ilvl w:val="0"/>
          <w:numId w:val="5"/>
        </w:numPr>
        <w:shd w:val="clear" w:color="auto" w:fill="FFFFFF"/>
        <w:spacing w:before="100" w:beforeAutospacing="1" w:after="0" w:line="240" w:lineRule="auto"/>
        <w:rPr>
          <w:rFonts w:ascii="Segoe UI" w:hAnsi="Segoe UI" w:cs="Segoe UI"/>
          <w:color w:val="0F1115"/>
          <w:szCs w:val="24"/>
          <w:lang w:val="ru-RU"/>
        </w:rPr>
      </w:pPr>
      <w:r w:rsidRPr="0045097C">
        <w:rPr>
          <w:rFonts w:ascii="Segoe UI" w:hAnsi="Segoe UI" w:cs="Segoe UI"/>
          <w:color w:val="0F1115"/>
          <w:szCs w:val="24"/>
          <w:lang w:val="ru-RU"/>
        </w:rPr>
        <w:t>Осуществлять операционный контроль над активами третьих лиц или иным образом немедленно влиять на средства в системе.</w:t>
      </w:r>
    </w:p>
    <w:p w14:paraId="74BB0A2C" w14:textId="77777777" w:rsidR="0062554F" w:rsidRPr="0045097C" w:rsidRDefault="0062554F" w:rsidP="0062554F">
      <w:pPr>
        <w:numPr>
          <w:ilvl w:val="0"/>
          <w:numId w:val="5"/>
        </w:numPr>
        <w:shd w:val="clear" w:color="auto" w:fill="FFFFFF"/>
        <w:spacing w:before="100" w:beforeAutospacing="1" w:after="0" w:line="240" w:lineRule="auto"/>
        <w:rPr>
          <w:rFonts w:ascii="Segoe UI" w:hAnsi="Segoe UI" w:cs="Segoe UI"/>
          <w:color w:val="0F1115"/>
          <w:szCs w:val="24"/>
          <w:lang w:val="ru-RU"/>
        </w:rPr>
      </w:pPr>
      <w:r w:rsidRPr="0045097C">
        <w:rPr>
          <w:rFonts w:ascii="Segoe UI" w:hAnsi="Segoe UI" w:cs="Segoe UI"/>
          <w:color w:val="0F1115"/>
          <w:szCs w:val="24"/>
          <w:lang w:val="ru-RU"/>
        </w:rPr>
        <w:t>Разрешать, ограничивать, блокировать или изменять доступ пользователей к системе, если это существенно влияет на их средства.</w:t>
      </w:r>
    </w:p>
    <w:p w14:paraId="46823671" w14:textId="77777777" w:rsidR="0062554F" w:rsidRPr="0045097C" w:rsidRDefault="0062554F" w:rsidP="0062554F">
      <w:pPr>
        <w:shd w:val="clear" w:color="auto" w:fill="FFFFFF"/>
        <w:spacing w:before="240" w:after="240"/>
        <w:rPr>
          <w:rFonts w:ascii="Segoe UI" w:hAnsi="Segoe UI" w:cs="Segoe UI"/>
          <w:color w:val="0F1115"/>
          <w:szCs w:val="24"/>
          <w:lang w:val="ru-RU"/>
        </w:rPr>
      </w:pPr>
      <w:r w:rsidRPr="0045097C">
        <w:rPr>
          <w:rFonts w:ascii="Segoe UI" w:hAnsi="Segoe UI" w:cs="Segoe UI"/>
          <w:color w:val="0F1115"/>
          <w:szCs w:val="24"/>
          <w:lang w:val="ru-RU"/>
        </w:rPr>
        <w:t>Такое лицо определяется как</w:t>
      </w:r>
      <w:r w:rsidRPr="0045097C">
        <w:rPr>
          <w:rFonts w:ascii="Segoe UI" w:hAnsi="Segoe UI" w:cs="Segoe UI"/>
          <w:color w:val="0F1115"/>
          <w:szCs w:val="24"/>
        </w:rPr>
        <w:t> </w:t>
      </w:r>
      <w:r w:rsidRPr="0045097C">
        <w:rPr>
          <w:rFonts w:ascii="Segoe UI" w:hAnsi="Segoe UI" w:cs="Segoe UI"/>
          <w:b/>
          <w:bCs/>
          <w:color w:val="0F1115"/>
          <w:szCs w:val="24"/>
          <w:lang w:val="ru-RU"/>
        </w:rPr>
        <w:t>«Контролирующее лицо Системы»</w:t>
      </w:r>
      <w:r w:rsidRPr="0045097C">
        <w:rPr>
          <w:rFonts w:ascii="Segoe UI" w:hAnsi="Segoe UI" w:cs="Segoe UI"/>
          <w:color w:val="0F1115"/>
          <w:szCs w:val="24"/>
          <w:lang w:val="ru-RU"/>
        </w:rPr>
        <w:t>.</w:t>
      </w:r>
    </w:p>
    <w:p w14:paraId="0C6F5BA7" w14:textId="77777777" w:rsidR="0062554F" w:rsidRPr="0045097C" w:rsidRDefault="0062554F" w:rsidP="0062554F">
      <w:pPr>
        <w:shd w:val="clear" w:color="auto" w:fill="FFFFFF"/>
        <w:spacing w:before="240" w:after="240"/>
        <w:rPr>
          <w:rFonts w:ascii="Segoe UI" w:hAnsi="Segoe UI" w:cs="Segoe UI"/>
          <w:color w:val="0F1115"/>
          <w:szCs w:val="24"/>
          <w:lang w:val="ru-RU"/>
        </w:rPr>
      </w:pPr>
      <w:r w:rsidRPr="0045097C">
        <w:rPr>
          <w:rFonts w:ascii="Segoe UI" w:hAnsi="Segoe UI" w:cs="Segoe UI"/>
          <w:b/>
          <w:bCs/>
          <w:color w:val="0F1115"/>
          <w:szCs w:val="24"/>
          <w:lang w:val="ru-RU"/>
        </w:rPr>
        <w:t>«Отсутствие независимого контроля»</w:t>
      </w:r>
      <w:r w:rsidRPr="0045097C">
        <w:rPr>
          <w:rFonts w:ascii="Segoe UI" w:hAnsi="Segoe UI" w:cs="Segoe UI"/>
          <w:color w:val="0F1115"/>
          <w:szCs w:val="24"/>
        </w:rPr>
        <w:t> </w:t>
      </w:r>
      <w:r w:rsidRPr="0045097C">
        <w:rPr>
          <w:rFonts w:ascii="Segoe UI" w:hAnsi="Segoe UI" w:cs="Segoe UI"/>
          <w:color w:val="0F1115"/>
          <w:szCs w:val="24"/>
          <w:lang w:val="ru-RU"/>
        </w:rPr>
        <w:t>описывает нейтральную инфраструктуру, над которой никто не имеет указанных полномочий, то есть, по сути, нерегулируемую среду.</w:t>
      </w:r>
    </w:p>
    <w:p w14:paraId="271BDDE7" w14:textId="77777777" w:rsidR="0062554F" w:rsidRPr="0045097C" w:rsidRDefault="0062554F" w:rsidP="0062554F">
      <w:pPr>
        <w:pStyle w:val="a4"/>
      </w:pPr>
    </w:p>
  </w:comment>
  <w:comment w:id="10" w:author="Ирина Коржова" w:date="2025-07-24T16:46:00Z" w:initials="ИК">
    <w:p w14:paraId="731C9E4A" w14:textId="77777777" w:rsidR="0062554F" w:rsidRPr="00E9389B" w:rsidRDefault="0062554F" w:rsidP="0062554F">
      <w:pPr>
        <w:pStyle w:val="a4"/>
      </w:pPr>
      <w:r>
        <w:rPr>
          <w:rStyle w:val="a3"/>
        </w:rPr>
        <w:annotationRef/>
      </w:r>
      <w:r w:rsidRPr="00E9389B">
        <w:t xml:space="preserve">Обобщить </w:t>
      </w:r>
    </w:p>
  </w:comment>
  <w:comment w:id="11" w:author="Ирина Коржова " w:date="2025-12-17T14:13:00Z" w:initials="ИК">
    <w:p w14:paraId="2635542C" w14:textId="19788DBD" w:rsidR="008F24A3" w:rsidRDefault="008F24A3">
      <w:pPr>
        <w:pStyle w:val="a4"/>
      </w:pPr>
      <w:r>
        <w:rPr>
          <w:rStyle w:val="a3"/>
        </w:rPr>
        <w:annotationRef/>
      </w:r>
      <w:r>
        <w:t>В гражданском праве только один из уровней фактически учитывается – контроль над уровнем актива</w:t>
      </w:r>
    </w:p>
    <w:p w14:paraId="30BE8EC9" w14:textId="77777777" w:rsidR="008F24A3" w:rsidRDefault="008F24A3">
      <w:pPr>
        <w:pStyle w:val="a4"/>
      </w:pPr>
    </w:p>
    <w:p w14:paraId="40E24189" w14:textId="326BDB15" w:rsidR="008F24A3" w:rsidRDefault="008F24A3">
      <w:pPr>
        <w:pStyle w:val="a4"/>
      </w:pPr>
      <w:r>
        <w:t xml:space="preserve">Между тем как указывает </w:t>
      </w:r>
      <w:proofErr w:type="spellStart"/>
      <w:r>
        <w:t>Шэр</w:t>
      </w:r>
      <w:proofErr w:type="spellEnd"/>
      <w:r>
        <w:t>…</w:t>
      </w:r>
    </w:p>
  </w:comment>
  <w:comment w:id="12" w:author="user" w:date="2025-08-15T06:26:00Z" w:initials="u">
    <w:p w14:paraId="675D7E65" w14:textId="77777777" w:rsidR="0051359C" w:rsidRPr="0051359C" w:rsidRDefault="0051359C">
      <w:pPr>
        <w:pStyle w:val="a4"/>
        <w:rPr>
          <w:color w:val="FF0000"/>
        </w:rPr>
      </w:pPr>
      <w:r>
        <w:rPr>
          <w:rStyle w:val="a3"/>
        </w:rPr>
        <w:annotationRef/>
      </w:r>
      <w:r w:rsidRPr="0051359C">
        <w:rPr>
          <w:color w:val="FF0000"/>
        </w:rPr>
        <w:t xml:space="preserve">как правило прямо или косвенно связано с </w:t>
      </w:r>
      <w:proofErr w:type="spellStart"/>
      <w:r w:rsidRPr="0051359C">
        <w:rPr>
          <w:color w:val="FF0000"/>
        </w:rPr>
        <w:t>гражднско</w:t>
      </w:r>
      <w:proofErr w:type="spellEnd"/>
      <w:r w:rsidRPr="0051359C">
        <w:rPr>
          <w:color w:val="FF0000"/>
        </w:rPr>
        <w:t xml:space="preserve">-правовыми </w:t>
      </w:r>
      <w:proofErr w:type="spellStart"/>
      <w:r w:rsidRPr="0051359C">
        <w:rPr>
          <w:color w:val="FF0000"/>
        </w:rPr>
        <w:t>квалификацияи</w:t>
      </w:r>
      <w:proofErr w:type="spellEnd"/>
      <w:r w:rsidRPr="0051359C">
        <w:rPr>
          <w:color w:val="FF0000"/>
        </w:rPr>
        <w:t xml:space="preserve">… </w:t>
      </w:r>
    </w:p>
    <w:p w14:paraId="4D975C44" w14:textId="77777777" w:rsidR="0051359C" w:rsidRPr="0051359C" w:rsidRDefault="0051359C">
      <w:pPr>
        <w:pStyle w:val="a4"/>
        <w:rPr>
          <w:color w:val="FF0000"/>
        </w:rPr>
      </w:pPr>
    </w:p>
    <w:p w14:paraId="236BDAA6" w14:textId="7DAB57C6" w:rsidR="0051359C" w:rsidRDefault="0051359C">
      <w:pPr>
        <w:pStyle w:val="a4"/>
      </w:pPr>
      <w:r w:rsidRPr="0051359C">
        <w:rPr>
          <w:color w:val="FF0000"/>
        </w:rPr>
        <w:t>неизменяемое ПО – это что??</w:t>
      </w:r>
    </w:p>
  </w:comment>
  <w:comment w:id="13" w:author="Ирина Коржова" w:date="2025-07-24T15:42:00Z" w:initials="ИК">
    <w:p w14:paraId="245FF89B" w14:textId="77777777" w:rsidR="00505B7D" w:rsidRPr="00505B7D" w:rsidRDefault="00505B7D" w:rsidP="00505B7D">
      <w:pPr>
        <w:spacing w:line="360" w:lineRule="auto"/>
        <w:ind w:firstLine="426"/>
        <w:jc w:val="both"/>
        <w:rPr>
          <w:sz w:val="28"/>
          <w:szCs w:val="28"/>
          <w:lang w:val="ru-RU"/>
        </w:rPr>
      </w:pPr>
      <w:r>
        <w:rPr>
          <w:rStyle w:val="a3"/>
        </w:rPr>
        <w:annotationRef/>
      </w:r>
      <w:r w:rsidRPr="00505B7D">
        <w:rPr>
          <w:sz w:val="28"/>
          <w:szCs w:val="28"/>
          <w:highlight w:val="cyan"/>
          <w:lang w:val="ru-RU"/>
        </w:rPr>
        <w:t>В этом деле суду предстоит определить, несут ли разработчики ответственность за использование их программного обеспечения третьими лицами в незаконных целях.</w:t>
      </w:r>
      <w:r w:rsidRPr="00505B7D">
        <w:rPr>
          <w:sz w:val="28"/>
          <w:szCs w:val="28"/>
          <w:lang w:val="ru-RU"/>
        </w:rPr>
        <w:t xml:space="preserve"> Ключевым в этом вопросе стал вопрос о допустимости рассмотрения неизменяемые смарт-контракты не являются «имуществом». От его решения зависел вопрос подлежат ли привлечению к ответственности разработчики таких смарт-контрактов. </w:t>
      </w:r>
    </w:p>
    <w:p w14:paraId="10D10963" w14:textId="77777777" w:rsidR="00505B7D" w:rsidRPr="00505B7D" w:rsidRDefault="00505B7D" w:rsidP="00505B7D">
      <w:pPr>
        <w:spacing w:line="360" w:lineRule="auto"/>
        <w:ind w:firstLine="426"/>
        <w:jc w:val="both"/>
        <w:rPr>
          <w:sz w:val="28"/>
          <w:szCs w:val="28"/>
          <w:lang w:val="ru-RU"/>
        </w:rPr>
      </w:pPr>
      <w:r w:rsidRPr="00505B7D">
        <w:rPr>
          <w:sz w:val="28"/>
          <w:szCs w:val="28"/>
          <w:lang w:val="ru-RU"/>
        </w:rPr>
        <w:t xml:space="preserve">Рассмотрим указанное дело подробнее. </w:t>
      </w:r>
    </w:p>
    <w:p w14:paraId="3E61C6FC" w14:textId="77777777" w:rsidR="00505B7D" w:rsidRDefault="00505B7D" w:rsidP="00505B7D">
      <w:pPr>
        <w:pStyle w:val="a4"/>
      </w:pPr>
    </w:p>
  </w:comment>
  <w:comment w:id="14" w:author="Ирина Коржова" w:date="2025-07-24T15:42:00Z" w:initials="ИК">
    <w:p w14:paraId="684901E7" w14:textId="77777777" w:rsidR="00C745CA" w:rsidRPr="00C745CA" w:rsidRDefault="00C745CA" w:rsidP="00C745CA">
      <w:pPr>
        <w:spacing w:line="360" w:lineRule="auto"/>
        <w:ind w:firstLine="426"/>
        <w:jc w:val="both"/>
        <w:rPr>
          <w:sz w:val="28"/>
          <w:szCs w:val="28"/>
          <w:lang w:val="ru-RU"/>
        </w:rPr>
      </w:pPr>
      <w:r>
        <w:rPr>
          <w:rStyle w:val="a3"/>
        </w:rPr>
        <w:annotationRef/>
      </w:r>
      <w:r w:rsidRPr="00C745CA">
        <w:rPr>
          <w:sz w:val="28"/>
          <w:szCs w:val="28"/>
          <w:highlight w:val="cyan"/>
          <w:lang w:val="ru-RU"/>
        </w:rPr>
        <w:t>В этом деле суду предстоит определить, несут ли разработчики ответственность за использование их программного обеспечения третьими лицами в незаконных целях.</w:t>
      </w:r>
      <w:r w:rsidRPr="00C745CA">
        <w:rPr>
          <w:sz w:val="28"/>
          <w:szCs w:val="28"/>
          <w:lang w:val="ru-RU"/>
        </w:rPr>
        <w:t xml:space="preserve"> Ключевым в этом вопросе стал вопрос о допустимости рассмотрения неизменяемые смарт-контракты не являются «имуществом». От его решения зависел вопрос подлежат ли привлечению к ответственности разработчики таких смарт-контрактов. </w:t>
      </w:r>
    </w:p>
    <w:p w14:paraId="53DAE8C3" w14:textId="77777777" w:rsidR="00C745CA" w:rsidRPr="00C745CA" w:rsidRDefault="00C745CA" w:rsidP="00C745CA">
      <w:pPr>
        <w:spacing w:line="360" w:lineRule="auto"/>
        <w:ind w:firstLine="426"/>
        <w:jc w:val="both"/>
        <w:rPr>
          <w:sz w:val="28"/>
          <w:szCs w:val="28"/>
          <w:lang w:val="ru-RU"/>
        </w:rPr>
      </w:pPr>
      <w:r w:rsidRPr="00C745CA">
        <w:rPr>
          <w:sz w:val="28"/>
          <w:szCs w:val="28"/>
          <w:lang w:val="ru-RU"/>
        </w:rPr>
        <w:t xml:space="preserve">Рассмотрим указанное дело подробнее. </w:t>
      </w:r>
    </w:p>
    <w:p w14:paraId="1020659F" w14:textId="77777777" w:rsidR="00C745CA" w:rsidRDefault="00C745CA" w:rsidP="00C745CA">
      <w:pPr>
        <w:pStyle w:val="a4"/>
      </w:pPr>
    </w:p>
  </w:comment>
  <w:comment w:id="15" w:author="Ирина Коржова" w:date="2025-07-24T17:40:00Z" w:initials="ИК">
    <w:p w14:paraId="1B7328BA" w14:textId="77777777" w:rsidR="00AE5D89" w:rsidRPr="00505B7D" w:rsidRDefault="00AE5D89" w:rsidP="00AE5D89">
      <w:pPr>
        <w:spacing w:line="360" w:lineRule="auto"/>
        <w:ind w:firstLine="720"/>
        <w:jc w:val="both"/>
        <w:rPr>
          <w:i/>
          <w:sz w:val="28"/>
          <w:szCs w:val="28"/>
          <w:lang w:val="ru-RU"/>
        </w:rPr>
      </w:pPr>
      <w:r>
        <w:rPr>
          <w:rStyle w:val="a3"/>
        </w:rPr>
        <w:annotationRef/>
      </w:r>
      <w:r w:rsidRPr="00505B7D">
        <w:rPr>
          <w:i/>
          <w:sz w:val="28"/>
          <w:szCs w:val="28"/>
          <w:highlight w:val="yellow"/>
          <w:lang w:val="ru-RU" w:eastAsia="en-GB"/>
        </w:rPr>
        <w:t>Возможные подходы (решения)</w:t>
      </w:r>
    </w:p>
    <w:p w14:paraId="2BEE1F3E" w14:textId="77777777" w:rsidR="00AE5D89" w:rsidRDefault="00AE5D89" w:rsidP="00AE5D89">
      <w:pPr>
        <w:pStyle w:val="a4"/>
      </w:pPr>
    </w:p>
  </w:comment>
  <w:comment w:id="16" w:author="Ирина Коржова" w:date="2025-07-24T17:40:00Z" w:initials="ИК">
    <w:p w14:paraId="481B9397" w14:textId="77777777" w:rsidR="00505B7D" w:rsidRPr="00505B7D" w:rsidRDefault="00505B7D" w:rsidP="00505B7D">
      <w:pPr>
        <w:spacing w:line="360" w:lineRule="auto"/>
        <w:ind w:firstLine="720"/>
        <w:jc w:val="both"/>
        <w:rPr>
          <w:i/>
          <w:sz w:val="28"/>
          <w:szCs w:val="28"/>
          <w:lang w:val="ru-RU"/>
        </w:rPr>
      </w:pPr>
      <w:r>
        <w:rPr>
          <w:rStyle w:val="a3"/>
        </w:rPr>
        <w:annotationRef/>
      </w:r>
      <w:r w:rsidRPr="00505B7D">
        <w:rPr>
          <w:i/>
          <w:sz w:val="28"/>
          <w:szCs w:val="28"/>
          <w:highlight w:val="yellow"/>
          <w:lang w:val="ru-RU" w:eastAsia="en-GB"/>
        </w:rPr>
        <w:t>Возможные подходы (решения)</w:t>
      </w:r>
    </w:p>
    <w:p w14:paraId="64F9E883" w14:textId="77777777" w:rsidR="00505B7D" w:rsidRDefault="00505B7D" w:rsidP="00505B7D">
      <w:pPr>
        <w:pStyle w:val="a4"/>
      </w:pPr>
    </w:p>
  </w:comment>
  <w:comment w:id="17" w:author="user" w:date="2025-08-15T06:31:00Z" w:initials="u">
    <w:p w14:paraId="7EA9E2C5" w14:textId="66F0D14E" w:rsidR="00296A0E" w:rsidRDefault="00296A0E">
      <w:pPr>
        <w:pStyle w:val="a4"/>
      </w:pPr>
      <w:r>
        <w:rPr>
          <w:rStyle w:val="a3"/>
        </w:rPr>
        <w:annotationRef/>
      </w:r>
      <w:r>
        <w:t>… с учетом общепринятого «ссылочного» подхода…</w:t>
      </w:r>
    </w:p>
  </w:comment>
  <w:comment w:id="18" w:author="Ирина Коржова" w:date="2025-07-24T17:40:00Z" w:initials="ИК">
    <w:p w14:paraId="6259CF91" w14:textId="77777777" w:rsidR="00505B7D" w:rsidRDefault="00505B7D" w:rsidP="00505B7D">
      <w:pPr>
        <w:pStyle w:val="a4"/>
      </w:pPr>
      <w:r>
        <w:rPr>
          <w:rStyle w:val="a3"/>
        </w:rPr>
        <w:annotationRef/>
      </w:r>
    </w:p>
  </w:comment>
  <w:comment w:id="19" w:author="user" w:date="2025-08-15T06:32:00Z" w:initials="u">
    <w:p w14:paraId="0D70DEEE" w14:textId="77777777" w:rsidR="00296A0E" w:rsidRDefault="00296A0E">
      <w:pPr>
        <w:pStyle w:val="a4"/>
      </w:pPr>
      <w:r>
        <w:rPr>
          <w:rStyle w:val="a3"/>
        </w:rPr>
        <w:annotationRef/>
      </w:r>
      <w:r>
        <w:t xml:space="preserve">!!!! это к статье про ответственности </w:t>
      </w:r>
    </w:p>
    <w:p w14:paraId="2BD5CE37" w14:textId="77777777" w:rsidR="00296A0E" w:rsidRDefault="00296A0E">
      <w:pPr>
        <w:pStyle w:val="a4"/>
      </w:pPr>
    </w:p>
    <w:p w14:paraId="438802C2" w14:textId="1E6ECAB3" w:rsidR="00296A0E" w:rsidRDefault="00296A0E">
      <w:pPr>
        <w:pStyle w:val="a4"/>
      </w:pPr>
      <w:r>
        <w:t>т.к. данный фрагмент напрямую с контролем никак не связан</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C66C155" w15:done="0"/>
  <w15:commentEx w15:paraId="271BDDE7" w15:done="0"/>
  <w15:commentEx w15:paraId="731C9E4A" w15:done="0"/>
  <w15:commentEx w15:paraId="40E24189" w15:done="0"/>
  <w15:commentEx w15:paraId="236BDAA6" w15:done="0"/>
  <w15:commentEx w15:paraId="3E61C6FC" w15:done="0"/>
  <w15:commentEx w15:paraId="1020659F" w15:done="0"/>
  <w15:commentEx w15:paraId="2BEE1F3E" w15:done="0"/>
  <w15:commentEx w15:paraId="64F9E883" w15:done="0"/>
  <w15:commentEx w15:paraId="7EA9E2C5" w15:done="0"/>
  <w15:commentEx w15:paraId="6259CF91" w15:done="0"/>
  <w15:commentEx w15:paraId="438802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494F53" w16cex:dateUtc="2025-08-15T03:16:00Z"/>
  <w16cex:commentExtensible w16cex:durableId="2C2EF0C4" w16cex:dateUtc="2025-07-26T03:14:00Z"/>
  <w16cex:commentExtensible w16cex:durableId="2C49501C" w16cex:dateUtc="2025-08-15T03:20:00Z"/>
  <w16cex:commentExtensible w16cex:durableId="2C494EB0" w16cex:dateUtc="2025-08-15T03:14:00Z"/>
  <w16cex:commentExtensible w16cex:durableId="2C494F22" w16cex:dateUtc="2025-08-15T03:16:00Z"/>
  <w16cex:commentExtensible w16cex:durableId="2C2EF03C" w16cex:dateUtc="2025-07-26T03:12:00Z"/>
  <w16cex:commentExtensible w16cex:durableId="2C494FBC" w16cex:dateUtc="2025-08-15T03:18:00Z"/>
  <w16cex:commentExtensible w16cex:durableId="2C49519C" w16cex:dateUtc="2025-08-15T03:26:00Z"/>
  <w16cex:commentExtensible w16cex:durableId="2C4952B6" w16cex:dateUtc="2025-08-15T03:31:00Z"/>
  <w16cex:commentExtensible w16cex:durableId="2C4952F6" w16cex:dateUtc="2025-08-15T03: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7B80E7B" w16cid:durableId="2C494F53"/>
  <w16cid:commentId w16cid:paraId="28BD0B79" w16cid:durableId="2C2EF0C4"/>
  <w16cid:commentId w16cid:paraId="4A785EFA" w16cid:durableId="2C49501C"/>
  <w16cid:commentId w16cid:paraId="30B74719" w16cid:durableId="2C494EB0"/>
  <w16cid:commentId w16cid:paraId="3983FF94" w16cid:durableId="2C494F22"/>
  <w16cid:commentId w16cid:paraId="7A0EE53A" w16cid:durableId="2C2EF03C"/>
  <w16cid:commentId w16cid:paraId="75CD799D" w16cid:durableId="2C494FBC"/>
  <w16cid:commentId w16cid:paraId="32246172" w16cid:durableId="2C2E5E4B"/>
  <w16cid:commentId w16cid:paraId="236BDAA6" w16cid:durableId="2C49519C"/>
  <w16cid:commentId w16cid:paraId="3E61C6FC" w16cid:durableId="2C2D1281"/>
  <w16cid:commentId w16cid:paraId="1020659F" w16cid:durableId="2C2E5FB7"/>
  <w16cid:commentId w16cid:paraId="2BEE1F3E" w16cid:durableId="2C3033B1"/>
  <w16cid:commentId w16cid:paraId="64F9E883" w16cid:durableId="2C2D1282"/>
  <w16cid:commentId w16cid:paraId="7EA9E2C5" w16cid:durableId="2C4952B6"/>
  <w16cid:commentId w16cid:paraId="6259CF91" w16cid:durableId="2C2D1283"/>
  <w16cid:commentId w16cid:paraId="438802C2" w16cid:durableId="2C4952F6"/>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BDE478" w14:textId="77777777" w:rsidR="001E70AE" w:rsidRDefault="001E70AE" w:rsidP="00C745CA">
      <w:pPr>
        <w:spacing w:after="0" w:line="240" w:lineRule="auto"/>
      </w:pPr>
      <w:r>
        <w:separator/>
      </w:r>
    </w:p>
  </w:endnote>
  <w:endnote w:type="continuationSeparator" w:id="0">
    <w:p w14:paraId="299761CB" w14:textId="77777777" w:rsidR="001E70AE" w:rsidRDefault="001E70AE" w:rsidP="00C7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A341C3" w14:textId="77777777" w:rsidR="001E70AE" w:rsidRDefault="001E70AE" w:rsidP="00C745CA">
      <w:pPr>
        <w:spacing w:after="0" w:line="240" w:lineRule="auto"/>
      </w:pPr>
      <w:r>
        <w:separator/>
      </w:r>
    </w:p>
  </w:footnote>
  <w:footnote w:type="continuationSeparator" w:id="0">
    <w:p w14:paraId="4B4F9A06" w14:textId="77777777" w:rsidR="001E70AE" w:rsidRDefault="001E70AE" w:rsidP="00C745CA">
      <w:pPr>
        <w:spacing w:after="0" w:line="240" w:lineRule="auto"/>
      </w:pPr>
      <w:r>
        <w:continuationSeparator/>
      </w:r>
    </w:p>
  </w:footnote>
  <w:footnote w:id="1">
    <w:p w14:paraId="2BF15FA4" w14:textId="77777777" w:rsidR="0062554F" w:rsidRPr="00986537" w:rsidRDefault="0062554F" w:rsidP="0062554F">
      <w:pPr>
        <w:rPr>
          <w:lang w:val="en-US"/>
        </w:rPr>
      </w:pPr>
      <w:r>
        <w:rPr>
          <w:rStyle w:val="a8"/>
        </w:rPr>
        <w:footnoteRef/>
      </w:r>
      <w:r w:rsidRPr="00FC13EB">
        <w:rPr>
          <w:lang w:val="en-US"/>
        </w:rPr>
        <w:t xml:space="preserve"> </w:t>
      </w:r>
      <w:proofErr w:type="spellStart"/>
      <w:r w:rsidRPr="00FC13EB">
        <w:rPr>
          <w:lang w:val="en-US"/>
        </w:rPr>
        <w:t>Schär</w:t>
      </w:r>
      <w:proofErr w:type="spellEnd"/>
      <w:r w:rsidRPr="00FC13EB">
        <w:rPr>
          <w:lang w:val="en-US"/>
        </w:rPr>
        <w:t xml:space="preserve"> F. Decentralized finance: On </w:t>
      </w:r>
      <w:proofErr w:type="spellStart"/>
      <w:r w:rsidRPr="00FC13EB">
        <w:rPr>
          <w:lang w:val="en-US"/>
        </w:rPr>
        <w:t>blockchain</w:t>
      </w:r>
      <w:proofErr w:type="spellEnd"/>
      <w:r w:rsidRPr="00FC13EB">
        <w:rPr>
          <w:lang w:val="en-US"/>
        </w:rPr>
        <w:t>-and smart contract-based financial markets // FRB of St. Louis Review. – 2021.</w:t>
      </w:r>
    </w:p>
  </w:footnote>
  <w:footnote w:id="2">
    <w:p w14:paraId="65EED9A3" w14:textId="77777777" w:rsidR="0062554F" w:rsidRPr="00986537" w:rsidRDefault="0062554F" w:rsidP="0062554F">
      <w:pPr>
        <w:rPr>
          <w:lang w:val="en-US"/>
        </w:rPr>
      </w:pPr>
      <w:r>
        <w:rPr>
          <w:rStyle w:val="a8"/>
        </w:rPr>
        <w:footnoteRef/>
      </w:r>
      <w:r w:rsidRPr="00FC13EB">
        <w:rPr>
          <w:lang w:val="en-US"/>
        </w:rPr>
        <w:t xml:space="preserve"> Anker-</w:t>
      </w:r>
      <w:proofErr w:type="spellStart"/>
      <w:r w:rsidRPr="00FC13EB">
        <w:rPr>
          <w:lang w:val="en-US"/>
        </w:rPr>
        <w:t>Sørensen</w:t>
      </w:r>
      <w:proofErr w:type="spellEnd"/>
      <w:r w:rsidRPr="00FC13EB">
        <w:rPr>
          <w:lang w:val="en-US"/>
        </w:rPr>
        <w:t xml:space="preserve"> L., </w:t>
      </w:r>
      <w:proofErr w:type="spellStart"/>
      <w:r w:rsidRPr="00FC13EB">
        <w:rPr>
          <w:lang w:val="en-US"/>
        </w:rPr>
        <w:t>Zetzsche</w:t>
      </w:r>
      <w:proofErr w:type="spellEnd"/>
      <w:r w:rsidRPr="00FC13EB">
        <w:rPr>
          <w:lang w:val="en-US"/>
        </w:rPr>
        <w:t xml:space="preserve"> D. A. From Centralized to Decentralized Finance: The Issue of 'Fake-</w:t>
      </w:r>
      <w:proofErr w:type="spellStart"/>
      <w:r w:rsidRPr="00FC13EB">
        <w:rPr>
          <w:lang w:val="en-US"/>
        </w:rPr>
        <w:t>DeFi</w:t>
      </w:r>
      <w:proofErr w:type="spellEnd"/>
      <w:r w:rsidRPr="00FC13EB">
        <w:rPr>
          <w:lang w:val="en-US"/>
        </w:rPr>
        <w:t>' // SSRN. – 2021.</w:t>
      </w:r>
    </w:p>
  </w:footnote>
  <w:footnote w:id="3">
    <w:p w14:paraId="172031DC" w14:textId="77777777" w:rsidR="0062554F" w:rsidRPr="00E64230" w:rsidRDefault="0062554F" w:rsidP="0062554F">
      <w:pPr>
        <w:pStyle w:val="a6"/>
        <w:rPr>
          <w:lang w:val="en-US"/>
        </w:rPr>
      </w:pPr>
      <w:r>
        <w:rPr>
          <w:rStyle w:val="a8"/>
        </w:rPr>
        <w:footnoteRef/>
      </w:r>
      <w:r w:rsidRPr="00E64230">
        <w:rPr>
          <w:lang w:val="en-US"/>
        </w:rPr>
        <w:t xml:space="preserve"> </w:t>
      </w:r>
      <w:proofErr w:type="spellStart"/>
      <w:r w:rsidRPr="00AC4A69">
        <w:rPr>
          <w:lang w:val="en-US"/>
        </w:rPr>
        <w:t>Rettig</w:t>
      </w:r>
      <w:proofErr w:type="spellEnd"/>
      <w:r w:rsidRPr="00AC4A69">
        <w:rPr>
          <w:lang w:val="en-US"/>
        </w:rPr>
        <w:t xml:space="preserve"> R., Mosier M., Gilman K. Genuine </w:t>
      </w:r>
      <w:proofErr w:type="spellStart"/>
      <w:r w:rsidRPr="00AC4A69">
        <w:rPr>
          <w:lang w:val="en-US"/>
        </w:rPr>
        <w:t>DeFi</w:t>
      </w:r>
      <w:proofErr w:type="spellEnd"/>
      <w:r w:rsidRPr="00AC4A69">
        <w:rPr>
          <w:lang w:val="en-US"/>
        </w:rPr>
        <w:t xml:space="preserve"> as critical infrastructure: a conceptual framework for combating illicit finance activity in decentralized finance // Journal of Financial Regulation. – 2025. – P. fjaf005</w:t>
      </w:r>
    </w:p>
  </w:footnote>
  <w:footnote w:id="4">
    <w:p w14:paraId="49259120" w14:textId="77777777" w:rsidR="0062554F" w:rsidRPr="00FC13EB" w:rsidRDefault="0062554F" w:rsidP="0062554F">
      <w:pPr>
        <w:tabs>
          <w:tab w:val="num" w:pos="720"/>
        </w:tabs>
        <w:rPr>
          <w:lang w:val="en-US"/>
        </w:rPr>
      </w:pPr>
      <w:r>
        <w:rPr>
          <w:rStyle w:val="a8"/>
        </w:rPr>
        <w:footnoteRef/>
      </w:r>
      <w:r w:rsidRPr="00FC13EB">
        <w:rPr>
          <w:lang w:val="en-US"/>
        </w:rPr>
        <w:t xml:space="preserve"> </w:t>
      </w:r>
      <w:proofErr w:type="spellStart"/>
      <w:r w:rsidRPr="00FC13EB">
        <w:rPr>
          <w:lang w:val="en-US"/>
        </w:rPr>
        <w:t>Rettig</w:t>
      </w:r>
      <w:proofErr w:type="spellEnd"/>
      <w:r w:rsidRPr="00FC13EB">
        <w:rPr>
          <w:lang w:val="en-US"/>
        </w:rPr>
        <w:t xml:space="preserve"> R., Mosier M., Gilman K. Genuine </w:t>
      </w:r>
      <w:proofErr w:type="spellStart"/>
      <w:r w:rsidRPr="00FC13EB">
        <w:rPr>
          <w:lang w:val="en-US"/>
        </w:rPr>
        <w:t>DeFi</w:t>
      </w:r>
      <w:proofErr w:type="spellEnd"/>
      <w:r w:rsidRPr="00FC13EB">
        <w:rPr>
          <w:lang w:val="en-US"/>
        </w:rPr>
        <w:t xml:space="preserve"> as critical infrastructure: a conceptual framework for combating illicit finance activity in decentralized finance // Journal o</w:t>
      </w:r>
      <w:r>
        <w:rPr>
          <w:lang w:val="en-US"/>
        </w:rPr>
        <w:t>f Financial Regulation. – 2025.</w:t>
      </w:r>
    </w:p>
  </w:footnote>
  <w:footnote w:id="5">
    <w:p w14:paraId="413D480D" w14:textId="77777777" w:rsidR="0062554F" w:rsidRPr="005E1712" w:rsidRDefault="0062554F" w:rsidP="0062554F">
      <w:pPr>
        <w:pStyle w:val="a6"/>
        <w:jc w:val="both"/>
      </w:pPr>
      <w:r>
        <w:rPr>
          <w:rStyle w:val="a8"/>
        </w:rPr>
        <w:footnoteRef/>
      </w:r>
      <w:r w:rsidRPr="00597B01">
        <w:rPr>
          <w:lang w:val="en-US"/>
        </w:rPr>
        <w:t xml:space="preserve"> UNIDROIT Principles on Digital Assets and Private Law (</w:t>
      </w:r>
      <w:r w:rsidRPr="005E1712">
        <w:t>приняты</w:t>
      </w:r>
      <w:r w:rsidRPr="00597B01">
        <w:rPr>
          <w:lang w:val="en-US"/>
        </w:rPr>
        <w:t xml:space="preserve"> </w:t>
      </w:r>
      <w:r w:rsidRPr="005E1712">
        <w:t>Советом</w:t>
      </w:r>
      <w:r w:rsidRPr="00597B01">
        <w:rPr>
          <w:lang w:val="en-US"/>
        </w:rPr>
        <w:t xml:space="preserve"> </w:t>
      </w:r>
      <w:r w:rsidRPr="005E1712">
        <w:t>УНИДРУА</w:t>
      </w:r>
      <w:r w:rsidRPr="00597B01">
        <w:rPr>
          <w:lang w:val="en-US"/>
        </w:rPr>
        <w:t xml:space="preserve"> </w:t>
      </w:r>
      <w:r w:rsidRPr="005E1712">
        <w:t>на</w:t>
      </w:r>
      <w:r w:rsidRPr="00597B01">
        <w:rPr>
          <w:lang w:val="en-US"/>
        </w:rPr>
        <w:t xml:space="preserve"> 102-</w:t>
      </w:r>
      <w:r w:rsidRPr="005E1712">
        <w:t>й</w:t>
      </w:r>
      <w:r w:rsidRPr="00597B01">
        <w:rPr>
          <w:lang w:val="en-US"/>
        </w:rPr>
        <w:t xml:space="preserve"> </w:t>
      </w:r>
      <w:r w:rsidRPr="005E1712">
        <w:t>сессии</w:t>
      </w:r>
      <w:r w:rsidRPr="00597B01">
        <w:rPr>
          <w:lang w:val="en-US"/>
        </w:rPr>
        <w:t xml:space="preserve"> 10–12 </w:t>
      </w:r>
      <w:r w:rsidRPr="005E1712">
        <w:t>мая</w:t>
      </w:r>
      <w:r w:rsidRPr="00597B01">
        <w:rPr>
          <w:lang w:val="en-US"/>
        </w:rPr>
        <w:t xml:space="preserve"> 2023 </w:t>
      </w:r>
      <w:r w:rsidRPr="005E1712">
        <w:t>г</w:t>
      </w:r>
      <w:r w:rsidRPr="00597B01">
        <w:rPr>
          <w:lang w:val="en-US"/>
        </w:rPr>
        <w:t xml:space="preserve">., </w:t>
      </w:r>
      <w:r w:rsidRPr="005E1712">
        <w:t>опубликованы</w:t>
      </w:r>
      <w:r w:rsidRPr="00597B01">
        <w:rPr>
          <w:lang w:val="en-US"/>
        </w:rPr>
        <w:t xml:space="preserve"> 4 </w:t>
      </w:r>
      <w:r w:rsidRPr="005E1712">
        <w:t>октября</w:t>
      </w:r>
      <w:r w:rsidRPr="00597B01">
        <w:rPr>
          <w:lang w:val="en-US"/>
        </w:rPr>
        <w:t xml:space="preserve"> 2023 </w:t>
      </w:r>
      <w:r w:rsidRPr="005E1712">
        <w:t>г</w:t>
      </w:r>
      <w:r w:rsidRPr="00597B01">
        <w:rPr>
          <w:lang w:val="en-US"/>
        </w:rPr>
        <w:t xml:space="preserve">.). </w:t>
      </w:r>
      <w:r w:rsidRPr="00976511">
        <w:t>URL</w:t>
      </w:r>
      <w:r w:rsidRPr="005E1712">
        <w:t xml:space="preserve">: </w:t>
      </w:r>
      <w:r w:rsidRPr="00976511">
        <w:t>https</w:t>
      </w:r>
      <w:r w:rsidRPr="005E1712">
        <w:t>://</w:t>
      </w:r>
      <w:r w:rsidRPr="00976511">
        <w:t>www</w:t>
      </w:r>
      <w:r w:rsidRPr="005E1712">
        <w:t>.</w:t>
      </w:r>
      <w:r w:rsidRPr="00976511">
        <w:t>unidroit</w:t>
      </w:r>
      <w:r w:rsidRPr="005E1712">
        <w:t>.</w:t>
      </w:r>
      <w:r w:rsidRPr="00976511">
        <w:t>org</w:t>
      </w:r>
      <w:r w:rsidRPr="005E1712">
        <w:t>/</w:t>
      </w:r>
      <w:r w:rsidRPr="00976511">
        <w:t>work</w:t>
      </w:r>
      <w:r w:rsidRPr="005E1712">
        <w:t>-</w:t>
      </w:r>
      <w:r w:rsidRPr="00976511">
        <w:t>in</w:t>
      </w:r>
      <w:r w:rsidRPr="005E1712">
        <w:t>-</w:t>
      </w:r>
      <w:r w:rsidRPr="00976511">
        <w:t>progress</w:t>
      </w:r>
      <w:r w:rsidRPr="005E1712">
        <w:t>/</w:t>
      </w:r>
      <w:r w:rsidRPr="00976511">
        <w:t>digital</w:t>
      </w:r>
      <w:r w:rsidRPr="005E1712">
        <w:t>-</w:t>
      </w:r>
      <w:r w:rsidRPr="00976511">
        <w:t>assets</w:t>
      </w:r>
      <w:r w:rsidRPr="005E1712">
        <w:t>-</w:t>
      </w:r>
      <w:r w:rsidRPr="00976511">
        <w:t>and</w:t>
      </w:r>
      <w:r w:rsidRPr="005E1712">
        <w:t>-</w:t>
      </w:r>
      <w:r w:rsidRPr="00976511">
        <w:t>private</w:t>
      </w:r>
      <w:r w:rsidRPr="005E1712">
        <w:t>-</w:t>
      </w:r>
      <w:r w:rsidRPr="00976511">
        <w:t>law</w:t>
      </w:r>
      <w:r w:rsidRPr="005E1712">
        <w:t xml:space="preserve"> (дата обращения: 01.05.2025) (далее – Принципы). </w:t>
      </w:r>
    </w:p>
  </w:footnote>
  <w:footnote w:id="6">
    <w:p w14:paraId="6701E2E0" w14:textId="77777777" w:rsidR="0062554F" w:rsidRPr="005E1712" w:rsidRDefault="0062554F" w:rsidP="0062554F">
      <w:pPr>
        <w:pStyle w:val="a6"/>
      </w:pPr>
      <w:r>
        <w:rPr>
          <w:rStyle w:val="a8"/>
        </w:rPr>
        <w:footnoteRef/>
      </w:r>
      <w:r w:rsidRPr="005E1712">
        <w:t xml:space="preserve"> Пункт 6.1 Принципов.  </w:t>
      </w:r>
    </w:p>
  </w:footnote>
  <w:footnote w:id="7">
    <w:p w14:paraId="4E69A881" w14:textId="77777777" w:rsidR="0062554F" w:rsidRPr="005E1712" w:rsidRDefault="0062554F" w:rsidP="0062554F">
      <w:pPr>
        <w:pStyle w:val="a6"/>
      </w:pPr>
      <w:r>
        <w:rPr>
          <w:rStyle w:val="a8"/>
        </w:rPr>
        <w:footnoteRef/>
      </w:r>
      <w:r w:rsidRPr="005E1712">
        <w:t xml:space="preserve"> Пункт 6.2 Принципов.  </w:t>
      </w:r>
    </w:p>
  </w:footnote>
  <w:footnote w:id="8">
    <w:p w14:paraId="467243BD" w14:textId="77777777" w:rsidR="0062554F" w:rsidRPr="005E1712" w:rsidRDefault="0062554F" w:rsidP="0062554F">
      <w:pPr>
        <w:pStyle w:val="a6"/>
      </w:pPr>
      <w:r>
        <w:rPr>
          <w:rStyle w:val="a8"/>
        </w:rPr>
        <w:footnoteRef/>
      </w:r>
      <w:r w:rsidRPr="005E1712">
        <w:t xml:space="preserve"> Пункты 6.2, 6.3 Принципов.</w:t>
      </w:r>
    </w:p>
  </w:footnote>
  <w:footnote w:id="9">
    <w:p w14:paraId="289D9290" w14:textId="77777777" w:rsidR="0062554F" w:rsidRPr="006837CD" w:rsidRDefault="0062554F" w:rsidP="0062554F">
      <w:pPr>
        <w:pStyle w:val="a6"/>
      </w:pPr>
      <w:r>
        <w:rPr>
          <w:rStyle w:val="a8"/>
        </w:rPr>
        <w:footnoteRef/>
      </w:r>
      <w:r w:rsidRPr="006837CD">
        <w:rPr>
          <w:lang w:val="en-US"/>
        </w:rPr>
        <w:t xml:space="preserve"> </w:t>
      </w:r>
      <w:r w:rsidRPr="00A11BD5">
        <w:t>См</w:t>
      </w:r>
      <w:r w:rsidRPr="00597B01">
        <w:rPr>
          <w:lang w:val="en-US"/>
        </w:rPr>
        <w:t xml:space="preserve">. Schuler K., </w:t>
      </w:r>
      <w:proofErr w:type="spellStart"/>
      <w:r w:rsidRPr="00597B01">
        <w:rPr>
          <w:lang w:val="en-US"/>
        </w:rPr>
        <w:t>Cloots</w:t>
      </w:r>
      <w:proofErr w:type="spellEnd"/>
      <w:r w:rsidRPr="00597B01">
        <w:rPr>
          <w:lang w:val="en-US"/>
        </w:rPr>
        <w:t xml:space="preserve"> A. S., </w:t>
      </w:r>
      <w:proofErr w:type="spellStart"/>
      <w:r w:rsidRPr="00597B01">
        <w:rPr>
          <w:lang w:val="en-US"/>
        </w:rPr>
        <w:t>Schär</w:t>
      </w:r>
      <w:proofErr w:type="spellEnd"/>
      <w:r w:rsidRPr="00597B01">
        <w:rPr>
          <w:lang w:val="en-US"/>
        </w:rPr>
        <w:t xml:space="preserve"> F. </w:t>
      </w:r>
      <w:r w:rsidRPr="00A11BD5">
        <w:t>Указ</w:t>
      </w:r>
      <w:r w:rsidRPr="00597B01">
        <w:rPr>
          <w:lang w:val="en-US"/>
        </w:rPr>
        <w:t xml:space="preserve">. </w:t>
      </w:r>
      <w:proofErr w:type="spellStart"/>
      <w:r w:rsidRPr="00A11BD5">
        <w:t>соч</w:t>
      </w:r>
      <w:proofErr w:type="spellEnd"/>
      <w:r w:rsidRPr="00597B01">
        <w:rPr>
          <w:lang w:val="en-US"/>
        </w:rPr>
        <w:t>.</w:t>
      </w:r>
      <w:r w:rsidRPr="00B420A5">
        <w:rPr>
          <w:lang w:val="en-US"/>
        </w:rPr>
        <w:t xml:space="preserve"> </w:t>
      </w:r>
      <w:r>
        <w:rPr>
          <w:lang w:val="en-US"/>
        </w:rPr>
        <w:t>P</w:t>
      </w:r>
      <w:r w:rsidRPr="00E9389B">
        <w:t>.14.</w:t>
      </w:r>
    </w:p>
  </w:footnote>
  <w:footnote w:id="10">
    <w:p w14:paraId="400C5D2D" w14:textId="77777777" w:rsidR="0062554F" w:rsidRPr="006837CD" w:rsidRDefault="0062554F" w:rsidP="0062554F">
      <w:pPr>
        <w:pStyle w:val="a6"/>
        <w:jc w:val="both"/>
      </w:pPr>
      <w:r>
        <w:rPr>
          <w:rStyle w:val="a8"/>
        </w:rPr>
        <w:footnoteRef/>
      </w:r>
      <w:r w:rsidRPr="005E1712">
        <w:t xml:space="preserve"> Это может быть обусловлено различными факторами, такими как: передача управления сообществу, автоматизация развития и функционирования среды; вследствие изменения структуры </w:t>
      </w:r>
      <w:proofErr w:type="spellStart"/>
      <w:r w:rsidRPr="005E1712">
        <w:t>майнинга</w:t>
      </w:r>
      <w:proofErr w:type="spellEnd"/>
      <w:r w:rsidRPr="005E1712">
        <w:t xml:space="preserve">; и др. см., в частности, </w:t>
      </w:r>
      <w:proofErr w:type="spellStart"/>
      <w:r w:rsidRPr="006B12DF">
        <w:t>Walch</w:t>
      </w:r>
      <w:proofErr w:type="spellEnd"/>
      <w:r w:rsidRPr="005E1712">
        <w:t xml:space="preserve"> </w:t>
      </w:r>
      <w:r w:rsidRPr="006B12DF">
        <w:t>A</w:t>
      </w:r>
      <w:r w:rsidRPr="005E1712">
        <w:t xml:space="preserve">. </w:t>
      </w:r>
      <w:proofErr w:type="spellStart"/>
      <w:r w:rsidRPr="006B12DF">
        <w:t>Deconstructing</w:t>
      </w:r>
      <w:r w:rsidRPr="005E1712">
        <w:t>'</w:t>
      </w:r>
      <w:r w:rsidRPr="006B12DF">
        <w:t>decentralization</w:t>
      </w:r>
      <w:proofErr w:type="spellEnd"/>
      <w:r w:rsidRPr="005E1712">
        <w:t xml:space="preserve">': </w:t>
      </w:r>
      <w:proofErr w:type="spellStart"/>
      <w:r w:rsidRPr="006B12DF">
        <w:t>Exploring</w:t>
      </w:r>
      <w:proofErr w:type="spellEnd"/>
      <w:r w:rsidRPr="005E1712">
        <w:t xml:space="preserve"> </w:t>
      </w:r>
      <w:proofErr w:type="spellStart"/>
      <w:r w:rsidRPr="006B12DF">
        <w:t>the</w:t>
      </w:r>
      <w:proofErr w:type="spellEnd"/>
      <w:r w:rsidRPr="005E1712">
        <w:t xml:space="preserve"> </w:t>
      </w:r>
      <w:proofErr w:type="spellStart"/>
      <w:r w:rsidRPr="006B12DF">
        <w:t>core</w:t>
      </w:r>
      <w:proofErr w:type="spellEnd"/>
      <w:r w:rsidRPr="005E1712">
        <w:t xml:space="preserve"> </w:t>
      </w:r>
      <w:proofErr w:type="spellStart"/>
      <w:r w:rsidRPr="006B12DF">
        <w:t>claim</w:t>
      </w:r>
      <w:proofErr w:type="spellEnd"/>
      <w:r w:rsidRPr="005E1712">
        <w:t xml:space="preserve"> </w:t>
      </w:r>
      <w:proofErr w:type="spellStart"/>
      <w:r w:rsidRPr="006B12DF">
        <w:t>of</w:t>
      </w:r>
      <w:proofErr w:type="spellEnd"/>
      <w:r w:rsidRPr="005E1712">
        <w:t xml:space="preserve"> </w:t>
      </w:r>
      <w:proofErr w:type="spellStart"/>
      <w:r w:rsidRPr="006B12DF">
        <w:t>crypto</w:t>
      </w:r>
      <w:proofErr w:type="spellEnd"/>
      <w:r w:rsidRPr="005E1712">
        <w:t xml:space="preserve"> </w:t>
      </w:r>
      <w:proofErr w:type="spellStart"/>
      <w:r w:rsidRPr="006B12DF">
        <w:t>systems</w:t>
      </w:r>
      <w:proofErr w:type="spellEnd"/>
      <w:r w:rsidRPr="005E1712">
        <w:t>. – 2019.</w:t>
      </w:r>
      <w:r w:rsidRPr="005E1712" w:rsidDel="006E6ACF">
        <w:t xml:space="preserve"> </w:t>
      </w:r>
      <w:r>
        <w:t>P</w:t>
      </w:r>
      <w:r w:rsidRPr="006837CD">
        <w:t>. 14.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3B7E84"/>
    <w:multiLevelType w:val="hybridMultilevel"/>
    <w:tmpl w:val="7E4ED82C"/>
    <w:lvl w:ilvl="0" w:tplc="22683BE0">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 w15:restartNumberingAfterBreak="0">
    <w:nsid w:val="0FE32E64"/>
    <w:multiLevelType w:val="hybridMultilevel"/>
    <w:tmpl w:val="BB760F18"/>
    <w:lvl w:ilvl="0" w:tplc="B422EEF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3B62623C"/>
    <w:multiLevelType w:val="multilevel"/>
    <w:tmpl w:val="B4583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331F86"/>
    <w:multiLevelType w:val="hybridMultilevel"/>
    <w:tmpl w:val="8CDEC1A0"/>
    <w:lvl w:ilvl="0" w:tplc="CA1C478E">
      <w:start w:val="1"/>
      <w:numFmt w:val="decimal"/>
      <w:lvlText w:val="%1)"/>
      <w:lvlJc w:val="left"/>
      <w:pPr>
        <w:ind w:left="3241" w:hanging="360"/>
      </w:pPr>
      <w:rPr>
        <w:rFonts w:hint="default"/>
      </w:rPr>
    </w:lvl>
    <w:lvl w:ilvl="1" w:tplc="04190019" w:tentative="1">
      <w:start w:val="1"/>
      <w:numFmt w:val="lowerLetter"/>
      <w:lvlText w:val="%2."/>
      <w:lvlJc w:val="left"/>
      <w:pPr>
        <w:ind w:left="3961" w:hanging="360"/>
      </w:pPr>
    </w:lvl>
    <w:lvl w:ilvl="2" w:tplc="0419001B" w:tentative="1">
      <w:start w:val="1"/>
      <w:numFmt w:val="lowerRoman"/>
      <w:lvlText w:val="%3."/>
      <w:lvlJc w:val="right"/>
      <w:pPr>
        <w:ind w:left="4681" w:hanging="180"/>
      </w:pPr>
    </w:lvl>
    <w:lvl w:ilvl="3" w:tplc="0419000F" w:tentative="1">
      <w:start w:val="1"/>
      <w:numFmt w:val="decimal"/>
      <w:lvlText w:val="%4."/>
      <w:lvlJc w:val="left"/>
      <w:pPr>
        <w:ind w:left="5401" w:hanging="360"/>
      </w:pPr>
    </w:lvl>
    <w:lvl w:ilvl="4" w:tplc="04190019" w:tentative="1">
      <w:start w:val="1"/>
      <w:numFmt w:val="lowerLetter"/>
      <w:lvlText w:val="%5."/>
      <w:lvlJc w:val="left"/>
      <w:pPr>
        <w:ind w:left="6121" w:hanging="360"/>
      </w:pPr>
    </w:lvl>
    <w:lvl w:ilvl="5" w:tplc="0419001B" w:tentative="1">
      <w:start w:val="1"/>
      <w:numFmt w:val="lowerRoman"/>
      <w:lvlText w:val="%6."/>
      <w:lvlJc w:val="right"/>
      <w:pPr>
        <w:ind w:left="6841" w:hanging="180"/>
      </w:pPr>
    </w:lvl>
    <w:lvl w:ilvl="6" w:tplc="0419000F" w:tentative="1">
      <w:start w:val="1"/>
      <w:numFmt w:val="decimal"/>
      <w:lvlText w:val="%7."/>
      <w:lvlJc w:val="left"/>
      <w:pPr>
        <w:ind w:left="7561" w:hanging="360"/>
      </w:pPr>
    </w:lvl>
    <w:lvl w:ilvl="7" w:tplc="04190019" w:tentative="1">
      <w:start w:val="1"/>
      <w:numFmt w:val="lowerLetter"/>
      <w:lvlText w:val="%8."/>
      <w:lvlJc w:val="left"/>
      <w:pPr>
        <w:ind w:left="8281" w:hanging="360"/>
      </w:pPr>
    </w:lvl>
    <w:lvl w:ilvl="8" w:tplc="0419001B" w:tentative="1">
      <w:start w:val="1"/>
      <w:numFmt w:val="lowerRoman"/>
      <w:lvlText w:val="%9."/>
      <w:lvlJc w:val="right"/>
      <w:pPr>
        <w:ind w:left="9001" w:hanging="180"/>
      </w:pPr>
    </w:lvl>
  </w:abstractNum>
  <w:abstractNum w:abstractNumId="4" w15:restartNumberingAfterBreak="0">
    <w:nsid w:val="6DBA5015"/>
    <w:multiLevelType w:val="hybridMultilevel"/>
    <w:tmpl w:val="6EA40D62"/>
    <w:lvl w:ilvl="0" w:tplc="A56E1E50">
      <w:start w:val="1"/>
      <w:numFmt w:val="decimal"/>
      <w:lvlText w:val="%1)"/>
      <w:lvlJc w:val="left"/>
      <w:pPr>
        <w:ind w:left="786" w:hanging="360"/>
      </w:pPr>
      <w:rPr>
        <w:rFonts w:hint="default"/>
        <w:i w:val="0"/>
        <w:color w:val="212529"/>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num w:numId="1">
    <w:abstractNumId w:val="1"/>
  </w:num>
  <w:num w:numId="2">
    <w:abstractNumId w:val="3"/>
  </w:num>
  <w:num w:numId="3">
    <w:abstractNumId w:val="0"/>
  </w:num>
  <w:num w:numId="4">
    <w:abstractNumId w:val="4"/>
  </w:num>
  <w:num w:numId="5">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Ирина Коржова ">
    <w15:presenceInfo w15:providerId="None" w15:userId="Ирина Коржова "/>
  </w15:person>
  <w15:person w15:author="user">
    <w15:presenceInfo w15:providerId="None" w15:userId="user"/>
  </w15:person>
  <w15:person w15:author="Ирина Коржова">
    <w15:presenceInfo w15:providerId="None" w15:userId="Ирина Коржова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activeWritingStyle w:appName="MSWord" w:lang="ru-RU" w:vendorID="64" w:dllVersion="131078" w:nlCheck="1" w:checkStyle="0"/>
  <w:activeWritingStyle w:appName="MSWord" w:lang="en-GB" w:vendorID="64" w:dllVersion="131078" w:nlCheck="1" w:checkStyle="1"/>
  <w:activeWritingStyle w:appName="MSWord" w:lang="en-US" w:vendorID="64" w:dllVersion="131078" w:nlCheck="1" w:checkStyle="1"/>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B7D"/>
    <w:rsid w:val="001E70AE"/>
    <w:rsid w:val="00296A0E"/>
    <w:rsid w:val="00316FDC"/>
    <w:rsid w:val="003E71CF"/>
    <w:rsid w:val="00426EC1"/>
    <w:rsid w:val="00505B7D"/>
    <w:rsid w:val="0051359C"/>
    <w:rsid w:val="00597B01"/>
    <w:rsid w:val="0062554F"/>
    <w:rsid w:val="006B5922"/>
    <w:rsid w:val="00762166"/>
    <w:rsid w:val="007B7294"/>
    <w:rsid w:val="00826346"/>
    <w:rsid w:val="0083657C"/>
    <w:rsid w:val="00837F3F"/>
    <w:rsid w:val="008F24A3"/>
    <w:rsid w:val="00AC2715"/>
    <w:rsid w:val="00AE5D89"/>
    <w:rsid w:val="00BD7368"/>
    <w:rsid w:val="00C270EE"/>
    <w:rsid w:val="00C745CA"/>
    <w:rsid w:val="00ED0572"/>
    <w:rsid w:val="00ED6D05"/>
    <w:rsid w:val="00F503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57C60"/>
  <w15:chartTrackingRefBased/>
  <w15:docId w15:val="{88354780-57B2-4A6E-82F8-5C3C7A139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505B7D"/>
    <w:rPr>
      <w:sz w:val="16"/>
      <w:szCs w:val="16"/>
    </w:rPr>
  </w:style>
  <w:style w:type="paragraph" w:styleId="a4">
    <w:name w:val="annotation text"/>
    <w:basedOn w:val="a"/>
    <w:link w:val="a5"/>
    <w:uiPriority w:val="99"/>
    <w:unhideWhenUsed/>
    <w:rsid w:val="00505B7D"/>
    <w:pPr>
      <w:spacing w:after="0" w:line="240" w:lineRule="auto"/>
    </w:pPr>
    <w:rPr>
      <w:rFonts w:ascii="Times New Roman" w:eastAsia="Times New Roman" w:hAnsi="Times New Roman" w:cs="Times New Roman"/>
      <w:sz w:val="20"/>
      <w:szCs w:val="20"/>
      <w:lang w:val="ru-RU" w:eastAsia="ru-RU"/>
    </w:rPr>
  </w:style>
  <w:style w:type="character" w:customStyle="1" w:styleId="a5">
    <w:name w:val="Текст примечания Знак"/>
    <w:basedOn w:val="a0"/>
    <w:link w:val="a4"/>
    <w:uiPriority w:val="99"/>
    <w:rsid w:val="00505B7D"/>
    <w:rPr>
      <w:rFonts w:ascii="Times New Roman" w:eastAsia="Times New Roman" w:hAnsi="Times New Roman" w:cs="Times New Roman"/>
      <w:sz w:val="20"/>
      <w:szCs w:val="20"/>
      <w:lang w:val="ru-RU" w:eastAsia="ru-RU"/>
    </w:rPr>
  </w:style>
  <w:style w:type="paragraph" w:styleId="a6">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7"/>
    <w:uiPriority w:val="99"/>
    <w:unhideWhenUsed/>
    <w:rsid w:val="00C745CA"/>
    <w:pPr>
      <w:spacing w:after="0" w:line="240" w:lineRule="auto"/>
    </w:pPr>
    <w:rPr>
      <w:rFonts w:ascii="Times New Roman" w:eastAsia="Times New Roman" w:hAnsi="Times New Roman" w:cs="Times New Roman"/>
      <w:sz w:val="20"/>
      <w:szCs w:val="20"/>
      <w:lang w:val="ru-RU" w:eastAsia="ru-RU"/>
    </w:rPr>
  </w:style>
  <w:style w:type="character" w:customStyle="1" w:styleId="a7">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6"/>
    <w:uiPriority w:val="99"/>
    <w:rsid w:val="00C745CA"/>
    <w:rPr>
      <w:rFonts w:ascii="Times New Roman" w:eastAsia="Times New Roman" w:hAnsi="Times New Roman" w:cs="Times New Roman"/>
      <w:sz w:val="20"/>
      <w:szCs w:val="20"/>
      <w:lang w:val="ru-RU" w:eastAsia="ru-RU"/>
    </w:rPr>
  </w:style>
  <w:style w:type="character" w:styleId="a8">
    <w:name w:val="footnote reference"/>
    <w:basedOn w:val="a0"/>
    <w:link w:val="1"/>
    <w:uiPriority w:val="99"/>
    <w:unhideWhenUsed/>
    <w:rsid w:val="00C745CA"/>
    <w:rPr>
      <w:vertAlign w:val="superscript"/>
    </w:rPr>
  </w:style>
  <w:style w:type="paragraph" w:customStyle="1" w:styleId="1">
    <w:name w:val="Знак сноски1"/>
    <w:basedOn w:val="a"/>
    <w:link w:val="a8"/>
    <w:uiPriority w:val="99"/>
    <w:rsid w:val="00C745CA"/>
    <w:pPr>
      <w:spacing w:line="264" w:lineRule="auto"/>
    </w:pPr>
    <w:rPr>
      <w:vertAlign w:val="superscript"/>
    </w:rPr>
  </w:style>
  <w:style w:type="paragraph" w:styleId="a9">
    <w:name w:val="List Paragraph"/>
    <w:basedOn w:val="a"/>
    <w:link w:val="aa"/>
    <w:uiPriority w:val="34"/>
    <w:qFormat/>
    <w:rsid w:val="00F5035D"/>
    <w:pPr>
      <w:spacing w:after="0" w:line="240" w:lineRule="auto"/>
      <w:ind w:left="720"/>
      <w:contextualSpacing/>
    </w:pPr>
    <w:rPr>
      <w:rFonts w:ascii="Times New Roman" w:eastAsia="Times New Roman" w:hAnsi="Times New Roman" w:cs="Times New Roman"/>
      <w:sz w:val="24"/>
      <w:szCs w:val="24"/>
      <w:lang w:val="ru-RU" w:eastAsia="ru-RU"/>
    </w:rPr>
  </w:style>
  <w:style w:type="paragraph" w:styleId="ab">
    <w:name w:val="annotation subject"/>
    <w:basedOn w:val="a4"/>
    <w:next w:val="a4"/>
    <w:link w:val="ac"/>
    <w:uiPriority w:val="99"/>
    <w:semiHidden/>
    <w:unhideWhenUsed/>
    <w:rsid w:val="00F5035D"/>
    <w:pPr>
      <w:spacing w:after="160"/>
    </w:pPr>
    <w:rPr>
      <w:rFonts w:asciiTheme="minorHAnsi" w:eastAsiaTheme="minorHAnsi" w:hAnsiTheme="minorHAnsi" w:cstheme="minorBidi"/>
      <w:b/>
      <w:bCs/>
      <w:lang w:val="en-GB" w:eastAsia="en-US"/>
    </w:rPr>
  </w:style>
  <w:style w:type="character" w:customStyle="1" w:styleId="ac">
    <w:name w:val="Тема примечания Знак"/>
    <w:basedOn w:val="a5"/>
    <w:link w:val="ab"/>
    <w:uiPriority w:val="99"/>
    <w:semiHidden/>
    <w:rsid w:val="00F5035D"/>
    <w:rPr>
      <w:rFonts w:ascii="Times New Roman" w:eastAsia="Times New Roman" w:hAnsi="Times New Roman" w:cs="Times New Roman"/>
      <w:b/>
      <w:bCs/>
      <w:sz w:val="20"/>
      <w:szCs w:val="20"/>
      <w:lang w:val="ru-RU" w:eastAsia="ru-RU"/>
    </w:rPr>
  </w:style>
  <w:style w:type="table" w:styleId="ad">
    <w:name w:val="Table Grid"/>
    <w:basedOn w:val="a1"/>
    <w:uiPriority w:val="39"/>
    <w:rsid w:val="00F503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
    <w:link w:val="af"/>
    <w:uiPriority w:val="99"/>
    <w:semiHidden/>
    <w:unhideWhenUsed/>
    <w:rsid w:val="0062554F"/>
    <w:pPr>
      <w:spacing w:after="0" w:line="240" w:lineRule="auto"/>
    </w:pPr>
    <w:rPr>
      <w:rFonts w:ascii="Segoe UI" w:hAnsi="Segoe UI" w:cs="Segoe UI"/>
      <w:sz w:val="18"/>
      <w:szCs w:val="18"/>
    </w:rPr>
  </w:style>
  <w:style w:type="character" w:customStyle="1" w:styleId="af">
    <w:name w:val="Текст выноски Знак"/>
    <w:basedOn w:val="a0"/>
    <w:link w:val="ae"/>
    <w:uiPriority w:val="99"/>
    <w:semiHidden/>
    <w:rsid w:val="0062554F"/>
    <w:rPr>
      <w:rFonts w:ascii="Segoe UI" w:hAnsi="Segoe UI" w:cs="Segoe UI"/>
      <w:sz w:val="18"/>
      <w:szCs w:val="18"/>
    </w:rPr>
  </w:style>
  <w:style w:type="character" w:customStyle="1" w:styleId="aa">
    <w:name w:val="Абзац списка Знак"/>
    <w:basedOn w:val="a0"/>
    <w:link w:val="a9"/>
    <w:uiPriority w:val="34"/>
    <w:rsid w:val="0062554F"/>
    <w:rPr>
      <w:rFonts w:ascii="Times New Roman" w:eastAsia="Times New Roman" w:hAnsi="Times New Roman" w:cs="Times New Roman"/>
      <w:sz w:val="24"/>
      <w:szCs w:val="24"/>
      <w:lang w:val="ru-RU" w:eastAsia="ru-RU"/>
    </w:rPr>
  </w:style>
  <w:style w:type="paragraph" w:customStyle="1" w:styleId="ds-markdown-paragraph">
    <w:name w:val="ds-markdown-paragraph"/>
    <w:basedOn w:val="a"/>
    <w:link w:val="ds-markdown-paragraph1"/>
    <w:rsid w:val="0062554F"/>
    <w:pPr>
      <w:spacing w:beforeAutospacing="1" w:after="0" w:afterAutospacing="1" w:line="240" w:lineRule="auto"/>
    </w:pPr>
    <w:rPr>
      <w:rFonts w:ascii="Times New Roman" w:eastAsia="Times New Roman" w:hAnsi="Times New Roman" w:cs="Times New Roman"/>
      <w:color w:val="000000"/>
      <w:sz w:val="24"/>
      <w:szCs w:val="20"/>
      <w:lang w:eastAsia="en-GB"/>
    </w:rPr>
  </w:style>
  <w:style w:type="character" w:customStyle="1" w:styleId="ds-markdown-paragraph1">
    <w:name w:val="ds-markdown-paragraph1"/>
    <w:basedOn w:val="a0"/>
    <w:link w:val="ds-markdown-paragraph"/>
    <w:rsid w:val="0062554F"/>
    <w:rPr>
      <w:rFonts w:ascii="Times New Roman" w:eastAsia="Times New Roman" w:hAnsi="Times New Roman" w:cs="Times New Roman"/>
      <w:color w:val="000000"/>
      <w:sz w:val="24"/>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comments" Target="comments.xml"/><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1950</Words>
  <Characters>11117</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Ирина Коржова </cp:lastModifiedBy>
  <cp:revision>3</cp:revision>
  <dcterms:created xsi:type="dcterms:W3CDTF">2026-03-30T12:54:00Z</dcterms:created>
  <dcterms:modified xsi:type="dcterms:W3CDTF">2026-03-30T12:55:00Z</dcterms:modified>
</cp:coreProperties>
</file>