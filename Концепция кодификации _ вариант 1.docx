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E731D" w14:textId="77777777" w:rsidR="00F02C60" w:rsidRPr="00FC3D9C" w:rsidRDefault="00F02C60" w:rsidP="00453B75">
      <w:pPr>
        <w:shd w:val="clear" w:color="auto" w:fill="FFFFFF"/>
        <w:spacing w:line="360" w:lineRule="auto"/>
        <w:ind w:firstLine="709"/>
        <w:jc w:val="both"/>
        <w:rPr>
          <w:rFonts w:ascii="Times New Roman" w:eastAsia="Times New Roman" w:hAnsi="Times New Roman" w:cs="Times New Roman"/>
          <w:b/>
          <w:sz w:val="28"/>
          <w:szCs w:val="28"/>
          <w:lang w:val="ru-RU" w:eastAsia="en-GB"/>
        </w:rPr>
      </w:pPr>
      <w:bookmarkStart w:id="0" w:name="_Hlk215294281"/>
      <w:r w:rsidRPr="00FC3D9C">
        <w:rPr>
          <w:rFonts w:ascii="Times New Roman" w:eastAsia="Times New Roman" w:hAnsi="Times New Roman" w:cs="Times New Roman"/>
          <w:b/>
          <w:sz w:val="28"/>
          <w:szCs w:val="28"/>
          <w:lang w:val="ru-RU" w:eastAsia="en-GB"/>
        </w:rPr>
        <w:t xml:space="preserve">Концепция кодификации информационного </w:t>
      </w:r>
      <w:r w:rsidR="002D0DDF" w:rsidRPr="00FC3D9C">
        <w:rPr>
          <w:rFonts w:ascii="Times New Roman" w:eastAsia="Times New Roman" w:hAnsi="Times New Roman" w:cs="Times New Roman"/>
          <w:b/>
          <w:sz w:val="28"/>
          <w:szCs w:val="28"/>
          <w:lang w:val="ru-RU" w:eastAsia="en-GB"/>
        </w:rPr>
        <w:t xml:space="preserve">и </w:t>
      </w:r>
      <w:r w:rsidRPr="00FC3D9C">
        <w:rPr>
          <w:rFonts w:ascii="Times New Roman" w:eastAsia="Times New Roman" w:hAnsi="Times New Roman" w:cs="Times New Roman"/>
          <w:b/>
          <w:sz w:val="28"/>
          <w:szCs w:val="28"/>
          <w:lang w:val="ru-RU" w:eastAsia="en-GB"/>
        </w:rPr>
        <w:t xml:space="preserve">цифрового </w:t>
      </w:r>
      <w:r w:rsidR="00083BA1" w:rsidRPr="00FC3D9C">
        <w:rPr>
          <w:rFonts w:ascii="Times New Roman" w:eastAsia="Times New Roman" w:hAnsi="Times New Roman" w:cs="Times New Roman"/>
          <w:b/>
          <w:sz w:val="28"/>
          <w:szCs w:val="28"/>
          <w:lang w:val="ru-RU" w:eastAsia="en-GB"/>
        </w:rPr>
        <w:t xml:space="preserve">законодательства </w:t>
      </w:r>
    </w:p>
    <w:bookmarkEnd w:id="0"/>
    <w:p w14:paraId="09CAE87D" w14:textId="77777777" w:rsidR="00776D33" w:rsidRDefault="00776D33" w:rsidP="003A1E2C">
      <w:pPr>
        <w:shd w:val="clear" w:color="auto" w:fill="FFFFFF"/>
        <w:spacing w:line="360" w:lineRule="auto"/>
        <w:ind w:firstLine="709"/>
        <w:jc w:val="both"/>
        <w:rPr>
          <w:ins w:id="1" w:author="user" w:date="2026-04-13T22:15:00Z"/>
          <w:rFonts w:ascii="Times New Roman" w:eastAsia="Times New Roman" w:hAnsi="Times New Roman" w:cs="Times New Roman"/>
          <w:bCs/>
          <w:sz w:val="28"/>
          <w:szCs w:val="28"/>
          <w:lang w:val="ru-RU" w:eastAsia="en-GB"/>
        </w:rPr>
      </w:pPr>
    </w:p>
    <w:p w14:paraId="376BBE48" w14:textId="63B25E0A" w:rsidR="00776D33" w:rsidRDefault="00776D33" w:rsidP="003A1E2C">
      <w:pPr>
        <w:shd w:val="clear" w:color="auto" w:fill="FFFFFF"/>
        <w:spacing w:line="360" w:lineRule="auto"/>
        <w:ind w:firstLine="709"/>
        <w:jc w:val="both"/>
        <w:rPr>
          <w:ins w:id="2" w:author="user" w:date="2026-04-13T22:15:00Z"/>
          <w:rFonts w:ascii="Times New Roman" w:eastAsia="Times New Roman" w:hAnsi="Times New Roman" w:cs="Times New Roman"/>
          <w:bCs/>
          <w:sz w:val="28"/>
          <w:szCs w:val="28"/>
          <w:lang w:val="ru-RU" w:eastAsia="en-GB"/>
        </w:rPr>
      </w:pPr>
      <w:ins w:id="3" w:author="user" w:date="2026-04-13T22:15:00Z">
        <w:r>
          <w:rPr>
            <w:rFonts w:ascii="Times New Roman" w:eastAsia="Times New Roman" w:hAnsi="Times New Roman" w:cs="Times New Roman"/>
            <w:bCs/>
            <w:sz w:val="28"/>
            <w:szCs w:val="28"/>
            <w:lang w:val="ru-RU" w:eastAsia="en-GB"/>
          </w:rPr>
          <w:t xml:space="preserve">Кодификация </w:t>
        </w:r>
        <w:proofErr w:type="spellStart"/>
        <w:r>
          <w:rPr>
            <w:rFonts w:ascii="Times New Roman" w:eastAsia="Times New Roman" w:hAnsi="Times New Roman" w:cs="Times New Roman"/>
            <w:bCs/>
            <w:sz w:val="28"/>
            <w:szCs w:val="28"/>
            <w:lang w:val="ru-RU" w:eastAsia="en-GB"/>
          </w:rPr>
          <w:t>зак-ва</w:t>
        </w:r>
        <w:proofErr w:type="spellEnd"/>
        <w:r>
          <w:rPr>
            <w:rFonts w:ascii="Times New Roman" w:eastAsia="Times New Roman" w:hAnsi="Times New Roman" w:cs="Times New Roman"/>
            <w:bCs/>
            <w:sz w:val="28"/>
            <w:szCs w:val="28"/>
            <w:lang w:val="ru-RU" w:eastAsia="en-GB"/>
          </w:rPr>
          <w:t xml:space="preserve"> в </w:t>
        </w:r>
      </w:ins>
      <w:ins w:id="4" w:author="user" w:date="2026-04-14T10:54:00Z">
        <w:r w:rsidR="00000A9A">
          <w:rPr>
            <w:rFonts w:ascii="Times New Roman" w:eastAsia="Times New Roman" w:hAnsi="Times New Roman" w:cs="Times New Roman"/>
            <w:bCs/>
            <w:sz w:val="28"/>
            <w:szCs w:val="28"/>
            <w:lang w:val="ru-RU" w:eastAsia="en-GB"/>
          </w:rPr>
          <w:t>информационной</w:t>
        </w:r>
      </w:ins>
      <w:ins w:id="5" w:author="user" w:date="2026-04-13T22:15:00Z">
        <w:r>
          <w:rPr>
            <w:rFonts w:ascii="Times New Roman" w:eastAsia="Times New Roman" w:hAnsi="Times New Roman" w:cs="Times New Roman"/>
            <w:bCs/>
            <w:sz w:val="28"/>
            <w:szCs w:val="28"/>
            <w:lang w:val="ru-RU" w:eastAsia="en-GB"/>
          </w:rPr>
          <w:t xml:space="preserve"> сфере …</w:t>
        </w:r>
      </w:ins>
      <w:ins w:id="6" w:author="user" w:date="2026-04-13T22:21:00Z">
        <w:r>
          <w:rPr>
            <w:rFonts w:ascii="Times New Roman" w:eastAsia="Times New Roman" w:hAnsi="Times New Roman" w:cs="Times New Roman"/>
            <w:bCs/>
            <w:sz w:val="28"/>
            <w:szCs w:val="28"/>
            <w:lang w:val="ru-RU" w:eastAsia="en-GB"/>
          </w:rPr>
          <w:t xml:space="preserve"> актуальная задача</w:t>
        </w:r>
      </w:ins>
    </w:p>
    <w:p w14:paraId="28F2A47C" w14:textId="737A6597" w:rsidR="00776D33" w:rsidRDefault="00776D33" w:rsidP="003A1E2C">
      <w:pPr>
        <w:shd w:val="clear" w:color="auto" w:fill="FFFFFF"/>
        <w:spacing w:line="360" w:lineRule="auto"/>
        <w:ind w:firstLine="709"/>
        <w:jc w:val="both"/>
        <w:rPr>
          <w:ins w:id="7" w:author="user" w:date="2026-04-13T22:38:00Z"/>
          <w:rFonts w:ascii="Times New Roman" w:eastAsia="Times New Roman" w:hAnsi="Times New Roman" w:cs="Times New Roman"/>
          <w:bCs/>
          <w:sz w:val="28"/>
          <w:szCs w:val="28"/>
          <w:lang w:val="ru-RU" w:eastAsia="en-GB"/>
        </w:rPr>
      </w:pPr>
      <w:ins w:id="8" w:author="user" w:date="2026-04-13T22:15:00Z">
        <w:r>
          <w:rPr>
            <w:rFonts w:ascii="Times New Roman" w:eastAsia="Times New Roman" w:hAnsi="Times New Roman" w:cs="Times New Roman"/>
            <w:bCs/>
            <w:sz w:val="28"/>
            <w:szCs w:val="28"/>
            <w:lang w:val="ru-RU" w:eastAsia="en-GB"/>
          </w:rPr>
          <w:t>Поручение Президента</w:t>
        </w:r>
      </w:ins>
      <w:ins w:id="9" w:author="user" w:date="2026-04-13T22:38:00Z">
        <w:r w:rsidR="0025505F">
          <w:rPr>
            <w:rFonts w:ascii="Times New Roman" w:eastAsia="Times New Roman" w:hAnsi="Times New Roman" w:cs="Times New Roman"/>
            <w:bCs/>
            <w:sz w:val="28"/>
            <w:szCs w:val="28"/>
            <w:lang w:val="ru-RU" w:eastAsia="en-GB"/>
          </w:rPr>
          <w:t xml:space="preserve"> о </w:t>
        </w:r>
      </w:ins>
      <w:ins w:id="10" w:author="user" w:date="2026-04-13T22:39:00Z">
        <w:r w:rsidR="0025505F">
          <w:rPr>
            <w:rFonts w:ascii="Times New Roman" w:eastAsia="Times New Roman" w:hAnsi="Times New Roman" w:cs="Times New Roman"/>
            <w:bCs/>
            <w:sz w:val="28"/>
            <w:szCs w:val="28"/>
            <w:lang w:val="ru-RU" w:eastAsia="en-GB"/>
          </w:rPr>
          <w:t>…</w:t>
        </w:r>
      </w:ins>
      <w:ins w:id="11" w:author="user" w:date="2026-04-13T22:15:00Z">
        <w:r>
          <w:rPr>
            <w:rFonts w:ascii="Times New Roman" w:eastAsia="Times New Roman" w:hAnsi="Times New Roman" w:cs="Times New Roman"/>
            <w:bCs/>
            <w:sz w:val="28"/>
            <w:szCs w:val="28"/>
            <w:lang w:val="ru-RU" w:eastAsia="en-GB"/>
          </w:rPr>
          <w:t xml:space="preserve"> </w:t>
        </w:r>
      </w:ins>
    </w:p>
    <w:p w14:paraId="186959A8" w14:textId="3399310C" w:rsidR="0025505F" w:rsidRDefault="0025505F" w:rsidP="003A1E2C">
      <w:pPr>
        <w:shd w:val="clear" w:color="auto" w:fill="FFFFFF"/>
        <w:spacing w:line="360" w:lineRule="auto"/>
        <w:ind w:firstLine="709"/>
        <w:jc w:val="both"/>
        <w:rPr>
          <w:ins w:id="12" w:author="user" w:date="2026-04-13T22:22:00Z"/>
          <w:rFonts w:ascii="Times New Roman" w:eastAsia="Times New Roman" w:hAnsi="Times New Roman" w:cs="Times New Roman"/>
          <w:bCs/>
          <w:sz w:val="28"/>
          <w:szCs w:val="28"/>
          <w:lang w:val="ru-RU" w:eastAsia="en-GB"/>
        </w:rPr>
      </w:pPr>
      <w:ins w:id="13" w:author="user" w:date="2026-04-13T22:38:00Z">
        <w:r>
          <w:rPr>
            <w:rFonts w:ascii="Times New Roman" w:eastAsia="Times New Roman" w:hAnsi="Times New Roman" w:cs="Times New Roman"/>
            <w:bCs/>
            <w:sz w:val="28"/>
            <w:szCs w:val="28"/>
            <w:lang w:val="ru-RU" w:eastAsia="en-GB"/>
          </w:rPr>
          <w:t>….</w:t>
        </w:r>
      </w:ins>
    </w:p>
    <w:p w14:paraId="12C569B6" w14:textId="77777777" w:rsidR="00B726B7" w:rsidRDefault="00776D33" w:rsidP="003A1E2C">
      <w:pPr>
        <w:shd w:val="clear" w:color="auto" w:fill="FFFFFF"/>
        <w:spacing w:line="360" w:lineRule="auto"/>
        <w:ind w:firstLine="709"/>
        <w:jc w:val="both"/>
        <w:rPr>
          <w:ins w:id="14" w:author="user" w:date="2026-04-13T22:42:00Z"/>
          <w:rFonts w:ascii="Times New Roman" w:eastAsia="Times New Roman" w:hAnsi="Times New Roman" w:cs="Times New Roman"/>
          <w:bCs/>
          <w:sz w:val="28"/>
          <w:szCs w:val="28"/>
          <w:lang w:val="ru-RU" w:eastAsia="en-GB"/>
        </w:rPr>
      </w:pPr>
      <w:ins w:id="15" w:author="user" w:date="2026-04-13T22:15:00Z">
        <w:r>
          <w:rPr>
            <w:rFonts w:ascii="Times New Roman" w:eastAsia="Times New Roman" w:hAnsi="Times New Roman" w:cs="Times New Roman"/>
            <w:bCs/>
            <w:sz w:val="28"/>
            <w:szCs w:val="28"/>
            <w:lang w:val="ru-RU" w:eastAsia="en-GB"/>
          </w:rPr>
          <w:t xml:space="preserve">– </w:t>
        </w:r>
      </w:ins>
      <w:ins w:id="16" w:author="user" w:date="2026-04-13T22:39:00Z">
        <w:r w:rsidR="0025505F">
          <w:rPr>
            <w:rFonts w:ascii="Times New Roman" w:eastAsia="Times New Roman" w:hAnsi="Times New Roman" w:cs="Times New Roman"/>
            <w:bCs/>
            <w:sz w:val="28"/>
            <w:szCs w:val="28"/>
            <w:lang w:val="ru-RU" w:eastAsia="en-GB"/>
          </w:rPr>
          <w:t xml:space="preserve">научная </w:t>
        </w:r>
      </w:ins>
      <w:ins w:id="17" w:author="user" w:date="2026-04-13T22:15:00Z">
        <w:r>
          <w:rPr>
            <w:rFonts w:ascii="Times New Roman" w:eastAsia="Times New Roman" w:hAnsi="Times New Roman" w:cs="Times New Roman"/>
            <w:bCs/>
            <w:sz w:val="28"/>
            <w:szCs w:val="28"/>
            <w:lang w:val="ru-RU" w:eastAsia="en-GB"/>
          </w:rPr>
          <w:t xml:space="preserve">дискуссия </w:t>
        </w:r>
      </w:ins>
      <w:ins w:id="18" w:author="user" w:date="2026-04-13T22:24:00Z">
        <w:r w:rsidR="00816B10">
          <w:rPr>
            <w:rFonts w:ascii="Times New Roman" w:eastAsia="Times New Roman" w:hAnsi="Times New Roman" w:cs="Times New Roman"/>
            <w:bCs/>
            <w:sz w:val="28"/>
            <w:szCs w:val="28"/>
            <w:lang w:val="ru-RU" w:eastAsia="en-GB"/>
          </w:rPr>
          <w:t xml:space="preserve">о </w:t>
        </w:r>
      </w:ins>
      <w:ins w:id="19" w:author="user" w:date="2026-04-13T22:38:00Z">
        <w:r w:rsidR="0025505F">
          <w:rPr>
            <w:rFonts w:ascii="Times New Roman" w:eastAsia="Times New Roman" w:hAnsi="Times New Roman" w:cs="Times New Roman"/>
            <w:bCs/>
            <w:sz w:val="28"/>
            <w:szCs w:val="28"/>
            <w:lang w:val="ru-RU" w:eastAsia="en-GB"/>
          </w:rPr>
          <w:t>своевременности</w:t>
        </w:r>
      </w:ins>
      <w:ins w:id="20" w:author="user" w:date="2026-04-13T22:24:00Z">
        <w:r w:rsidR="00816B10">
          <w:rPr>
            <w:rFonts w:ascii="Times New Roman" w:eastAsia="Times New Roman" w:hAnsi="Times New Roman" w:cs="Times New Roman"/>
            <w:bCs/>
            <w:sz w:val="28"/>
            <w:szCs w:val="28"/>
            <w:lang w:val="ru-RU" w:eastAsia="en-GB"/>
          </w:rPr>
          <w:t xml:space="preserve"> кодификации, формах, возможности/ невозможности в текущих </w:t>
        </w:r>
        <w:proofErr w:type="spellStart"/>
        <w:proofErr w:type="gramStart"/>
        <w:r w:rsidR="00816B10">
          <w:rPr>
            <w:rFonts w:ascii="Times New Roman" w:eastAsia="Times New Roman" w:hAnsi="Times New Roman" w:cs="Times New Roman"/>
            <w:bCs/>
            <w:sz w:val="28"/>
            <w:szCs w:val="28"/>
            <w:lang w:val="ru-RU" w:eastAsia="en-GB"/>
          </w:rPr>
          <w:t>услвотях</w:t>
        </w:r>
        <w:proofErr w:type="spellEnd"/>
        <w:r w:rsidR="00816B10">
          <w:rPr>
            <w:rFonts w:ascii="Times New Roman" w:eastAsia="Times New Roman" w:hAnsi="Times New Roman" w:cs="Times New Roman"/>
            <w:bCs/>
            <w:sz w:val="28"/>
            <w:szCs w:val="28"/>
            <w:lang w:val="ru-RU" w:eastAsia="en-GB"/>
          </w:rPr>
          <w:t>..</w:t>
        </w:r>
      </w:ins>
      <w:proofErr w:type="gramEnd"/>
      <w:ins w:id="21" w:author="user" w:date="2026-04-13T22:41:00Z">
        <w:r w:rsidR="0025505F">
          <w:rPr>
            <w:rFonts w:ascii="Times New Roman" w:eastAsia="Times New Roman" w:hAnsi="Times New Roman" w:cs="Times New Roman"/>
            <w:bCs/>
            <w:sz w:val="28"/>
            <w:szCs w:val="28"/>
            <w:lang w:val="ru-RU" w:eastAsia="en-GB"/>
          </w:rPr>
          <w:t xml:space="preserve"> </w:t>
        </w:r>
      </w:ins>
    </w:p>
    <w:p w14:paraId="3D651963" w14:textId="77777777" w:rsidR="00B726B7" w:rsidRDefault="00B726B7" w:rsidP="003A1E2C">
      <w:pPr>
        <w:shd w:val="clear" w:color="auto" w:fill="FFFFFF"/>
        <w:spacing w:line="360" w:lineRule="auto"/>
        <w:ind w:firstLine="709"/>
        <w:jc w:val="both"/>
        <w:rPr>
          <w:ins w:id="22" w:author="user" w:date="2026-04-13T22:42:00Z"/>
          <w:rFonts w:ascii="Times New Roman" w:eastAsia="Times New Roman" w:hAnsi="Times New Roman" w:cs="Times New Roman"/>
          <w:bCs/>
          <w:sz w:val="28"/>
          <w:szCs w:val="28"/>
          <w:lang w:val="ru-RU" w:eastAsia="en-GB"/>
        </w:rPr>
      </w:pPr>
    </w:p>
    <w:p w14:paraId="115A4842" w14:textId="64D65DD1" w:rsidR="00776D33" w:rsidRDefault="00000A9A" w:rsidP="003A1E2C">
      <w:pPr>
        <w:shd w:val="clear" w:color="auto" w:fill="FFFFFF"/>
        <w:spacing w:line="360" w:lineRule="auto"/>
        <w:ind w:firstLine="709"/>
        <w:jc w:val="both"/>
        <w:rPr>
          <w:ins w:id="23" w:author="user" w:date="2026-04-13T22:39:00Z"/>
          <w:rFonts w:ascii="Times New Roman" w:eastAsia="Times New Roman" w:hAnsi="Times New Roman" w:cs="Times New Roman"/>
          <w:bCs/>
          <w:sz w:val="28"/>
          <w:szCs w:val="28"/>
          <w:lang w:val="ru-RU" w:eastAsia="en-GB"/>
        </w:rPr>
      </w:pPr>
      <w:ins w:id="24" w:author="user" w:date="2026-04-14T10:54:00Z">
        <w:r>
          <w:rPr>
            <w:rFonts w:ascii="Times New Roman" w:eastAsia="Times New Roman" w:hAnsi="Times New Roman" w:cs="Times New Roman"/>
            <w:bCs/>
            <w:sz w:val="28"/>
            <w:szCs w:val="28"/>
            <w:lang w:val="ru-RU" w:eastAsia="en-GB"/>
          </w:rPr>
          <w:t>возможность</w:t>
        </w:r>
      </w:ins>
      <w:ins w:id="25" w:author="user" w:date="2026-04-13T22:41:00Z">
        <w:r w:rsidR="0025505F">
          <w:rPr>
            <w:rFonts w:ascii="Times New Roman" w:eastAsia="Times New Roman" w:hAnsi="Times New Roman" w:cs="Times New Roman"/>
            <w:bCs/>
            <w:sz w:val="28"/>
            <w:szCs w:val="28"/>
            <w:lang w:val="ru-RU" w:eastAsia="en-GB"/>
          </w:rPr>
          <w:t xml:space="preserve"> / </w:t>
        </w:r>
        <w:r w:rsidR="0025505F">
          <w:rPr>
            <w:rFonts w:ascii="Times New Roman" w:eastAsia="Times New Roman" w:hAnsi="Times New Roman" w:cs="Times New Roman"/>
            <w:bCs/>
            <w:sz w:val="28"/>
            <w:szCs w:val="28"/>
            <w:lang w:val="ru-RU" w:eastAsia="en-GB"/>
          </w:rPr>
          <w:t xml:space="preserve">невозможности </w:t>
        </w:r>
      </w:ins>
      <w:ins w:id="26" w:author="user" w:date="2026-04-13T22:42:00Z">
        <w:r w:rsidR="0025505F">
          <w:rPr>
            <w:rFonts w:ascii="Times New Roman" w:eastAsia="Times New Roman" w:hAnsi="Times New Roman" w:cs="Times New Roman"/>
            <w:bCs/>
            <w:sz w:val="28"/>
            <w:szCs w:val="28"/>
            <w:lang w:val="ru-RU" w:eastAsia="en-GB"/>
          </w:rPr>
          <w:t>кодификации по причин</w:t>
        </w:r>
      </w:ins>
      <w:ins w:id="27" w:author="user" w:date="2026-04-14T10:54:00Z">
        <w:r>
          <w:rPr>
            <w:rFonts w:ascii="Times New Roman" w:eastAsia="Times New Roman" w:hAnsi="Times New Roman" w:cs="Times New Roman"/>
            <w:bCs/>
            <w:sz w:val="28"/>
            <w:szCs w:val="28"/>
            <w:lang w:val="ru-RU" w:eastAsia="en-GB"/>
          </w:rPr>
          <w:t>е</w:t>
        </w:r>
      </w:ins>
      <w:ins w:id="28" w:author="user" w:date="2026-04-13T22:42:00Z">
        <w:r w:rsidR="0025505F">
          <w:rPr>
            <w:rFonts w:ascii="Times New Roman" w:eastAsia="Times New Roman" w:hAnsi="Times New Roman" w:cs="Times New Roman"/>
            <w:bCs/>
            <w:sz w:val="28"/>
            <w:szCs w:val="28"/>
            <w:lang w:val="ru-RU" w:eastAsia="en-GB"/>
          </w:rPr>
          <w:t xml:space="preserve"> широты объекта</w:t>
        </w:r>
      </w:ins>
    </w:p>
    <w:p w14:paraId="6D89EA74" w14:textId="46770748" w:rsidR="0025505F" w:rsidRDefault="00000A9A" w:rsidP="0025505F">
      <w:pPr>
        <w:shd w:val="clear" w:color="auto" w:fill="FFFFFF"/>
        <w:spacing w:line="360" w:lineRule="auto"/>
        <w:ind w:firstLine="709"/>
        <w:jc w:val="both"/>
        <w:rPr>
          <w:ins w:id="29" w:author="user" w:date="2026-04-13T22:40:00Z"/>
          <w:rFonts w:ascii="Times New Roman" w:eastAsia="Times New Roman" w:hAnsi="Times New Roman" w:cs="Times New Roman"/>
          <w:bCs/>
          <w:sz w:val="28"/>
          <w:szCs w:val="28"/>
          <w:lang w:val="ru-RU" w:eastAsia="en-GB"/>
        </w:rPr>
      </w:pPr>
      <w:ins w:id="30" w:author="user" w:date="2026-04-14T10:55:00Z">
        <w:r>
          <w:rPr>
            <w:rFonts w:ascii="Times New Roman" w:eastAsia="Times New Roman" w:hAnsi="Times New Roman" w:cs="Times New Roman"/>
            <w:bCs/>
            <w:sz w:val="28"/>
            <w:szCs w:val="28"/>
            <w:lang w:val="ru-RU" w:eastAsia="en-GB"/>
          </w:rPr>
          <w:t xml:space="preserve">    </w:t>
        </w:r>
      </w:ins>
      <w:ins w:id="31" w:author="user" w:date="2026-04-13T22:40:00Z">
        <w:r w:rsidR="0025505F">
          <w:rPr>
            <w:rFonts w:ascii="Times New Roman" w:eastAsia="Times New Roman" w:hAnsi="Times New Roman" w:cs="Times New Roman"/>
            <w:bCs/>
            <w:sz w:val="28"/>
            <w:szCs w:val="28"/>
            <w:lang w:val="ru-RU" w:eastAsia="en-GB"/>
          </w:rPr>
          <w:t xml:space="preserve"> подход</w:t>
        </w:r>
      </w:ins>
      <w:ins w:id="32" w:author="user" w:date="2026-04-14T10:55:00Z">
        <w:r>
          <w:rPr>
            <w:rFonts w:ascii="Times New Roman" w:eastAsia="Times New Roman" w:hAnsi="Times New Roman" w:cs="Times New Roman"/>
            <w:bCs/>
            <w:sz w:val="28"/>
            <w:szCs w:val="28"/>
            <w:lang w:val="ru-RU" w:eastAsia="en-GB"/>
          </w:rPr>
          <w:t>ы</w:t>
        </w:r>
      </w:ins>
      <w:ins w:id="33" w:author="user" w:date="2026-04-13T22:40:00Z">
        <w:r w:rsidR="0025505F">
          <w:rPr>
            <w:rFonts w:ascii="Times New Roman" w:eastAsia="Times New Roman" w:hAnsi="Times New Roman" w:cs="Times New Roman"/>
            <w:bCs/>
            <w:sz w:val="28"/>
            <w:szCs w:val="28"/>
            <w:lang w:val="ru-RU" w:eastAsia="en-GB"/>
          </w:rPr>
          <w:t>…</w:t>
        </w:r>
      </w:ins>
    </w:p>
    <w:p w14:paraId="5CD96733" w14:textId="1B590817" w:rsidR="0025505F" w:rsidRDefault="0025505F" w:rsidP="0025505F">
      <w:pPr>
        <w:shd w:val="clear" w:color="auto" w:fill="FFFFFF"/>
        <w:spacing w:line="360" w:lineRule="auto"/>
        <w:ind w:firstLine="709"/>
        <w:jc w:val="both"/>
        <w:rPr>
          <w:ins w:id="34" w:author="user" w:date="2026-04-13T22:40:00Z"/>
          <w:rFonts w:ascii="Times New Roman" w:eastAsia="Times New Roman" w:hAnsi="Times New Roman" w:cs="Times New Roman"/>
          <w:bCs/>
          <w:sz w:val="28"/>
          <w:szCs w:val="28"/>
          <w:lang w:val="ru-RU" w:eastAsia="en-GB"/>
        </w:rPr>
      </w:pPr>
    </w:p>
    <w:p w14:paraId="419817CC" w14:textId="02D5C4DB" w:rsidR="0025505F" w:rsidRDefault="0025505F" w:rsidP="0025505F">
      <w:pPr>
        <w:shd w:val="clear" w:color="auto" w:fill="FFFFFF"/>
        <w:spacing w:line="360" w:lineRule="auto"/>
        <w:ind w:firstLine="709"/>
        <w:jc w:val="both"/>
        <w:rPr>
          <w:ins w:id="35" w:author="user" w:date="2026-04-13T22:40:00Z"/>
          <w:rFonts w:ascii="Times New Roman" w:eastAsia="Times New Roman" w:hAnsi="Times New Roman" w:cs="Times New Roman"/>
          <w:bCs/>
          <w:sz w:val="28"/>
          <w:szCs w:val="28"/>
          <w:lang w:val="ru-RU" w:eastAsia="en-GB"/>
        </w:rPr>
      </w:pPr>
    </w:p>
    <w:p w14:paraId="34503586" w14:textId="36740C22" w:rsidR="00816B10" w:rsidRDefault="00816B10" w:rsidP="003A1E2C">
      <w:pPr>
        <w:shd w:val="clear" w:color="auto" w:fill="FFFFFF"/>
        <w:spacing w:line="360" w:lineRule="auto"/>
        <w:ind w:firstLine="709"/>
        <w:jc w:val="both"/>
        <w:rPr>
          <w:ins w:id="36" w:author="user" w:date="2026-04-15T09:14:00Z"/>
          <w:rFonts w:ascii="Times New Roman" w:eastAsia="Times New Roman" w:hAnsi="Times New Roman" w:cs="Times New Roman"/>
          <w:bCs/>
          <w:sz w:val="28"/>
          <w:szCs w:val="28"/>
          <w:lang w:val="ru-RU" w:eastAsia="en-GB"/>
        </w:rPr>
      </w:pPr>
    </w:p>
    <w:p w14:paraId="649FCDE7" w14:textId="37868019" w:rsidR="00816B10" w:rsidRDefault="00376E54" w:rsidP="003A1E2C">
      <w:pPr>
        <w:shd w:val="clear" w:color="auto" w:fill="FFFFFF"/>
        <w:spacing w:line="360" w:lineRule="auto"/>
        <w:ind w:firstLine="709"/>
        <w:jc w:val="both"/>
        <w:rPr>
          <w:ins w:id="37" w:author="user" w:date="2026-04-13T22:32:00Z"/>
          <w:rFonts w:ascii="Times New Roman" w:eastAsia="Times New Roman" w:hAnsi="Times New Roman" w:cs="Times New Roman"/>
          <w:bCs/>
          <w:sz w:val="28"/>
          <w:szCs w:val="28"/>
          <w:lang w:val="ru-RU" w:eastAsia="en-GB"/>
        </w:rPr>
      </w:pPr>
      <w:ins w:id="38" w:author="user" w:date="2026-04-15T09:14:00Z">
        <w:r>
          <w:rPr>
            <w:rFonts w:ascii="Times New Roman" w:eastAsia="Times New Roman" w:hAnsi="Times New Roman" w:cs="Times New Roman"/>
            <w:bCs/>
            <w:sz w:val="28"/>
            <w:szCs w:val="28"/>
            <w:lang w:val="ru-RU" w:eastAsia="en-GB"/>
          </w:rPr>
          <w:t>В</w:t>
        </w:r>
      </w:ins>
      <w:ins w:id="39" w:author="user" w:date="2026-04-13T22:23:00Z">
        <w:r w:rsidR="00816B10">
          <w:rPr>
            <w:rFonts w:ascii="Times New Roman" w:eastAsia="Times New Roman" w:hAnsi="Times New Roman" w:cs="Times New Roman"/>
            <w:bCs/>
            <w:sz w:val="28"/>
            <w:szCs w:val="28"/>
            <w:lang w:val="ru-RU" w:eastAsia="en-GB"/>
          </w:rPr>
          <w:t xml:space="preserve">опреки мнению о невозможности разграничения / дробности </w:t>
        </w:r>
        <w:proofErr w:type="gramStart"/>
        <w:r w:rsidR="00816B10">
          <w:rPr>
            <w:rFonts w:ascii="Times New Roman" w:eastAsia="Times New Roman" w:hAnsi="Times New Roman" w:cs="Times New Roman"/>
            <w:bCs/>
            <w:sz w:val="28"/>
            <w:szCs w:val="28"/>
            <w:lang w:val="ru-RU" w:eastAsia="en-GB"/>
          </w:rPr>
          <w:t>…</w:t>
        </w:r>
      </w:ins>
      <w:ins w:id="40" w:author="user" w:date="2026-04-13T22:25:00Z">
        <w:r w:rsidR="00816B10">
          <w:rPr>
            <w:rFonts w:ascii="Times New Roman" w:eastAsia="Times New Roman" w:hAnsi="Times New Roman" w:cs="Times New Roman"/>
            <w:bCs/>
            <w:sz w:val="28"/>
            <w:szCs w:val="28"/>
            <w:lang w:val="ru-RU" w:eastAsia="en-GB"/>
          </w:rPr>
          <w:t>….</w:t>
        </w:r>
        <w:proofErr w:type="gramEnd"/>
        <w:r w:rsidR="00816B10">
          <w:rPr>
            <w:rFonts w:ascii="Times New Roman" w:eastAsia="Times New Roman" w:hAnsi="Times New Roman" w:cs="Times New Roman"/>
            <w:bCs/>
            <w:sz w:val="28"/>
            <w:szCs w:val="28"/>
            <w:lang w:val="ru-RU" w:eastAsia="en-GB"/>
          </w:rPr>
          <w:t>.</w:t>
        </w:r>
      </w:ins>
      <w:ins w:id="41" w:author="user" w:date="2026-04-13T22:23:00Z">
        <w:r w:rsidR="00816B10">
          <w:rPr>
            <w:rFonts w:ascii="Times New Roman" w:eastAsia="Times New Roman" w:hAnsi="Times New Roman" w:cs="Times New Roman"/>
            <w:bCs/>
            <w:sz w:val="28"/>
            <w:szCs w:val="28"/>
            <w:lang w:val="ru-RU" w:eastAsia="en-GB"/>
          </w:rPr>
          <w:t xml:space="preserve"> </w:t>
        </w:r>
      </w:ins>
      <w:ins w:id="42" w:author="user" w:date="2026-04-13T22:26:00Z">
        <w:r w:rsidR="00816B10">
          <w:rPr>
            <w:rFonts w:ascii="Times New Roman" w:eastAsia="Times New Roman" w:hAnsi="Times New Roman" w:cs="Times New Roman"/>
            <w:bCs/>
            <w:sz w:val="28"/>
            <w:szCs w:val="28"/>
            <w:lang w:val="ru-RU" w:eastAsia="en-GB"/>
          </w:rPr>
          <w:t>в т ч по линии базовых объектов…..</w:t>
        </w:r>
      </w:ins>
      <w:ins w:id="43" w:author="user" w:date="2026-04-13T22:32:00Z">
        <w:r w:rsidR="005E5743">
          <w:rPr>
            <w:rFonts w:ascii="Times New Roman" w:eastAsia="Times New Roman" w:hAnsi="Times New Roman" w:cs="Times New Roman"/>
            <w:bCs/>
            <w:sz w:val="28"/>
            <w:szCs w:val="28"/>
            <w:lang w:val="ru-RU" w:eastAsia="en-GB"/>
          </w:rPr>
          <w:t xml:space="preserve"> кончено можно </w:t>
        </w:r>
      </w:ins>
    </w:p>
    <w:p w14:paraId="4CE85C75" w14:textId="6B58E070" w:rsidR="005E5743" w:rsidRDefault="005E5743" w:rsidP="003A1E2C">
      <w:pPr>
        <w:shd w:val="clear" w:color="auto" w:fill="FFFFFF"/>
        <w:spacing w:line="360" w:lineRule="auto"/>
        <w:ind w:firstLine="709"/>
        <w:jc w:val="both"/>
        <w:rPr>
          <w:ins w:id="44" w:author="user" w:date="2026-04-13T22:32:00Z"/>
          <w:rFonts w:ascii="Times New Roman" w:eastAsia="Times New Roman" w:hAnsi="Times New Roman" w:cs="Times New Roman"/>
          <w:bCs/>
          <w:sz w:val="28"/>
          <w:szCs w:val="28"/>
          <w:lang w:val="ru-RU" w:eastAsia="en-GB"/>
        </w:rPr>
      </w:pPr>
      <w:ins w:id="45" w:author="user" w:date="2026-04-13T22:32:00Z">
        <w:r>
          <w:rPr>
            <w:rFonts w:ascii="Times New Roman" w:eastAsia="Times New Roman" w:hAnsi="Times New Roman" w:cs="Times New Roman"/>
            <w:bCs/>
            <w:sz w:val="28"/>
            <w:szCs w:val="28"/>
            <w:lang w:val="ru-RU" w:eastAsia="en-GB"/>
          </w:rPr>
          <w:t>как на уровне объекта…</w:t>
        </w:r>
      </w:ins>
    </w:p>
    <w:p w14:paraId="4BA71C60" w14:textId="181A2DB4" w:rsidR="005E5743" w:rsidRDefault="005E5743" w:rsidP="003A1E2C">
      <w:pPr>
        <w:shd w:val="clear" w:color="auto" w:fill="FFFFFF"/>
        <w:spacing w:line="360" w:lineRule="auto"/>
        <w:ind w:firstLine="709"/>
        <w:jc w:val="both"/>
        <w:rPr>
          <w:ins w:id="46" w:author="user" w:date="2026-04-13T22:35:00Z"/>
          <w:rFonts w:ascii="Times New Roman" w:eastAsia="Times New Roman" w:hAnsi="Times New Roman" w:cs="Times New Roman"/>
          <w:bCs/>
          <w:sz w:val="28"/>
          <w:szCs w:val="28"/>
          <w:lang w:val="ru-RU" w:eastAsia="en-GB"/>
        </w:rPr>
      </w:pPr>
      <w:ins w:id="47" w:author="user" w:date="2026-04-13T22:32:00Z">
        <w:r>
          <w:rPr>
            <w:rFonts w:ascii="Times New Roman" w:eastAsia="Times New Roman" w:hAnsi="Times New Roman" w:cs="Times New Roman"/>
            <w:bCs/>
            <w:sz w:val="28"/>
            <w:szCs w:val="28"/>
            <w:lang w:val="ru-RU" w:eastAsia="en-GB"/>
          </w:rPr>
          <w:t xml:space="preserve">так и на уровне </w:t>
        </w:r>
      </w:ins>
      <w:ins w:id="48" w:author="user" w:date="2026-04-14T10:58:00Z">
        <w:r w:rsidR="00000A9A">
          <w:rPr>
            <w:rFonts w:ascii="Times New Roman" w:eastAsia="Times New Roman" w:hAnsi="Times New Roman" w:cs="Times New Roman"/>
            <w:bCs/>
            <w:sz w:val="28"/>
            <w:szCs w:val="28"/>
            <w:lang w:val="ru-RU" w:eastAsia="en-GB"/>
          </w:rPr>
          <w:t>предмета</w:t>
        </w:r>
      </w:ins>
      <w:ins w:id="49" w:author="user" w:date="2026-04-13T22:33:00Z">
        <w:r>
          <w:rPr>
            <w:rFonts w:ascii="Times New Roman" w:eastAsia="Times New Roman" w:hAnsi="Times New Roman" w:cs="Times New Roman"/>
            <w:bCs/>
            <w:sz w:val="28"/>
            <w:szCs w:val="28"/>
            <w:lang w:val="ru-RU" w:eastAsia="en-GB"/>
          </w:rPr>
          <w:t>.</w:t>
        </w:r>
      </w:ins>
    </w:p>
    <w:p w14:paraId="2B0C96B8" w14:textId="1DE56BD7" w:rsidR="001133EE" w:rsidRDefault="001133EE" w:rsidP="001133EE">
      <w:pPr>
        <w:shd w:val="clear" w:color="auto" w:fill="FFFFFF"/>
        <w:spacing w:line="360" w:lineRule="auto"/>
        <w:jc w:val="both"/>
        <w:rPr>
          <w:ins w:id="50" w:author="user" w:date="2026-04-14T10:58:00Z"/>
          <w:rFonts w:ascii="Times New Roman" w:eastAsia="Times New Roman" w:hAnsi="Times New Roman" w:cs="Times New Roman"/>
          <w:bCs/>
          <w:sz w:val="28"/>
          <w:szCs w:val="28"/>
          <w:lang w:val="ru-RU" w:eastAsia="en-GB"/>
        </w:rPr>
      </w:pPr>
      <w:ins w:id="51" w:author="user" w:date="2026-04-13T22:36:00Z">
        <w:r>
          <w:rPr>
            <w:rFonts w:ascii="Times New Roman" w:eastAsia="Times New Roman" w:hAnsi="Times New Roman" w:cs="Times New Roman"/>
            <w:bCs/>
            <w:sz w:val="28"/>
            <w:szCs w:val="28"/>
            <w:lang w:val="ru-RU" w:eastAsia="en-GB"/>
          </w:rPr>
          <w:lastRenderedPageBreak/>
          <w:t xml:space="preserve">        </w:t>
        </w:r>
      </w:ins>
      <w:ins w:id="52" w:author="user" w:date="2026-04-13T22:35:00Z">
        <w:r>
          <w:rPr>
            <w:rFonts w:ascii="Times New Roman" w:eastAsia="Times New Roman" w:hAnsi="Times New Roman" w:cs="Times New Roman"/>
            <w:bCs/>
            <w:sz w:val="28"/>
            <w:szCs w:val="28"/>
            <w:lang w:val="ru-RU" w:eastAsia="en-GB"/>
          </w:rPr>
          <w:t>на уровни объектов…</w:t>
        </w:r>
      </w:ins>
    </w:p>
    <w:p w14:paraId="0566CD48" w14:textId="606240EA" w:rsidR="00000A9A" w:rsidRDefault="00000A9A" w:rsidP="001133EE">
      <w:pPr>
        <w:shd w:val="clear" w:color="auto" w:fill="FFFFFF"/>
        <w:spacing w:line="360" w:lineRule="auto"/>
        <w:jc w:val="both"/>
        <w:rPr>
          <w:ins w:id="53" w:author="user" w:date="2026-04-14T10:59:00Z"/>
          <w:rFonts w:ascii="Times New Roman" w:eastAsia="Times New Roman" w:hAnsi="Times New Roman" w:cs="Times New Roman"/>
          <w:bCs/>
          <w:sz w:val="28"/>
          <w:szCs w:val="28"/>
          <w:lang w:val="ru-RU" w:eastAsia="en-GB"/>
        </w:rPr>
      </w:pPr>
      <w:ins w:id="54" w:author="user" w:date="2026-04-14T10:59:00Z">
        <w:r>
          <w:rPr>
            <w:rFonts w:ascii="Times New Roman" w:eastAsia="Times New Roman" w:hAnsi="Times New Roman" w:cs="Times New Roman"/>
            <w:bCs/>
            <w:sz w:val="28"/>
            <w:szCs w:val="28"/>
            <w:lang w:val="ru-RU" w:eastAsia="en-GB"/>
          </w:rPr>
          <w:t xml:space="preserve">             </w:t>
        </w:r>
      </w:ins>
      <w:ins w:id="55" w:author="user" w:date="2026-04-14T11:04:00Z">
        <w:r>
          <w:rPr>
            <w:rFonts w:ascii="Times New Roman" w:eastAsia="Times New Roman" w:hAnsi="Times New Roman" w:cs="Times New Roman"/>
            <w:bCs/>
            <w:sz w:val="28"/>
            <w:szCs w:val="28"/>
            <w:lang w:val="ru-RU" w:eastAsia="en-GB"/>
          </w:rPr>
          <w:t xml:space="preserve">+ </w:t>
        </w:r>
      </w:ins>
      <w:ins w:id="56" w:author="user" w:date="2026-04-14T10:59:00Z">
        <w:r>
          <w:rPr>
            <w:rFonts w:ascii="Times New Roman" w:eastAsia="Times New Roman" w:hAnsi="Times New Roman" w:cs="Times New Roman"/>
            <w:bCs/>
            <w:sz w:val="28"/>
            <w:szCs w:val="28"/>
            <w:lang w:val="ru-RU" w:eastAsia="en-GB"/>
          </w:rPr>
          <w:t xml:space="preserve">выражается в наличии базовых объектов </w:t>
        </w:r>
      </w:ins>
    </w:p>
    <w:p w14:paraId="1E613358" w14:textId="06966763" w:rsidR="00000A9A" w:rsidRDefault="00000A9A" w:rsidP="001133EE">
      <w:pPr>
        <w:shd w:val="clear" w:color="auto" w:fill="FFFFFF"/>
        <w:spacing w:line="360" w:lineRule="auto"/>
        <w:jc w:val="both"/>
        <w:rPr>
          <w:ins w:id="57" w:author="user" w:date="2026-04-14T11:00:00Z"/>
          <w:rFonts w:ascii="Times New Roman" w:eastAsia="Times New Roman" w:hAnsi="Times New Roman" w:cs="Times New Roman"/>
          <w:bCs/>
          <w:sz w:val="28"/>
          <w:szCs w:val="28"/>
          <w:lang w:val="ru-RU" w:eastAsia="en-GB"/>
        </w:rPr>
      </w:pPr>
      <w:ins w:id="58" w:author="user" w:date="2026-04-14T10:59:00Z">
        <w:r>
          <w:rPr>
            <w:rFonts w:ascii="Times New Roman" w:eastAsia="Times New Roman" w:hAnsi="Times New Roman" w:cs="Times New Roman"/>
            <w:bCs/>
            <w:sz w:val="28"/>
            <w:szCs w:val="28"/>
            <w:lang w:val="ru-RU" w:eastAsia="en-GB"/>
          </w:rPr>
          <w:t xml:space="preserve">                    + в наличии производных от них </w:t>
        </w:r>
      </w:ins>
    </w:p>
    <w:p w14:paraId="5308E322" w14:textId="6F22F4E6" w:rsidR="00000A9A" w:rsidRDefault="00000A9A" w:rsidP="00000A9A">
      <w:pPr>
        <w:shd w:val="clear" w:color="auto" w:fill="FFFFFF"/>
        <w:spacing w:line="360" w:lineRule="auto"/>
        <w:ind w:left="720"/>
        <w:jc w:val="both"/>
        <w:rPr>
          <w:ins w:id="59" w:author="user" w:date="2026-04-14T10:58:00Z"/>
          <w:rFonts w:ascii="Times New Roman" w:eastAsia="Times New Roman" w:hAnsi="Times New Roman" w:cs="Times New Roman"/>
          <w:bCs/>
          <w:sz w:val="28"/>
          <w:szCs w:val="28"/>
          <w:lang w:val="ru-RU" w:eastAsia="en-GB"/>
        </w:rPr>
        <w:pPrChange w:id="60" w:author="user" w:date="2026-04-14T11:00:00Z">
          <w:pPr>
            <w:shd w:val="clear" w:color="auto" w:fill="FFFFFF"/>
            <w:spacing w:line="360" w:lineRule="auto"/>
            <w:jc w:val="both"/>
          </w:pPr>
        </w:pPrChange>
      </w:pPr>
      <w:ins w:id="61" w:author="user" w:date="2026-04-14T11:00:00Z">
        <w:r>
          <w:rPr>
            <w:rFonts w:ascii="Times New Roman" w:eastAsia="Times New Roman" w:hAnsi="Times New Roman" w:cs="Times New Roman"/>
            <w:bCs/>
            <w:sz w:val="28"/>
            <w:szCs w:val="28"/>
            <w:lang w:val="ru-RU" w:eastAsia="en-GB"/>
          </w:rPr>
          <w:t xml:space="preserve">                             # подробнее проанализировать связи между    производными</w:t>
        </w:r>
      </w:ins>
      <w:ins w:id="62" w:author="user" w:date="2026-04-14T11:01:00Z">
        <w:r>
          <w:rPr>
            <w:rFonts w:ascii="Times New Roman" w:eastAsia="Times New Roman" w:hAnsi="Times New Roman" w:cs="Times New Roman"/>
            <w:bCs/>
            <w:sz w:val="28"/>
            <w:szCs w:val="28"/>
            <w:lang w:val="ru-RU" w:eastAsia="en-GB"/>
          </w:rPr>
          <w:t xml:space="preserve"> объектами</w:t>
        </w:r>
      </w:ins>
      <w:ins w:id="63" w:author="user" w:date="2026-04-14T11:00:00Z">
        <w:r>
          <w:rPr>
            <w:rFonts w:ascii="Times New Roman" w:eastAsia="Times New Roman" w:hAnsi="Times New Roman" w:cs="Times New Roman"/>
            <w:bCs/>
            <w:sz w:val="28"/>
            <w:szCs w:val="28"/>
            <w:lang w:val="ru-RU" w:eastAsia="en-GB"/>
          </w:rPr>
          <w:t xml:space="preserve"> и как они соотносятся с базовыми объектами…. </w:t>
        </w:r>
      </w:ins>
    </w:p>
    <w:p w14:paraId="072B80EE" w14:textId="0BC2773A" w:rsidR="00000A9A" w:rsidRDefault="00000A9A" w:rsidP="001133EE">
      <w:pPr>
        <w:shd w:val="clear" w:color="auto" w:fill="FFFFFF"/>
        <w:spacing w:line="360" w:lineRule="auto"/>
        <w:jc w:val="both"/>
        <w:rPr>
          <w:ins w:id="64" w:author="user" w:date="2026-04-13T22:33:00Z"/>
          <w:rFonts w:ascii="Times New Roman" w:eastAsia="Times New Roman" w:hAnsi="Times New Roman" w:cs="Times New Roman"/>
          <w:bCs/>
          <w:sz w:val="28"/>
          <w:szCs w:val="28"/>
          <w:lang w:val="ru-RU" w:eastAsia="en-GB"/>
        </w:rPr>
        <w:pPrChange w:id="65" w:author="user" w:date="2026-04-13T22:35:00Z">
          <w:pPr>
            <w:shd w:val="clear" w:color="auto" w:fill="FFFFFF"/>
            <w:spacing w:line="360" w:lineRule="auto"/>
            <w:ind w:firstLine="709"/>
            <w:jc w:val="both"/>
          </w:pPr>
        </w:pPrChange>
      </w:pPr>
      <w:ins w:id="66" w:author="user" w:date="2026-04-14T10:58:00Z">
        <w:r>
          <w:rPr>
            <w:rFonts w:ascii="Times New Roman" w:eastAsia="Times New Roman" w:hAnsi="Times New Roman" w:cs="Times New Roman"/>
            <w:bCs/>
            <w:sz w:val="28"/>
            <w:szCs w:val="28"/>
            <w:lang w:val="ru-RU" w:eastAsia="en-GB"/>
          </w:rPr>
          <w:t>на уровн</w:t>
        </w:r>
      </w:ins>
      <w:ins w:id="67" w:author="user" w:date="2026-04-14T10:59:00Z">
        <w:r>
          <w:rPr>
            <w:rFonts w:ascii="Times New Roman" w:eastAsia="Times New Roman" w:hAnsi="Times New Roman" w:cs="Times New Roman"/>
            <w:bCs/>
            <w:sz w:val="28"/>
            <w:szCs w:val="28"/>
            <w:lang w:val="ru-RU" w:eastAsia="en-GB"/>
          </w:rPr>
          <w:t xml:space="preserve">е предмета </w:t>
        </w:r>
      </w:ins>
    </w:p>
    <w:p w14:paraId="3E910FCC" w14:textId="3108A278" w:rsidR="005E5743" w:rsidRDefault="001133EE" w:rsidP="005E5743">
      <w:pPr>
        <w:shd w:val="clear" w:color="auto" w:fill="FFFFFF"/>
        <w:spacing w:line="360" w:lineRule="auto"/>
        <w:jc w:val="both"/>
        <w:rPr>
          <w:ins w:id="68" w:author="user" w:date="2026-04-13T22:33:00Z"/>
          <w:rFonts w:ascii="Times New Roman" w:eastAsia="Times New Roman" w:hAnsi="Times New Roman" w:cs="Times New Roman"/>
          <w:bCs/>
          <w:sz w:val="28"/>
          <w:szCs w:val="28"/>
          <w:lang w:val="ru-RU" w:eastAsia="en-GB"/>
        </w:rPr>
      </w:pPr>
      <w:ins w:id="69" w:author="user" w:date="2026-04-13T22:36:00Z">
        <w:r>
          <w:rPr>
            <w:rFonts w:ascii="Times New Roman" w:eastAsia="Times New Roman" w:hAnsi="Times New Roman" w:cs="Times New Roman"/>
            <w:bCs/>
            <w:sz w:val="28"/>
            <w:szCs w:val="28"/>
            <w:lang w:val="ru-RU" w:eastAsia="en-GB"/>
          </w:rPr>
          <w:t xml:space="preserve">             выражается в ко</w:t>
        </w:r>
      </w:ins>
      <w:ins w:id="70" w:author="user" w:date="2026-04-13T22:37:00Z">
        <w:r>
          <w:rPr>
            <w:rFonts w:ascii="Times New Roman" w:eastAsia="Times New Roman" w:hAnsi="Times New Roman" w:cs="Times New Roman"/>
            <w:bCs/>
            <w:sz w:val="28"/>
            <w:szCs w:val="28"/>
            <w:lang w:val="ru-RU" w:eastAsia="en-GB"/>
          </w:rPr>
          <w:t>нкретных группах ОО</w:t>
        </w:r>
      </w:ins>
    </w:p>
    <w:p w14:paraId="52FC5707" w14:textId="3E609C65" w:rsidR="005E5743" w:rsidRDefault="00000A9A" w:rsidP="005E5743">
      <w:pPr>
        <w:shd w:val="clear" w:color="auto" w:fill="FFFFFF"/>
        <w:spacing w:line="360" w:lineRule="auto"/>
        <w:jc w:val="both"/>
        <w:rPr>
          <w:ins w:id="71" w:author="user" w:date="2026-04-14T11:02:00Z"/>
          <w:rFonts w:ascii="Times New Roman" w:eastAsia="Times New Roman" w:hAnsi="Times New Roman" w:cs="Times New Roman"/>
          <w:bCs/>
          <w:sz w:val="28"/>
          <w:szCs w:val="28"/>
          <w:lang w:val="ru-RU" w:eastAsia="en-GB"/>
        </w:rPr>
      </w:pPr>
      <w:ins w:id="72" w:author="user" w:date="2026-04-14T11:01:00Z">
        <w:r>
          <w:rPr>
            <w:rFonts w:ascii="Times New Roman" w:eastAsia="Times New Roman" w:hAnsi="Times New Roman" w:cs="Times New Roman"/>
            <w:bCs/>
            <w:sz w:val="28"/>
            <w:szCs w:val="28"/>
            <w:lang w:val="ru-RU" w:eastAsia="en-GB"/>
          </w:rPr>
          <w:t xml:space="preserve">                     привязаны к б</w:t>
        </w:r>
      </w:ins>
      <w:ins w:id="73" w:author="user" w:date="2026-04-14T11:02:00Z">
        <w:r>
          <w:rPr>
            <w:rFonts w:ascii="Times New Roman" w:eastAsia="Times New Roman" w:hAnsi="Times New Roman" w:cs="Times New Roman"/>
            <w:bCs/>
            <w:sz w:val="28"/>
            <w:szCs w:val="28"/>
            <w:lang w:val="ru-RU" w:eastAsia="en-GB"/>
          </w:rPr>
          <w:t xml:space="preserve">азовым объектам </w:t>
        </w:r>
      </w:ins>
    </w:p>
    <w:p w14:paraId="1B5C955A" w14:textId="72889F8D" w:rsidR="00000A9A" w:rsidRDefault="00000A9A" w:rsidP="00000A9A">
      <w:pPr>
        <w:shd w:val="clear" w:color="auto" w:fill="FFFFFF"/>
        <w:spacing w:line="360" w:lineRule="auto"/>
        <w:ind w:left="2160"/>
        <w:jc w:val="both"/>
        <w:rPr>
          <w:ins w:id="74" w:author="user" w:date="2026-04-13T22:33:00Z"/>
          <w:rFonts w:ascii="Times New Roman" w:eastAsia="Times New Roman" w:hAnsi="Times New Roman" w:cs="Times New Roman"/>
          <w:bCs/>
          <w:sz w:val="28"/>
          <w:szCs w:val="28"/>
          <w:lang w:val="ru-RU" w:eastAsia="en-GB"/>
        </w:rPr>
        <w:pPrChange w:id="75" w:author="user" w:date="2026-04-14T11:02:00Z">
          <w:pPr>
            <w:shd w:val="clear" w:color="auto" w:fill="FFFFFF"/>
            <w:spacing w:line="360" w:lineRule="auto"/>
            <w:jc w:val="both"/>
          </w:pPr>
        </w:pPrChange>
      </w:pPr>
      <w:ins w:id="76" w:author="user" w:date="2026-04-14T11:02:00Z">
        <w:r>
          <w:rPr>
            <w:rFonts w:ascii="Times New Roman" w:eastAsia="Times New Roman" w:hAnsi="Times New Roman" w:cs="Times New Roman"/>
            <w:bCs/>
            <w:sz w:val="28"/>
            <w:szCs w:val="28"/>
            <w:lang w:val="ru-RU" w:eastAsia="en-GB"/>
          </w:rPr>
          <w:t xml:space="preserve">     </w:t>
        </w:r>
      </w:ins>
      <w:ins w:id="77" w:author="user" w:date="2026-04-14T11:03:00Z">
        <w:r>
          <w:rPr>
            <w:rFonts w:ascii="Times New Roman" w:eastAsia="Times New Roman" w:hAnsi="Times New Roman" w:cs="Times New Roman"/>
            <w:bCs/>
            <w:sz w:val="28"/>
            <w:szCs w:val="28"/>
            <w:lang w:val="ru-RU" w:eastAsia="en-GB"/>
          </w:rPr>
          <w:t xml:space="preserve">  # </w:t>
        </w:r>
      </w:ins>
      <w:ins w:id="78" w:author="user" w:date="2026-04-14T11:02:00Z">
        <w:r>
          <w:rPr>
            <w:rFonts w:ascii="Times New Roman" w:eastAsia="Times New Roman" w:hAnsi="Times New Roman" w:cs="Times New Roman"/>
            <w:bCs/>
            <w:sz w:val="28"/>
            <w:szCs w:val="28"/>
            <w:lang w:val="ru-RU" w:eastAsia="en-GB"/>
          </w:rPr>
          <w:t xml:space="preserve">одному базовому объекту может </w:t>
        </w:r>
      </w:ins>
      <w:ins w:id="79" w:author="user" w:date="2026-04-14T11:11:00Z">
        <w:r w:rsidR="00997CCD">
          <w:rPr>
            <w:rFonts w:ascii="Times New Roman" w:eastAsia="Times New Roman" w:hAnsi="Times New Roman" w:cs="Times New Roman"/>
            <w:bCs/>
            <w:sz w:val="28"/>
            <w:szCs w:val="28"/>
            <w:lang w:val="ru-RU" w:eastAsia="en-GB"/>
          </w:rPr>
          <w:t>соответствовать одна</w:t>
        </w:r>
      </w:ins>
      <w:ins w:id="80" w:author="user" w:date="2026-04-14T11:02:00Z">
        <w:r>
          <w:rPr>
            <w:rFonts w:ascii="Times New Roman" w:eastAsia="Times New Roman" w:hAnsi="Times New Roman" w:cs="Times New Roman"/>
            <w:bCs/>
            <w:sz w:val="28"/>
            <w:szCs w:val="28"/>
            <w:lang w:val="ru-RU" w:eastAsia="en-GB"/>
          </w:rPr>
          <w:t xml:space="preserve">   или</w:t>
        </w:r>
      </w:ins>
      <w:ins w:id="81" w:author="user" w:date="2026-04-14T11:03:00Z">
        <w:r>
          <w:rPr>
            <w:rFonts w:ascii="Times New Roman" w:eastAsia="Times New Roman" w:hAnsi="Times New Roman" w:cs="Times New Roman"/>
            <w:bCs/>
            <w:sz w:val="28"/>
            <w:szCs w:val="28"/>
            <w:lang w:val="ru-RU" w:eastAsia="en-GB"/>
          </w:rPr>
          <w:t xml:space="preserve"> несколько групп общественных отношений …</w:t>
        </w:r>
      </w:ins>
      <w:ins w:id="82" w:author="user" w:date="2026-04-14T11:02:00Z">
        <w:r>
          <w:rPr>
            <w:rFonts w:ascii="Times New Roman" w:eastAsia="Times New Roman" w:hAnsi="Times New Roman" w:cs="Times New Roman"/>
            <w:bCs/>
            <w:sz w:val="28"/>
            <w:szCs w:val="28"/>
            <w:lang w:val="ru-RU" w:eastAsia="en-GB"/>
          </w:rPr>
          <w:t xml:space="preserve">   </w:t>
        </w:r>
      </w:ins>
    </w:p>
    <w:p w14:paraId="5F845D4B" w14:textId="73FBF6EF" w:rsidR="005E5743" w:rsidRDefault="005E5743" w:rsidP="005E5743">
      <w:pPr>
        <w:shd w:val="clear" w:color="auto" w:fill="FFFFFF"/>
        <w:spacing w:line="360" w:lineRule="auto"/>
        <w:jc w:val="both"/>
        <w:rPr>
          <w:ins w:id="83" w:author="user" w:date="2026-04-13T22:33:00Z"/>
          <w:rFonts w:ascii="Times New Roman" w:eastAsia="Times New Roman" w:hAnsi="Times New Roman" w:cs="Times New Roman"/>
          <w:bCs/>
          <w:sz w:val="28"/>
          <w:szCs w:val="28"/>
          <w:lang w:val="ru-RU" w:eastAsia="en-GB"/>
        </w:rPr>
      </w:pPr>
    </w:p>
    <w:p w14:paraId="243D3639" w14:textId="7DB748C4" w:rsidR="005E5743" w:rsidRDefault="00997CCD" w:rsidP="00997CCD">
      <w:pPr>
        <w:shd w:val="clear" w:color="auto" w:fill="FFFFFF"/>
        <w:spacing w:line="360" w:lineRule="auto"/>
        <w:jc w:val="both"/>
        <w:rPr>
          <w:ins w:id="84" w:author="user" w:date="2026-04-14T11:06:00Z"/>
          <w:rFonts w:ascii="Times New Roman" w:eastAsia="Times New Roman" w:hAnsi="Times New Roman" w:cs="Times New Roman"/>
          <w:bCs/>
          <w:sz w:val="28"/>
          <w:szCs w:val="28"/>
          <w:lang w:val="ru-RU" w:eastAsia="en-GB"/>
        </w:rPr>
      </w:pPr>
      <w:ins w:id="85" w:author="user" w:date="2026-04-14T11:11:00Z">
        <w:r>
          <w:rPr>
            <w:rFonts w:ascii="Times New Roman" w:eastAsia="Times New Roman" w:hAnsi="Times New Roman" w:cs="Times New Roman"/>
            <w:bCs/>
            <w:sz w:val="28"/>
            <w:szCs w:val="28"/>
            <w:lang w:val="ru-RU" w:eastAsia="en-GB"/>
          </w:rPr>
          <w:t>Д</w:t>
        </w:r>
      </w:ins>
      <w:ins w:id="86" w:author="user" w:date="2026-04-14T11:10:00Z">
        <w:r>
          <w:rPr>
            <w:rFonts w:ascii="Times New Roman" w:eastAsia="Times New Roman" w:hAnsi="Times New Roman" w:cs="Times New Roman"/>
            <w:bCs/>
            <w:sz w:val="28"/>
            <w:szCs w:val="28"/>
            <w:lang w:val="ru-RU" w:eastAsia="en-GB"/>
          </w:rPr>
          <w:t xml:space="preserve">инамичное развитие общественных отношений … </w:t>
        </w:r>
      </w:ins>
      <w:ins w:id="87" w:author="user" w:date="2026-04-14T11:11:00Z">
        <w:r>
          <w:rPr>
            <w:rFonts w:ascii="Times New Roman" w:eastAsia="Times New Roman" w:hAnsi="Times New Roman" w:cs="Times New Roman"/>
            <w:bCs/>
            <w:sz w:val="28"/>
            <w:szCs w:val="28"/>
            <w:lang w:val="ru-RU" w:eastAsia="en-GB"/>
          </w:rPr>
          <w:t xml:space="preserve">   </w:t>
        </w:r>
      </w:ins>
      <w:ins w:id="88" w:author="user" w:date="2026-04-14T11:10:00Z">
        <w:r>
          <w:rPr>
            <w:rFonts w:ascii="Times New Roman" w:eastAsia="Times New Roman" w:hAnsi="Times New Roman" w:cs="Times New Roman"/>
            <w:bCs/>
            <w:sz w:val="28"/>
            <w:szCs w:val="28"/>
            <w:lang w:val="ru-RU" w:eastAsia="en-GB"/>
          </w:rPr>
          <w:t>соответ</w:t>
        </w:r>
      </w:ins>
      <w:ins w:id="89" w:author="user" w:date="2026-04-14T11:11:00Z">
        <w:r>
          <w:rPr>
            <w:rFonts w:ascii="Times New Roman" w:eastAsia="Times New Roman" w:hAnsi="Times New Roman" w:cs="Times New Roman"/>
            <w:bCs/>
            <w:sz w:val="28"/>
            <w:szCs w:val="28"/>
            <w:lang w:val="ru-RU" w:eastAsia="en-GB"/>
          </w:rPr>
          <w:t xml:space="preserve">ствующего ему </w:t>
        </w:r>
        <w:proofErr w:type="spellStart"/>
        <w:r>
          <w:rPr>
            <w:rFonts w:ascii="Times New Roman" w:eastAsia="Times New Roman" w:hAnsi="Times New Roman" w:cs="Times New Roman"/>
            <w:bCs/>
            <w:sz w:val="28"/>
            <w:szCs w:val="28"/>
            <w:lang w:val="ru-RU" w:eastAsia="en-GB"/>
          </w:rPr>
          <w:t>зак-ва</w:t>
        </w:r>
        <w:proofErr w:type="spellEnd"/>
        <w:r>
          <w:rPr>
            <w:rFonts w:ascii="Times New Roman" w:eastAsia="Times New Roman" w:hAnsi="Times New Roman" w:cs="Times New Roman"/>
            <w:bCs/>
            <w:sz w:val="28"/>
            <w:szCs w:val="28"/>
            <w:lang w:val="ru-RU" w:eastAsia="en-GB"/>
          </w:rPr>
          <w:t xml:space="preserve"> в информационной сфере…</w:t>
        </w:r>
      </w:ins>
    </w:p>
    <w:p w14:paraId="39E2C682" w14:textId="265E7837" w:rsidR="00997CCD" w:rsidRDefault="00997CCD" w:rsidP="005E5743">
      <w:pPr>
        <w:shd w:val="clear" w:color="auto" w:fill="FFFFFF"/>
        <w:spacing w:line="360" w:lineRule="auto"/>
        <w:jc w:val="both"/>
        <w:rPr>
          <w:ins w:id="90" w:author="user" w:date="2026-04-14T11:08:00Z"/>
          <w:rFonts w:ascii="Times New Roman" w:eastAsia="Times New Roman" w:hAnsi="Times New Roman" w:cs="Times New Roman"/>
          <w:bCs/>
          <w:sz w:val="28"/>
          <w:szCs w:val="28"/>
          <w:lang w:val="ru-RU" w:eastAsia="en-GB"/>
        </w:rPr>
      </w:pPr>
      <w:ins w:id="91" w:author="user" w:date="2026-04-14T11:06:00Z">
        <w:r>
          <w:rPr>
            <w:rFonts w:ascii="Times New Roman" w:eastAsia="Times New Roman" w:hAnsi="Times New Roman" w:cs="Times New Roman"/>
            <w:bCs/>
            <w:sz w:val="28"/>
            <w:szCs w:val="28"/>
            <w:lang w:val="ru-RU" w:eastAsia="en-GB"/>
          </w:rPr>
          <w:t xml:space="preserve">    вновь / по-новому вопросы о критериях отрасли </w:t>
        </w:r>
        <w:proofErr w:type="gramStart"/>
        <w:r>
          <w:rPr>
            <w:rFonts w:ascii="Times New Roman" w:eastAsia="Times New Roman" w:hAnsi="Times New Roman" w:cs="Times New Roman"/>
            <w:bCs/>
            <w:sz w:val="28"/>
            <w:szCs w:val="28"/>
            <w:lang w:val="ru-RU" w:eastAsia="en-GB"/>
          </w:rPr>
          <w:t>права..</w:t>
        </w:r>
      </w:ins>
      <w:proofErr w:type="gramEnd"/>
    </w:p>
    <w:p w14:paraId="11369167" w14:textId="66CDB69F" w:rsidR="00997CCD" w:rsidRDefault="00997CCD" w:rsidP="005E5743">
      <w:pPr>
        <w:shd w:val="clear" w:color="auto" w:fill="FFFFFF"/>
        <w:spacing w:line="360" w:lineRule="auto"/>
        <w:jc w:val="both"/>
        <w:rPr>
          <w:ins w:id="92" w:author="user" w:date="2026-04-14T11:08:00Z"/>
          <w:rFonts w:ascii="Times New Roman" w:eastAsia="Times New Roman" w:hAnsi="Times New Roman" w:cs="Times New Roman"/>
          <w:bCs/>
          <w:sz w:val="28"/>
          <w:szCs w:val="28"/>
          <w:lang w:val="ru-RU" w:eastAsia="en-GB"/>
        </w:rPr>
      </w:pPr>
      <w:ins w:id="93" w:author="user" w:date="2026-04-14T11:08:00Z">
        <w:r>
          <w:rPr>
            <w:rFonts w:ascii="Times New Roman" w:eastAsia="Times New Roman" w:hAnsi="Times New Roman" w:cs="Times New Roman"/>
            <w:bCs/>
            <w:sz w:val="28"/>
            <w:szCs w:val="28"/>
            <w:lang w:val="ru-RU" w:eastAsia="en-GB"/>
          </w:rPr>
          <w:tab/>
          <w:t xml:space="preserve">соотношения объекта и предмета…. </w:t>
        </w:r>
      </w:ins>
    </w:p>
    <w:p w14:paraId="7CE3DBA2" w14:textId="75DF7CA9" w:rsidR="00997CCD" w:rsidRDefault="00997CCD" w:rsidP="005E5743">
      <w:pPr>
        <w:shd w:val="clear" w:color="auto" w:fill="FFFFFF"/>
        <w:spacing w:line="360" w:lineRule="auto"/>
        <w:jc w:val="both"/>
        <w:rPr>
          <w:ins w:id="94" w:author="user" w:date="2026-04-14T11:09:00Z"/>
          <w:rFonts w:ascii="Times New Roman" w:eastAsia="Times New Roman" w:hAnsi="Times New Roman" w:cs="Times New Roman"/>
          <w:bCs/>
          <w:sz w:val="28"/>
          <w:szCs w:val="28"/>
          <w:lang w:val="ru-RU" w:eastAsia="en-GB"/>
        </w:rPr>
      </w:pPr>
      <w:ins w:id="95" w:author="user" w:date="2026-04-14T11:08:00Z">
        <w:r>
          <w:rPr>
            <w:rFonts w:ascii="Times New Roman" w:eastAsia="Times New Roman" w:hAnsi="Times New Roman" w:cs="Times New Roman"/>
            <w:bCs/>
            <w:sz w:val="28"/>
            <w:szCs w:val="28"/>
            <w:lang w:val="ru-RU" w:eastAsia="en-GB"/>
          </w:rPr>
          <w:tab/>
        </w:r>
        <w:r>
          <w:rPr>
            <w:rFonts w:ascii="Times New Roman" w:eastAsia="Times New Roman" w:hAnsi="Times New Roman" w:cs="Times New Roman"/>
            <w:bCs/>
            <w:sz w:val="28"/>
            <w:szCs w:val="28"/>
            <w:lang w:val="ru-RU" w:eastAsia="en-GB"/>
          </w:rPr>
          <w:tab/>
          <w:t>уточ</w:t>
        </w:r>
      </w:ins>
      <w:ins w:id="96" w:author="user" w:date="2026-04-14T11:09:00Z">
        <w:r>
          <w:rPr>
            <w:rFonts w:ascii="Times New Roman" w:eastAsia="Times New Roman" w:hAnsi="Times New Roman" w:cs="Times New Roman"/>
            <w:bCs/>
            <w:sz w:val="28"/>
            <w:szCs w:val="28"/>
            <w:lang w:val="ru-RU" w:eastAsia="en-GB"/>
          </w:rPr>
          <w:t>нение критерия однородности в рамках отрасли права…</w:t>
        </w:r>
      </w:ins>
    </w:p>
    <w:p w14:paraId="19BE4B12" w14:textId="18A84908" w:rsidR="00997CCD" w:rsidRDefault="00997CCD" w:rsidP="005E5743">
      <w:pPr>
        <w:shd w:val="clear" w:color="auto" w:fill="FFFFFF"/>
        <w:spacing w:line="360" w:lineRule="auto"/>
        <w:jc w:val="both"/>
        <w:rPr>
          <w:ins w:id="97" w:author="user" w:date="2026-04-14T11:09:00Z"/>
          <w:rFonts w:ascii="Times New Roman" w:eastAsia="Times New Roman" w:hAnsi="Times New Roman" w:cs="Times New Roman"/>
          <w:bCs/>
          <w:sz w:val="28"/>
          <w:szCs w:val="28"/>
          <w:lang w:val="ru-RU" w:eastAsia="en-GB"/>
        </w:rPr>
      </w:pPr>
      <w:ins w:id="98" w:author="user" w:date="2026-04-14T11:09:00Z">
        <w:r>
          <w:rPr>
            <w:rFonts w:ascii="Times New Roman" w:eastAsia="Times New Roman" w:hAnsi="Times New Roman" w:cs="Times New Roman"/>
            <w:bCs/>
            <w:sz w:val="28"/>
            <w:szCs w:val="28"/>
            <w:lang w:val="ru-RU" w:eastAsia="en-GB"/>
          </w:rPr>
          <w:tab/>
        </w:r>
        <w:r>
          <w:rPr>
            <w:rFonts w:ascii="Times New Roman" w:eastAsia="Times New Roman" w:hAnsi="Times New Roman" w:cs="Times New Roman"/>
            <w:bCs/>
            <w:sz w:val="28"/>
            <w:szCs w:val="28"/>
            <w:lang w:val="ru-RU" w:eastAsia="en-GB"/>
          </w:rPr>
          <w:tab/>
          <w:t xml:space="preserve">сколько групп однородных </w:t>
        </w:r>
      </w:ins>
      <w:ins w:id="99" w:author="user" w:date="2026-04-14T11:12:00Z">
        <w:r>
          <w:rPr>
            <w:rFonts w:ascii="Times New Roman" w:eastAsia="Times New Roman" w:hAnsi="Times New Roman" w:cs="Times New Roman"/>
            <w:bCs/>
            <w:sz w:val="28"/>
            <w:szCs w:val="28"/>
            <w:lang w:val="ru-RU" w:eastAsia="en-GB"/>
          </w:rPr>
          <w:t>общественных</w:t>
        </w:r>
      </w:ins>
      <w:ins w:id="100" w:author="user" w:date="2026-04-14T11:09:00Z">
        <w:r>
          <w:rPr>
            <w:rFonts w:ascii="Times New Roman" w:eastAsia="Times New Roman" w:hAnsi="Times New Roman" w:cs="Times New Roman"/>
            <w:bCs/>
            <w:sz w:val="28"/>
            <w:szCs w:val="28"/>
            <w:lang w:val="ru-RU" w:eastAsia="en-GB"/>
          </w:rPr>
          <w:t xml:space="preserve"> отношений может включать отрасль </w:t>
        </w:r>
      </w:ins>
    </w:p>
    <w:p w14:paraId="1FFFEBF3" w14:textId="278D02BF" w:rsidR="00997CCD" w:rsidRDefault="00997CCD" w:rsidP="005E5743">
      <w:pPr>
        <w:shd w:val="clear" w:color="auto" w:fill="FFFFFF"/>
        <w:spacing w:line="360" w:lineRule="auto"/>
        <w:jc w:val="both"/>
        <w:rPr>
          <w:ins w:id="101" w:author="user" w:date="2026-04-14T11:12:00Z"/>
          <w:rFonts w:ascii="Times New Roman" w:eastAsia="Times New Roman" w:hAnsi="Times New Roman" w:cs="Times New Roman"/>
          <w:bCs/>
          <w:sz w:val="28"/>
          <w:szCs w:val="28"/>
          <w:lang w:val="ru-RU" w:eastAsia="en-GB"/>
        </w:rPr>
      </w:pPr>
      <w:ins w:id="102" w:author="user" w:date="2026-04-14T11:09:00Z">
        <w:r>
          <w:rPr>
            <w:rFonts w:ascii="Times New Roman" w:eastAsia="Times New Roman" w:hAnsi="Times New Roman" w:cs="Times New Roman"/>
            <w:bCs/>
            <w:sz w:val="28"/>
            <w:szCs w:val="28"/>
            <w:lang w:val="ru-RU" w:eastAsia="en-GB"/>
          </w:rPr>
          <w:lastRenderedPageBreak/>
          <w:tab/>
        </w:r>
        <w:r>
          <w:rPr>
            <w:rFonts w:ascii="Times New Roman" w:eastAsia="Times New Roman" w:hAnsi="Times New Roman" w:cs="Times New Roman"/>
            <w:bCs/>
            <w:sz w:val="28"/>
            <w:szCs w:val="28"/>
            <w:lang w:val="ru-RU" w:eastAsia="en-GB"/>
          </w:rPr>
          <w:tab/>
          <w:t xml:space="preserve">есть ли пределы, когда </w:t>
        </w:r>
      </w:ins>
      <w:ins w:id="103" w:author="user" w:date="2026-04-14T11:10:00Z">
        <w:r>
          <w:rPr>
            <w:rFonts w:ascii="Times New Roman" w:eastAsia="Times New Roman" w:hAnsi="Times New Roman" w:cs="Times New Roman"/>
            <w:bCs/>
            <w:sz w:val="28"/>
            <w:szCs w:val="28"/>
            <w:lang w:val="ru-RU" w:eastAsia="en-GB"/>
          </w:rPr>
          <w:t>их нужно в самостоятельную отрасль права выделять…</w:t>
        </w:r>
      </w:ins>
    </w:p>
    <w:p w14:paraId="67AF27C2" w14:textId="5EFB6186" w:rsidR="00997CCD" w:rsidRDefault="00997CCD" w:rsidP="005E5743">
      <w:pPr>
        <w:shd w:val="clear" w:color="auto" w:fill="FFFFFF"/>
        <w:spacing w:line="360" w:lineRule="auto"/>
        <w:jc w:val="both"/>
        <w:rPr>
          <w:ins w:id="104" w:author="user" w:date="2026-04-14T11:06:00Z"/>
          <w:rFonts w:ascii="Times New Roman" w:eastAsia="Times New Roman" w:hAnsi="Times New Roman" w:cs="Times New Roman"/>
          <w:bCs/>
          <w:sz w:val="28"/>
          <w:szCs w:val="28"/>
          <w:lang w:val="ru-RU" w:eastAsia="en-GB"/>
        </w:rPr>
      </w:pPr>
      <w:ins w:id="105" w:author="user" w:date="2026-04-14T11:12:00Z">
        <w:r>
          <w:rPr>
            <w:rFonts w:ascii="Times New Roman" w:eastAsia="Times New Roman" w:hAnsi="Times New Roman" w:cs="Times New Roman"/>
            <w:bCs/>
            <w:sz w:val="28"/>
            <w:szCs w:val="28"/>
            <w:lang w:val="ru-RU" w:eastAsia="en-GB"/>
          </w:rPr>
          <w:tab/>
          <w:t xml:space="preserve">дискуссия о необходимости разграничивать </w:t>
        </w:r>
      </w:ins>
    </w:p>
    <w:p w14:paraId="20A22442" w14:textId="0B067760" w:rsidR="00997CCD" w:rsidRDefault="00997CCD" w:rsidP="005E5743">
      <w:pPr>
        <w:shd w:val="clear" w:color="auto" w:fill="FFFFFF"/>
        <w:spacing w:line="360" w:lineRule="auto"/>
        <w:jc w:val="both"/>
        <w:rPr>
          <w:ins w:id="106" w:author="user" w:date="2026-04-14T11:12:00Z"/>
          <w:rFonts w:ascii="Times New Roman" w:eastAsia="Times New Roman" w:hAnsi="Times New Roman" w:cs="Times New Roman"/>
          <w:bCs/>
          <w:sz w:val="28"/>
          <w:szCs w:val="28"/>
          <w:lang w:val="ru-RU" w:eastAsia="en-GB"/>
        </w:rPr>
      </w:pPr>
      <w:ins w:id="107" w:author="user" w:date="2026-04-14T11:06:00Z">
        <w:r>
          <w:rPr>
            <w:rFonts w:ascii="Times New Roman" w:eastAsia="Times New Roman" w:hAnsi="Times New Roman" w:cs="Times New Roman"/>
            <w:bCs/>
            <w:sz w:val="28"/>
            <w:szCs w:val="28"/>
            <w:lang w:val="ru-RU" w:eastAsia="en-GB"/>
          </w:rPr>
          <w:tab/>
          <w:t>с</w:t>
        </w:r>
      </w:ins>
      <w:ins w:id="108" w:author="user" w:date="2026-04-14T11:07:00Z">
        <w:r>
          <w:rPr>
            <w:rFonts w:ascii="Times New Roman" w:eastAsia="Times New Roman" w:hAnsi="Times New Roman" w:cs="Times New Roman"/>
            <w:bCs/>
            <w:sz w:val="28"/>
            <w:szCs w:val="28"/>
            <w:lang w:val="ru-RU" w:eastAsia="en-GB"/>
          </w:rPr>
          <w:t xml:space="preserve">оотношения системы права и системы </w:t>
        </w:r>
        <w:proofErr w:type="spellStart"/>
        <w:r>
          <w:rPr>
            <w:rFonts w:ascii="Times New Roman" w:eastAsia="Times New Roman" w:hAnsi="Times New Roman" w:cs="Times New Roman"/>
            <w:bCs/>
            <w:sz w:val="28"/>
            <w:szCs w:val="28"/>
            <w:lang w:val="ru-RU" w:eastAsia="en-GB"/>
          </w:rPr>
          <w:t>зак-ва</w:t>
        </w:r>
      </w:ins>
      <w:proofErr w:type="spellEnd"/>
    </w:p>
    <w:p w14:paraId="121E4B96" w14:textId="2F466554" w:rsidR="00997CCD" w:rsidRDefault="00997CCD" w:rsidP="005E5743">
      <w:pPr>
        <w:shd w:val="clear" w:color="auto" w:fill="FFFFFF"/>
        <w:spacing w:line="360" w:lineRule="auto"/>
        <w:jc w:val="both"/>
        <w:rPr>
          <w:ins w:id="109" w:author="user" w:date="2026-04-14T11:12:00Z"/>
          <w:rFonts w:ascii="Times New Roman" w:eastAsia="Times New Roman" w:hAnsi="Times New Roman" w:cs="Times New Roman"/>
          <w:bCs/>
          <w:sz w:val="28"/>
          <w:szCs w:val="28"/>
          <w:lang w:val="ru-RU" w:eastAsia="en-GB"/>
        </w:rPr>
      </w:pPr>
    </w:p>
    <w:p w14:paraId="3AAA04F5" w14:textId="77777777" w:rsidR="00997CCD" w:rsidRDefault="00997CCD" w:rsidP="005E5743">
      <w:pPr>
        <w:shd w:val="clear" w:color="auto" w:fill="FFFFFF"/>
        <w:spacing w:line="360" w:lineRule="auto"/>
        <w:jc w:val="both"/>
        <w:rPr>
          <w:ins w:id="110" w:author="user" w:date="2026-04-13T22:23:00Z"/>
          <w:rFonts w:ascii="Times New Roman" w:eastAsia="Times New Roman" w:hAnsi="Times New Roman" w:cs="Times New Roman"/>
          <w:bCs/>
          <w:sz w:val="28"/>
          <w:szCs w:val="28"/>
          <w:lang w:val="ru-RU" w:eastAsia="en-GB"/>
        </w:rPr>
        <w:pPrChange w:id="111" w:author="user" w:date="2026-04-13T22:33:00Z">
          <w:pPr>
            <w:shd w:val="clear" w:color="auto" w:fill="FFFFFF"/>
            <w:spacing w:line="360" w:lineRule="auto"/>
            <w:ind w:firstLine="709"/>
            <w:jc w:val="both"/>
          </w:pPr>
        </w:pPrChange>
      </w:pPr>
    </w:p>
    <w:p w14:paraId="2ECCB213" w14:textId="2DB2EA84" w:rsidR="00816B10" w:rsidRDefault="00816B10" w:rsidP="001133EE">
      <w:pPr>
        <w:shd w:val="clear" w:color="auto" w:fill="FFFFFF"/>
        <w:spacing w:line="360" w:lineRule="auto"/>
        <w:ind w:firstLine="709"/>
        <w:jc w:val="both"/>
        <w:rPr>
          <w:ins w:id="112" w:author="user" w:date="2026-04-13T22:37:00Z"/>
          <w:rFonts w:ascii="Times New Roman" w:eastAsia="Times New Roman" w:hAnsi="Times New Roman" w:cs="Times New Roman"/>
          <w:bCs/>
          <w:sz w:val="28"/>
          <w:szCs w:val="28"/>
          <w:lang w:val="ru-RU" w:eastAsia="en-GB"/>
        </w:rPr>
      </w:pPr>
      <w:ins w:id="113" w:author="user" w:date="2026-04-13T22:26:00Z">
        <w:r>
          <w:rPr>
            <w:rFonts w:ascii="Times New Roman" w:eastAsia="Times New Roman" w:hAnsi="Times New Roman" w:cs="Times New Roman"/>
            <w:bCs/>
            <w:sz w:val="28"/>
            <w:szCs w:val="28"/>
            <w:lang w:val="ru-RU" w:eastAsia="en-GB"/>
          </w:rPr>
          <w:t>! вопрос о пересмотре связей / соотношения внутри п</w:t>
        </w:r>
      </w:ins>
      <w:ins w:id="114" w:author="user" w:date="2026-04-13T22:27:00Z">
        <w:r>
          <w:rPr>
            <w:rFonts w:ascii="Times New Roman" w:eastAsia="Times New Roman" w:hAnsi="Times New Roman" w:cs="Times New Roman"/>
            <w:bCs/>
            <w:sz w:val="28"/>
            <w:szCs w:val="28"/>
            <w:lang w:val="ru-RU" w:eastAsia="en-GB"/>
          </w:rPr>
          <w:t>равовой системы и системы права… (</w:t>
        </w:r>
        <w:r>
          <w:rPr>
            <w:rFonts w:ascii="Times New Roman" w:eastAsia="Times New Roman" w:hAnsi="Times New Roman" w:cs="Times New Roman"/>
            <w:bCs/>
            <w:sz w:val="28"/>
            <w:szCs w:val="28"/>
            <w:lang w:val="ru-RU" w:eastAsia="en-GB"/>
          </w:rPr>
          <w:t>нужно ли разграничивать?</w:t>
        </w:r>
        <w:r>
          <w:rPr>
            <w:rFonts w:ascii="Times New Roman" w:eastAsia="Times New Roman" w:hAnsi="Times New Roman" w:cs="Times New Roman"/>
            <w:bCs/>
            <w:sz w:val="28"/>
            <w:szCs w:val="28"/>
            <w:lang w:val="ru-RU" w:eastAsia="en-GB"/>
          </w:rPr>
          <w:t>)</w:t>
        </w:r>
      </w:ins>
    </w:p>
    <w:p w14:paraId="260515AA" w14:textId="77777777" w:rsidR="001133EE" w:rsidRDefault="001133EE" w:rsidP="001133EE">
      <w:pPr>
        <w:shd w:val="clear" w:color="auto" w:fill="FFFFFF"/>
        <w:spacing w:line="360" w:lineRule="auto"/>
        <w:jc w:val="both"/>
        <w:rPr>
          <w:ins w:id="115" w:author="user" w:date="2026-04-13T22:37:00Z"/>
          <w:rFonts w:ascii="Times New Roman" w:eastAsia="Times New Roman" w:hAnsi="Times New Roman" w:cs="Times New Roman"/>
          <w:bCs/>
          <w:sz w:val="28"/>
          <w:szCs w:val="28"/>
          <w:lang w:val="ru-RU" w:eastAsia="en-GB"/>
        </w:rPr>
      </w:pPr>
      <w:ins w:id="116" w:author="user" w:date="2026-04-13T22:37:00Z">
        <w:r>
          <w:rPr>
            <w:rFonts w:ascii="Times New Roman" w:eastAsia="Times New Roman" w:hAnsi="Times New Roman" w:cs="Times New Roman"/>
            <w:bCs/>
            <w:sz w:val="28"/>
            <w:szCs w:val="28"/>
            <w:lang w:val="ru-RU" w:eastAsia="en-GB"/>
          </w:rPr>
          <w:t xml:space="preserve">    </w:t>
        </w:r>
      </w:ins>
    </w:p>
    <w:p w14:paraId="5183D234" w14:textId="75036277" w:rsidR="001133EE" w:rsidRDefault="001133EE" w:rsidP="001133EE">
      <w:pPr>
        <w:shd w:val="clear" w:color="auto" w:fill="FFFFFF"/>
        <w:spacing w:line="360" w:lineRule="auto"/>
        <w:jc w:val="both"/>
        <w:rPr>
          <w:ins w:id="117" w:author="user" w:date="2026-04-13T22:38:00Z"/>
          <w:rFonts w:ascii="Times New Roman" w:eastAsia="Times New Roman" w:hAnsi="Times New Roman" w:cs="Times New Roman"/>
          <w:bCs/>
          <w:sz w:val="28"/>
          <w:szCs w:val="28"/>
          <w:lang w:val="ru-RU" w:eastAsia="en-GB"/>
        </w:rPr>
      </w:pPr>
      <w:ins w:id="118" w:author="user" w:date="2026-04-13T22:37:00Z">
        <w:r>
          <w:rPr>
            <w:rFonts w:ascii="Times New Roman" w:eastAsia="Times New Roman" w:hAnsi="Times New Roman" w:cs="Times New Roman"/>
            <w:bCs/>
            <w:sz w:val="28"/>
            <w:szCs w:val="28"/>
            <w:lang w:val="ru-RU" w:eastAsia="en-GB"/>
          </w:rPr>
          <w:t xml:space="preserve">    </w:t>
        </w:r>
      </w:ins>
      <w:ins w:id="119" w:author="user" w:date="2026-04-14T10:58:00Z">
        <w:r w:rsidR="00000A9A">
          <w:rPr>
            <w:rFonts w:ascii="Times New Roman" w:eastAsia="Times New Roman" w:hAnsi="Times New Roman" w:cs="Times New Roman"/>
            <w:bCs/>
            <w:sz w:val="28"/>
            <w:szCs w:val="28"/>
            <w:lang w:val="ru-RU" w:eastAsia="en-GB"/>
          </w:rPr>
          <w:t>Впрочем,</w:t>
        </w:r>
      </w:ins>
      <w:ins w:id="120" w:author="user" w:date="2026-04-13T22:37:00Z">
        <w:r>
          <w:rPr>
            <w:rFonts w:ascii="Times New Roman" w:eastAsia="Times New Roman" w:hAnsi="Times New Roman" w:cs="Times New Roman"/>
            <w:bCs/>
            <w:sz w:val="28"/>
            <w:szCs w:val="28"/>
            <w:lang w:val="ru-RU" w:eastAsia="en-GB"/>
          </w:rPr>
          <w:t xml:space="preserve"> оно и так не до конца выверено… в каждой отрасли </w:t>
        </w:r>
      </w:ins>
      <w:ins w:id="121" w:author="user" w:date="2026-04-13T22:38:00Z">
        <w:r>
          <w:rPr>
            <w:rFonts w:ascii="Times New Roman" w:eastAsia="Times New Roman" w:hAnsi="Times New Roman" w:cs="Times New Roman"/>
            <w:bCs/>
            <w:sz w:val="28"/>
            <w:szCs w:val="28"/>
            <w:lang w:val="ru-RU" w:eastAsia="en-GB"/>
          </w:rPr>
          <w:t xml:space="preserve">свой подход… </w:t>
        </w:r>
      </w:ins>
    </w:p>
    <w:p w14:paraId="027ECE20" w14:textId="77777777" w:rsidR="001133EE" w:rsidRDefault="001133EE" w:rsidP="001133EE">
      <w:pPr>
        <w:shd w:val="clear" w:color="auto" w:fill="FFFFFF"/>
        <w:spacing w:line="360" w:lineRule="auto"/>
        <w:jc w:val="both"/>
        <w:rPr>
          <w:ins w:id="122" w:author="user" w:date="2026-04-13T22:38:00Z"/>
          <w:rFonts w:ascii="Times New Roman" w:eastAsia="Times New Roman" w:hAnsi="Times New Roman" w:cs="Times New Roman"/>
          <w:bCs/>
          <w:sz w:val="28"/>
          <w:szCs w:val="28"/>
          <w:lang w:val="ru-RU" w:eastAsia="en-GB"/>
        </w:rPr>
      </w:pPr>
    </w:p>
    <w:p w14:paraId="43DB9149" w14:textId="5D99F809" w:rsidR="001133EE" w:rsidRDefault="001133EE" w:rsidP="001133EE">
      <w:pPr>
        <w:shd w:val="clear" w:color="auto" w:fill="FFFFFF"/>
        <w:spacing w:line="360" w:lineRule="auto"/>
        <w:jc w:val="both"/>
        <w:rPr>
          <w:ins w:id="123" w:author="user" w:date="2026-04-13T22:37:00Z"/>
          <w:rFonts w:ascii="Times New Roman" w:eastAsia="Times New Roman" w:hAnsi="Times New Roman" w:cs="Times New Roman"/>
          <w:bCs/>
          <w:sz w:val="28"/>
          <w:szCs w:val="28"/>
          <w:lang w:val="ru-RU" w:eastAsia="en-GB"/>
        </w:rPr>
        <w:pPrChange w:id="124" w:author="user" w:date="2026-04-13T22:37:00Z">
          <w:pPr>
            <w:shd w:val="clear" w:color="auto" w:fill="FFFFFF"/>
            <w:spacing w:line="360" w:lineRule="auto"/>
            <w:ind w:firstLine="709"/>
            <w:jc w:val="both"/>
          </w:pPr>
        </w:pPrChange>
      </w:pPr>
      <w:ins w:id="125" w:author="user" w:date="2026-04-13T22:38:00Z">
        <w:r>
          <w:rPr>
            <w:rFonts w:ascii="Times New Roman" w:eastAsia="Times New Roman" w:hAnsi="Times New Roman" w:cs="Times New Roman"/>
            <w:bCs/>
            <w:sz w:val="28"/>
            <w:szCs w:val="28"/>
            <w:lang w:val="ru-RU" w:eastAsia="en-GB"/>
          </w:rPr>
          <w:t xml:space="preserve">Ведь так не должно быть, наверное. … </w:t>
        </w:r>
      </w:ins>
      <w:ins w:id="126" w:author="user" w:date="2026-04-13T22:37:00Z">
        <w:r>
          <w:rPr>
            <w:rFonts w:ascii="Times New Roman" w:eastAsia="Times New Roman" w:hAnsi="Times New Roman" w:cs="Times New Roman"/>
            <w:bCs/>
            <w:sz w:val="28"/>
            <w:szCs w:val="28"/>
            <w:lang w:val="ru-RU" w:eastAsia="en-GB"/>
          </w:rPr>
          <w:t xml:space="preserve"> </w:t>
        </w:r>
      </w:ins>
    </w:p>
    <w:p w14:paraId="7DEE64E1" w14:textId="3DA10FFD" w:rsidR="001133EE" w:rsidRDefault="001133EE" w:rsidP="001133EE">
      <w:pPr>
        <w:shd w:val="clear" w:color="auto" w:fill="FFFFFF"/>
        <w:spacing w:line="360" w:lineRule="auto"/>
        <w:ind w:firstLine="709"/>
        <w:jc w:val="both"/>
        <w:rPr>
          <w:ins w:id="127" w:author="user" w:date="2026-04-13T22:37:00Z"/>
          <w:rFonts w:ascii="Times New Roman" w:eastAsia="Times New Roman" w:hAnsi="Times New Roman" w:cs="Times New Roman"/>
          <w:bCs/>
          <w:sz w:val="28"/>
          <w:szCs w:val="28"/>
          <w:lang w:val="ru-RU" w:eastAsia="en-GB"/>
        </w:rPr>
      </w:pPr>
    </w:p>
    <w:p w14:paraId="66EF35B3" w14:textId="01EBF73D" w:rsidR="001133EE" w:rsidRDefault="001133EE" w:rsidP="001133EE">
      <w:pPr>
        <w:shd w:val="clear" w:color="auto" w:fill="FFFFFF"/>
        <w:spacing w:line="360" w:lineRule="auto"/>
        <w:ind w:firstLine="709"/>
        <w:jc w:val="both"/>
        <w:rPr>
          <w:ins w:id="128" w:author="user" w:date="2026-04-13T22:37:00Z"/>
          <w:rFonts w:ascii="Times New Roman" w:eastAsia="Times New Roman" w:hAnsi="Times New Roman" w:cs="Times New Roman"/>
          <w:bCs/>
          <w:sz w:val="28"/>
          <w:szCs w:val="28"/>
          <w:lang w:val="ru-RU" w:eastAsia="en-GB"/>
        </w:rPr>
      </w:pPr>
    </w:p>
    <w:p w14:paraId="54787F27" w14:textId="77777777" w:rsidR="001133EE" w:rsidRDefault="001133EE" w:rsidP="001133EE">
      <w:pPr>
        <w:shd w:val="clear" w:color="auto" w:fill="FFFFFF"/>
        <w:spacing w:line="360" w:lineRule="auto"/>
        <w:ind w:firstLine="709"/>
        <w:jc w:val="both"/>
        <w:rPr>
          <w:ins w:id="129" w:author="user" w:date="2026-04-13T22:29:00Z"/>
          <w:rFonts w:ascii="Times New Roman" w:eastAsia="Times New Roman" w:hAnsi="Times New Roman" w:cs="Times New Roman"/>
          <w:bCs/>
          <w:sz w:val="28"/>
          <w:szCs w:val="28"/>
          <w:lang w:val="ru-RU" w:eastAsia="en-GB"/>
        </w:rPr>
      </w:pPr>
    </w:p>
    <w:p w14:paraId="6D90978B" w14:textId="45366147" w:rsidR="00816B10" w:rsidRPr="00816B10" w:rsidRDefault="00816B10" w:rsidP="00816B10">
      <w:pPr>
        <w:pStyle w:val="ac"/>
        <w:numPr>
          <w:ilvl w:val="0"/>
          <w:numId w:val="37"/>
        </w:numPr>
        <w:shd w:val="clear" w:color="auto" w:fill="FFFFFF"/>
        <w:spacing w:line="360" w:lineRule="auto"/>
        <w:jc w:val="both"/>
        <w:rPr>
          <w:ins w:id="130" w:author="user" w:date="2026-04-13T22:29:00Z"/>
          <w:rFonts w:ascii="Times New Roman" w:eastAsia="Times New Roman" w:hAnsi="Times New Roman" w:cs="Times New Roman"/>
          <w:bCs/>
          <w:sz w:val="28"/>
          <w:szCs w:val="28"/>
          <w:lang w:eastAsia="en-GB"/>
          <w:rPrChange w:id="131" w:author="user" w:date="2026-04-13T22:29:00Z">
            <w:rPr>
              <w:ins w:id="132" w:author="user" w:date="2026-04-13T22:29:00Z"/>
              <w:rFonts w:ascii="Times New Roman" w:eastAsia="Times New Roman" w:hAnsi="Times New Roman" w:cs="Times New Roman"/>
              <w:bCs/>
              <w:sz w:val="28"/>
              <w:szCs w:val="28"/>
              <w:lang w:val="ru-RU" w:eastAsia="en-GB"/>
            </w:rPr>
          </w:rPrChange>
        </w:rPr>
      </w:pPr>
      <w:ins w:id="133" w:author="user" w:date="2026-04-13T22:29:00Z">
        <w:r>
          <w:rPr>
            <w:rFonts w:ascii="Times New Roman" w:eastAsia="Times New Roman" w:hAnsi="Times New Roman" w:cs="Times New Roman"/>
            <w:bCs/>
            <w:sz w:val="28"/>
            <w:szCs w:val="28"/>
            <w:lang w:val="ru-RU" w:eastAsia="en-GB"/>
          </w:rPr>
          <w:t xml:space="preserve">вопрос весов между объектами </w:t>
        </w:r>
      </w:ins>
    </w:p>
    <w:p w14:paraId="523EC007" w14:textId="4C31FF5D" w:rsidR="00816B10" w:rsidRDefault="00816B10" w:rsidP="00816B10">
      <w:pPr>
        <w:pStyle w:val="ac"/>
        <w:shd w:val="clear" w:color="auto" w:fill="FFFFFF"/>
        <w:spacing w:line="360" w:lineRule="auto"/>
        <w:ind w:left="1069"/>
        <w:jc w:val="both"/>
        <w:rPr>
          <w:ins w:id="134" w:author="user" w:date="2026-04-13T22:29:00Z"/>
          <w:rFonts w:ascii="Times New Roman" w:eastAsia="Times New Roman" w:hAnsi="Times New Roman" w:cs="Times New Roman"/>
          <w:bCs/>
          <w:sz w:val="28"/>
          <w:szCs w:val="28"/>
          <w:lang w:val="ru-RU" w:eastAsia="en-GB"/>
        </w:rPr>
      </w:pPr>
    </w:p>
    <w:p w14:paraId="40BE767D" w14:textId="20F63218" w:rsidR="00816B10" w:rsidRDefault="00816B10" w:rsidP="00816B10">
      <w:pPr>
        <w:pStyle w:val="ac"/>
        <w:shd w:val="clear" w:color="auto" w:fill="FFFFFF"/>
        <w:spacing w:line="360" w:lineRule="auto"/>
        <w:ind w:left="1069"/>
        <w:jc w:val="both"/>
        <w:rPr>
          <w:ins w:id="135" w:author="user" w:date="2026-04-13T22:29:00Z"/>
          <w:rFonts w:ascii="Times New Roman" w:eastAsia="Times New Roman" w:hAnsi="Times New Roman" w:cs="Times New Roman"/>
          <w:bCs/>
          <w:sz w:val="28"/>
          <w:szCs w:val="28"/>
          <w:lang w:val="ru-RU" w:eastAsia="en-GB"/>
        </w:rPr>
      </w:pPr>
      <w:ins w:id="136" w:author="user" w:date="2026-04-13T22:29:00Z">
        <w:r>
          <w:rPr>
            <w:rFonts w:ascii="Times New Roman" w:eastAsia="Times New Roman" w:hAnsi="Times New Roman" w:cs="Times New Roman"/>
            <w:bCs/>
            <w:sz w:val="28"/>
            <w:szCs w:val="28"/>
            <w:lang w:val="ru-RU" w:eastAsia="en-GB"/>
          </w:rPr>
          <w:lastRenderedPageBreak/>
          <w:t xml:space="preserve">вес семантической информации неоспорим == </w:t>
        </w:r>
      </w:ins>
      <w:ins w:id="137" w:author="user" w:date="2026-04-14T11:20:00Z">
        <w:r w:rsidR="00563E2D">
          <w:rPr>
            <w:rFonts w:ascii="Times New Roman" w:eastAsia="Times New Roman" w:hAnsi="Times New Roman" w:cs="Times New Roman"/>
            <w:bCs/>
            <w:sz w:val="28"/>
            <w:szCs w:val="28"/>
            <w:lang w:val="ru-RU" w:eastAsia="en-GB"/>
          </w:rPr>
          <w:t>информационное</w:t>
        </w:r>
      </w:ins>
      <w:ins w:id="138" w:author="user" w:date="2026-04-13T22:29:00Z">
        <w:r>
          <w:rPr>
            <w:rFonts w:ascii="Times New Roman" w:eastAsia="Times New Roman" w:hAnsi="Times New Roman" w:cs="Times New Roman"/>
            <w:bCs/>
            <w:sz w:val="28"/>
            <w:szCs w:val="28"/>
            <w:lang w:val="ru-RU" w:eastAsia="en-GB"/>
          </w:rPr>
          <w:t xml:space="preserve"> право </w:t>
        </w:r>
      </w:ins>
    </w:p>
    <w:p w14:paraId="221F9262" w14:textId="77777777" w:rsidR="00816B10" w:rsidRDefault="00816B10" w:rsidP="00816B10">
      <w:pPr>
        <w:pStyle w:val="ac"/>
        <w:shd w:val="clear" w:color="auto" w:fill="FFFFFF"/>
        <w:spacing w:line="360" w:lineRule="auto"/>
        <w:ind w:left="1069"/>
        <w:jc w:val="both"/>
        <w:rPr>
          <w:ins w:id="139" w:author="user" w:date="2026-04-13T22:29:00Z"/>
          <w:rFonts w:ascii="Times New Roman" w:eastAsia="Times New Roman" w:hAnsi="Times New Roman" w:cs="Times New Roman"/>
          <w:bCs/>
          <w:sz w:val="28"/>
          <w:szCs w:val="28"/>
          <w:lang w:val="ru-RU" w:eastAsia="en-GB"/>
        </w:rPr>
      </w:pPr>
    </w:p>
    <w:p w14:paraId="0CA29D6B" w14:textId="77777777" w:rsidR="00816B10" w:rsidRDefault="00816B10" w:rsidP="00816B10">
      <w:pPr>
        <w:pStyle w:val="ac"/>
        <w:shd w:val="clear" w:color="auto" w:fill="FFFFFF"/>
        <w:spacing w:line="360" w:lineRule="auto"/>
        <w:ind w:left="1069"/>
        <w:jc w:val="both"/>
        <w:rPr>
          <w:ins w:id="140" w:author="user" w:date="2026-04-13T22:31:00Z"/>
          <w:rFonts w:ascii="Times New Roman" w:eastAsia="Times New Roman" w:hAnsi="Times New Roman" w:cs="Times New Roman"/>
          <w:bCs/>
          <w:sz w:val="28"/>
          <w:szCs w:val="28"/>
          <w:lang w:val="ru-RU" w:eastAsia="en-GB"/>
        </w:rPr>
      </w:pPr>
      <w:ins w:id="141" w:author="user" w:date="2026-04-13T22:29:00Z">
        <w:r>
          <w:rPr>
            <w:rFonts w:ascii="Times New Roman" w:eastAsia="Times New Roman" w:hAnsi="Times New Roman" w:cs="Times New Roman"/>
            <w:bCs/>
            <w:sz w:val="28"/>
            <w:szCs w:val="28"/>
            <w:lang w:val="ru-RU" w:eastAsia="en-GB"/>
          </w:rPr>
          <w:t xml:space="preserve">соотношение весов цифровой информации и </w:t>
        </w:r>
      </w:ins>
      <w:ins w:id="142" w:author="user" w:date="2026-04-13T22:30:00Z">
        <w:r>
          <w:rPr>
            <w:rFonts w:ascii="Times New Roman" w:eastAsia="Times New Roman" w:hAnsi="Times New Roman" w:cs="Times New Roman"/>
            <w:bCs/>
            <w:sz w:val="28"/>
            <w:szCs w:val="28"/>
            <w:lang w:val="ru-RU" w:eastAsia="en-GB"/>
          </w:rPr>
          <w:t>информационной среды (</w:t>
        </w:r>
        <w:proofErr w:type="spellStart"/>
        <w:r>
          <w:rPr>
            <w:rFonts w:ascii="Times New Roman" w:eastAsia="Times New Roman" w:hAnsi="Times New Roman" w:cs="Times New Roman"/>
            <w:bCs/>
            <w:sz w:val="28"/>
            <w:szCs w:val="28"/>
            <w:lang w:val="ru-RU" w:eastAsia="en-GB"/>
          </w:rPr>
          <w:t>вкл</w:t>
        </w:r>
        <w:proofErr w:type="spellEnd"/>
        <w:r>
          <w:rPr>
            <w:rFonts w:ascii="Times New Roman" w:eastAsia="Times New Roman" w:hAnsi="Times New Roman" w:cs="Times New Roman"/>
            <w:bCs/>
            <w:sz w:val="28"/>
            <w:szCs w:val="28"/>
            <w:lang w:val="ru-RU" w:eastAsia="en-GB"/>
          </w:rPr>
          <w:t xml:space="preserve"> цифровые данные + цифровые технологии ВЫШЕ) + самостоятельный сегмент субъективных прав личности </w:t>
        </w:r>
      </w:ins>
    </w:p>
    <w:p w14:paraId="57D478CD" w14:textId="77777777" w:rsidR="00816B10" w:rsidRDefault="00816B10" w:rsidP="00816B10">
      <w:pPr>
        <w:pStyle w:val="ac"/>
        <w:shd w:val="clear" w:color="auto" w:fill="FFFFFF"/>
        <w:spacing w:line="360" w:lineRule="auto"/>
        <w:ind w:left="1069"/>
        <w:jc w:val="both"/>
        <w:rPr>
          <w:ins w:id="143" w:author="user" w:date="2026-04-13T22:31:00Z"/>
          <w:rFonts w:ascii="Times New Roman" w:eastAsia="Times New Roman" w:hAnsi="Times New Roman" w:cs="Times New Roman"/>
          <w:bCs/>
          <w:sz w:val="28"/>
          <w:szCs w:val="28"/>
          <w:lang w:val="ru-RU" w:eastAsia="en-GB"/>
        </w:rPr>
      </w:pPr>
    </w:p>
    <w:p w14:paraId="351E6D86" w14:textId="2C6E70A4" w:rsidR="00816B10" w:rsidRPr="00816B10" w:rsidRDefault="00816B10" w:rsidP="00816B10">
      <w:pPr>
        <w:pStyle w:val="ac"/>
        <w:shd w:val="clear" w:color="auto" w:fill="FFFFFF"/>
        <w:spacing w:line="360" w:lineRule="auto"/>
        <w:ind w:left="1069"/>
        <w:jc w:val="both"/>
        <w:rPr>
          <w:ins w:id="144" w:author="user" w:date="2026-04-13T22:26:00Z"/>
          <w:rFonts w:ascii="Times New Roman" w:eastAsia="Times New Roman" w:hAnsi="Times New Roman" w:cs="Times New Roman"/>
          <w:bCs/>
          <w:sz w:val="28"/>
          <w:szCs w:val="28"/>
          <w:lang w:val="ru-RU" w:eastAsia="en-GB"/>
        </w:rPr>
        <w:pPrChange w:id="145" w:author="user" w:date="2026-04-13T22:29:00Z">
          <w:pPr>
            <w:shd w:val="clear" w:color="auto" w:fill="FFFFFF"/>
            <w:spacing w:line="360" w:lineRule="auto"/>
            <w:ind w:firstLine="709"/>
            <w:jc w:val="both"/>
          </w:pPr>
        </w:pPrChange>
      </w:pPr>
      <w:ins w:id="146" w:author="user" w:date="2026-04-13T22:31:00Z">
        <w:r>
          <w:rPr>
            <w:rFonts w:ascii="Times New Roman" w:eastAsia="Times New Roman" w:hAnsi="Times New Roman" w:cs="Times New Roman"/>
            <w:bCs/>
            <w:sz w:val="28"/>
            <w:szCs w:val="28"/>
            <w:lang w:val="ru-RU" w:eastAsia="en-GB"/>
          </w:rPr>
          <w:t>самостоятельный объект + самостоятельный предмет – новая формула??))</w:t>
        </w:r>
      </w:ins>
      <w:ins w:id="147" w:author="user" w:date="2026-04-13T22:29:00Z">
        <w:r>
          <w:rPr>
            <w:rFonts w:ascii="Times New Roman" w:eastAsia="Times New Roman" w:hAnsi="Times New Roman" w:cs="Times New Roman"/>
            <w:bCs/>
            <w:sz w:val="28"/>
            <w:szCs w:val="28"/>
            <w:lang w:val="ru-RU" w:eastAsia="en-GB"/>
          </w:rPr>
          <w:t xml:space="preserve"> </w:t>
        </w:r>
      </w:ins>
    </w:p>
    <w:p w14:paraId="1655ABBF" w14:textId="77777777" w:rsidR="00816B10" w:rsidRDefault="00816B10" w:rsidP="003A1E2C">
      <w:pPr>
        <w:shd w:val="clear" w:color="auto" w:fill="FFFFFF"/>
        <w:spacing w:line="360" w:lineRule="auto"/>
        <w:ind w:firstLine="709"/>
        <w:jc w:val="both"/>
        <w:rPr>
          <w:ins w:id="148" w:author="user" w:date="2026-04-13T22:23:00Z"/>
          <w:rFonts w:ascii="Times New Roman" w:eastAsia="Times New Roman" w:hAnsi="Times New Roman" w:cs="Times New Roman"/>
          <w:bCs/>
          <w:sz w:val="28"/>
          <w:szCs w:val="28"/>
          <w:lang w:val="ru-RU" w:eastAsia="en-GB"/>
        </w:rPr>
      </w:pPr>
    </w:p>
    <w:p w14:paraId="5B0C51E8" w14:textId="14DC793A" w:rsidR="00776D33" w:rsidRDefault="00776D33" w:rsidP="003A1E2C">
      <w:pPr>
        <w:shd w:val="clear" w:color="auto" w:fill="FFFFFF"/>
        <w:spacing w:line="360" w:lineRule="auto"/>
        <w:ind w:firstLine="709"/>
        <w:jc w:val="both"/>
        <w:rPr>
          <w:ins w:id="149" w:author="user" w:date="2026-04-13T22:15:00Z"/>
          <w:rFonts w:ascii="Times New Roman" w:eastAsia="Times New Roman" w:hAnsi="Times New Roman" w:cs="Times New Roman"/>
          <w:bCs/>
          <w:sz w:val="28"/>
          <w:szCs w:val="28"/>
          <w:lang w:val="ru-RU" w:eastAsia="en-GB"/>
        </w:rPr>
      </w:pPr>
      <w:ins w:id="150" w:author="user" w:date="2026-04-13T22:15:00Z">
        <w:r>
          <w:rPr>
            <w:rFonts w:ascii="Times New Roman" w:eastAsia="Times New Roman" w:hAnsi="Times New Roman" w:cs="Times New Roman"/>
            <w:bCs/>
            <w:sz w:val="28"/>
            <w:szCs w:val="28"/>
            <w:lang w:val="ru-RU" w:eastAsia="en-GB"/>
          </w:rPr>
          <w:t xml:space="preserve">Вопросы связи информационного и цифрового </w:t>
        </w:r>
      </w:ins>
    </w:p>
    <w:p w14:paraId="6F79708E" w14:textId="0DEFB1A8" w:rsidR="00776D33" w:rsidRDefault="00776D33" w:rsidP="003A1E2C">
      <w:pPr>
        <w:shd w:val="clear" w:color="auto" w:fill="FFFFFF"/>
        <w:spacing w:line="360" w:lineRule="auto"/>
        <w:ind w:firstLine="709"/>
        <w:jc w:val="both"/>
        <w:rPr>
          <w:ins w:id="151" w:author="user" w:date="2026-04-13T22:15:00Z"/>
          <w:rFonts w:ascii="Times New Roman" w:eastAsia="Times New Roman" w:hAnsi="Times New Roman" w:cs="Times New Roman"/>
          <w:bCs/>
          <w:sz w:val="28"/>
          <w:szCs w:val="28"/>
          <w:lang w:val="ru-RU" w:eastAsia="en-GB"/>
        </w:rPr>
      </w:pPr>
      <w:ins w:id="152" w:author="user" w:date="2026-04-13T22:15:00Z">
        <w:r>
          <w:rPr>
            <w:rFonts w:ascii="Times New Roman" w:eastAsia="Times New Roman" w:hAnsi="Times New Roman" w:cs="Times New Roman"/>
            <w:bCs/>
            <w:sz w:val="28"/>
            <w:szCs w:val="28"/>
            <w:lang w:val="ru-RU" w:eastAsia="en-GB"/>
          </w:rPr>
          <w:t>Разные подходы…</w:t>
        </w:r>
      </w:ins>
    </w:p>
    <w:p w14:paraId="44E5184D" w14:textId="77777777" w:rsidR="00776D33" w:rsidRDefault="00776D33" w:rsidP="003A1E2C">
      <w:pPr>
        <w:shd w:val="clear" w:color="auto" w:fill="FFFFFF"/>
        <w:spacing w:line="360" w:lineRule="auto"/>
        <w:ind w:firstLine="709"/>
        <w:jc w:val="both"/>
        <w:rPr>
          <w:ins w:id="153" w:author="user" w:date="2026-04-13T22:15:00Z"/>
          <w:rFonts w:ascii="Times New Roman" w:eastAsia="Times New Roman" w:hAnsi="Times New Roman" w:cs="Times New Roman"/>
          <w:bCs/>
          <w:sz w:val="28"/>
          <w:szCs w:val="28"/>
          <w:lang w:val="ru-RU" w:eastAsia="en-GB"/>
        </w:rPr>
      </w:pPr>
    </w:p>
    <w:p w14:paraId="35012459" w14:textId="77777777" w:rsidR="00776D33" w:rsidRDefault="00776D33" w:rsidP="003A1E2C">
      <w:pPr>
        <w:shd w:val="clear" w:color="auto" w:fill="FFFFFF"/>
        <w:spacing w:line="360" w:lineRule="auto"/>
        <w:ind w:firstLine="709"/>
        <w:jc w:val="both"/>
        <w:rPr>
          <w:ins w:id="154" w:author="user" w:date="2026-04-13T22:15:00Z"/>
          <w:rFonts w:ascii="Times New Roman" w:eastAsia="Times New Roman" w:hAnsi="Times New Roman" w:cs="Times New Roman"/>
          <w:bCs/>
          <w:sz w:val="28"/>
          <w:szCs w:val="28"/>
          <w:lang w:val="ru-RU" w:eastAsia="en-GB"/>
        </w:rPr>
      </w:pPr>
    </w:p>
    <w:p w14:paraId="1D530A76" w14:textId="23E22062" w:rsidR="00CF044D" w:rsidRDefault="002D0DDF" w:rsidP="003A1E2C">
      <w:pPr>
        <w:shd w:val="clear" w:color="auto" w:fill="FFFFFF"/>
        <w:spacing w:line="360" w:lineRule="auto"/>
        <w:ind w:firstLine="709"/>
        <w:jc w:val="both"/>
        <w:rPr>
          <w:ins w:id="155" w:author="user" w:date="2026-04-13T22:04:00Z"/>
          <w:rFonts w:ascii="Times New Roman" w:eastAsia="Times New Roman" w:hAnsi="Times New Roman" w:cs="Times New Roman"/>
          <w:bCs/>
          <w:sz w:val="28"/>
          <w:szCs w:val="28"/>
          <w:lang w:val="ru-RU" w:eastAsia="en-GB"/>
        </w:rPr>
      </w:pPr>
      <w:r w:rsidRPr="00FC3D9C">
        <w:rPr>
          <w:rFonts w:ascii="Times New Roman" w:eastAsia="Times New Roman" w:hAnsi="Times New Roman" w:cs="Times New Roman"/>
          <w:bCs/>
          <w:sz w:val="28"/>
          <w:szCs w:val="28"/>
          <w:lang w:val="ru-RU" w:eastAsia="en-GB"/>
        </w:rPr>
        <w:t>Кодификация информационного и цифрового законодательства представляет собой актуальную задачу современного правового развития.</w:t>
      </w:r>
      <w:r w:rsidR="00CF044D">
        <w:rPr>
          <w:rFonts w:ascii="Times New Roman" w:eastAsia="Times New Roman" w:hAnsi="Times New Roman" w:cs="Times New Roman"/>
          <w:bCs/>
          <w:sz w:val="28"/>
          <w:szCs w:val="28"/>
          <w:lang w:val="ru-RU" w:eastAsia="en-GB"/>
        </w:rPr>
        <w:t xml:space="preserve"> </w:t>
      </w:r>
      <w:ins w:id="156" w:author="user" w:date="2026-04-13T22:00:00Z">
        <w:r w:rsidR="000754A7" w:rsidRPr="00776D33">
          <w:rPr>
            <w:rFonts w:ascii="Times New Roman" w:eastAsia="Times New Roman" w:hAnsi="Times New Roman" w:cs="Times New Roman"/>
            <w:bCs/>
            <w:sz w:val="28"/>
            <w:szCs w:val="28"/>
            <w:highlight w:val="yellow"/>
            <w:lang w:val="ru-RU" w:eastAsia="en-GB"/>
            <w:rPrChange w:id="157" w:author="user" w:date="2026-04-13T22:18:00Z">
              <w:rPr>
                <w:rFonts w:ascii="Times New Roman" w:eastAsia="Times New Roman" w:hAnsi="Times New Roman" w:cs="Times New Roman"/>
                <w:bCs/>
                <w:sz w:val="28"/>
                <w:szCs w:val="28"/>
                <w:lang w:val="ru-RU" w:eastAsia="en-GB"/>
              </w:rPr>
            </w:rPrChange>
          </w:rPr>
          <w:t>О кодифи</w:t>
        </w:r>
      </w:ins>
      <w:ins w:id="158" w:author="user" w:date="2026-04-13T22:01:00Z">
        <w:r w:rsidR="000754A7" w:rsidRPr="00776D33">
          <w:rPr>
            <w:rFonts w:ascii="Times New Roman" w:eastAsia="Times New Roman" w:hAnsi="Times New Roman" w:cs="Times New Roman"/>
            <w:bCs/>
            <w:sz w:val="28"/>
            <w:szCs w:val="28"/>
            <w:highlight w:val="yellow"/>
            <w:lang w:val="ru-RU" w:eastAsia="en-GB"/>
            <w:rPrChange w:id="159" w:author="user" w:date="2026-04-13T22:18:00Z">
              <w:rPr>
                <w:rFonts w:ascii="Times New Roman" w:eastAsia="Times New Roman" w:hAnsi="Times New Roman" w:cs="Times New Roman"/>
                <w:bCs/>
                <w:sz w:val="28"/>
                <w:szCs w:val="28"/>
                <w:lang w:val="ru-RU" w:eastAsia="en-GB"/>
              </w:rPr>
            </w:rPrChange>
          </w:rPr>
          <w:t xml:space="preserve">кации информационного </w:t>
        </w:r>
        <w:proofErr w:type="spellStart"/>
        <w:r w:rsidR="000754A7" w:rsidRPr="00776D33">
          <w:rPr>
            <w:rFonts w:ascii="Times New Roman" w:eastAsia="Times New Roman" w:hAnsi="Times New Roman" w:cs="Times New Roman"/>
            <w:bCs/>
            <w:sz w:val="28"/>
            <w:szCs w:val="28"/>
            <w:highlight w:val="yellow"/>
            <w:lang w:val="ru-RU" w:eastAsia="en-GB"/>
            <w:rPrChange w:id="160" w:author="user" w:date="2026-04-13T22:18:00Z">
              <w:rPr>
                <w:rFonts w:ascii="Times New Roman" w:eastAsia="Times New Roman" w:hAnsi="Times New Roman" w:cs="Times New Roman"/>
                <w:bCs/>
                <w:sz w:val="28"/>
                <w:szCs w:val="28"/>
                <w:lang w:val="ru-RU" w:eastAsia="en-GB"/>
              </w:rPr>
            </w:rPrChange>
          </w:rPr>
          <w:t>зак-ва</w:t>
        </w:r>
        <w:proofErr w:type="spellEnd"/>
        <w:r w:rsidR="000754A7" w:rsidRPr="00776D33">
          <w:rPr>
            <w:rFonts w:ascii="Times New Roman" w:eastAsia="Times New Roman" w:hAnsi="Times New Roman" w:cs="Times New Roman"/>
            <w:bCs/>
            <w:sz w:val="28"/>
            <w:szCs w:val="28"/>
            <w:highlight w:val="yellow"/>
            <w:lang w:val="ru-RU" w:eastAsia="en-GB"/>
            <w:rPrChange w:id="161" w:author="user" w:date="2026-04-13T22:18:00Z">
              <w:rPr>
                <w:rFonts w:ascii="Times New Roman" w:eastAsia="Times New Roman" w:hAnsi="Times New Roman" w:cs="Times New Roman"/>
                <w:bCs/>
                <w:sz w:val="28"/>
                <w:szCs w:val="28"/>
                <w:lang w:val="ru-RU" w:eastAsia="en-GB"/>
              </w:rPr>
            </w:rPrChange>
          </w:rPr>
          <w:t>…</w:t>
        </w:r>
        <w:r w:rsidR="000754A7">
          <w:rPr>
            <w:rFonts w:ascii="Times New Roman" w:eastAsia="Times New Roman" w:hAnsi="Times New Roman" w:cs="Times New Roman"/>
            <w:bCs/>
            <w:sz w:val="28"/>
            <w:szCs w:val="28"/>
            <w:lang w:val="ru-RU" w:eastAsia="en-GB"/>
          </w:rPr>
          <w:t xml:space="preserve"> На важность кодификации цифрового ...</w:t>
        </w:r>
      </w:ins>
      <w:ins w:id="162" w:author="user" w:date="2026-04-13T22:04:00Z">
        <w:r w:rsidR="0007328E">
          <w:rPr>
            <w:rFonts w:ascii="Times New Roman" w:eastAsia="Times New Roman" w:hAnsi="Times New Roman" w:cs="Times New Roman"/>
            <w:bCs/>
            <w:sz w:val="28"/>
            <w:szCs w:val="28"/>
            <w:lang w:val="ru-RU" w:eastAsia="en-GB"/>
          </w:rPr>
          <w:t xml:space="preserve"> поручение Президента</w:t>
        </w:r>
      </w:ins>
    </w:p>
    <w:p w14:paraId="741AD4A9" w14:textId="5C9C4702" w:rsidR="0007328E" w:rsidRDefault="0007328E" w:rsidP="003A1E2C">
      <w:pPr>
        <w:shd w:val="clear" w:color="auto" w:fill="FFFFFF"/>
        <w:spacing w:line="360" w:lineRule="auto"/>
        <w:ind w:firstLine="709"/>
        <w:jc w:val="both"/>
        <w:rPr>
          <w:ins w:id="163" w:author="user" w:date="2026-04-13T22:19:00Z"/>
          <w:rFonts w:ascii="Times New Roman" w:eastAsia="Times New Roman" w:hAnsi="Times New Roman" w:cs="Times New Roman"/>
          <w:bCs/>
          <w:sz w:val="28"/>
          <w:szCs w:val="28"/>
          <w:lang w:val="ru-RU" w:eastAsia="en-GB"/>
        </w:rPr>
      </w:pPr>
      <w:ins w:id="164" w:author="user" w:date="2026-04-13T22:04:00Z">
        <w:r w:rsidRPr="00776D33">
          <w:rPr>
            <w:rFonts w:ascii="Times New Roman" w:eastAsia="Times New Roman" w:hAnsi="Times New Roman" w:cs="Times New Roman"/>
            <w:bCs/>
            <w:sz w:val="28"/>
            <w:szCs w:val="28"/>
            <w:highlight w:val="yellow"/>
            <w:lang w:val="ru-RU" w:eastAsia="en-GB"/>
            <w:rPrChange w:id="165" w:author="user" w:date="2026-04-13T22:18:00Z">
              <w:rPr>
                <w:rFonts w:ascii="Times New Roman" w:eastAsia="Times New Roman" w:hAnsi="Times New Roman" w:cs="Times New Roman"/>
                <w:bCs/>
                <w:sz w:val="28"/>
                <w:szCs w:val="28"/>
                <w:lang w:val="ru-RU" w:eastAsia="en-GB"/>
              </w:rPr>
            </w:rPrChange>
          </w:rPr>
          <w:t xml:space="preserve">Вопреки часто </w:t>
        </w:r>
      </w:ins>
      <w:proofErr w:type="spellStart"/>
      <w:ins w:id="166" w:author="user" w:date="2026-04-13T22:05:00Z">
        <w:r w:rsidRPr="00776D33">
          <w:rPr>
            <w:rFonts w:ascii="Times New Roman" w:eastAsia="Times New Roman" w:hAnsi="Times New Roman" w:cs="Times New Roman"/>
            <w:bCs/>
            <w:sz w:val="28"/>
            <w:szCs w:val="28"/>
            <w:highlight w:val="yellow"/>
            <w:lang w:val="ru-RU" w:eastAsia="en-GB"/>
            <w:rPrChange w:id="167" w:author="user" w:date="2026-04-13T22:18:00Z">
              <w:rPr>
                <w:rFonts w:ascii="Times New Roman" w:eastAsia="Times New Roman" w:hAnsi="Times New Roman" w:cs="Times New Roman"/>
                <w:bCs/>
                <w:sz w:val="28"/>
                <w:szCs w:val="28"/>
                <w:lang w:val="ru-RU" w:eastAsia="en-GB"/>
              </w:rPr>
            </w:rPrChange>
          </w:rPr>
          <w:t>транслирующемся</w:t>
        </w:r>
        <w:proofErr w:type="spellEnd"/>
        <w:r w:rsidRPr="00776D33">
          <w:rPr>
            <w:rFonts w:ascii="Times New Roman" w:eastAsia="Times New Roman" w:hAnsi="Times New Roman" w:cs="Times New Roman"/>
            <w:bCs/>
            <w:sz w:val="28"/>
            <w:szCs w:val="28"/>
            <w:highlight w:val="yellow"/>
            <w:lang w:val="ru-RU" w:eastAsia="en-GB"/>
            <w:rPrChange w:id="168" w:author="user" w:date="2026-04-13T22:18:00Z">
              <w:rPr>
                <w:rFonts w:ascii="Times New Roman" w:eastAsia="Times New Roman" w:hAnsi="Times New Roman" w:cs="Times New Roman"/>
                <w:bCs/>
                <w:sz w:val="28"/>
                <w:szCs w:val="28"/>
                <w:lang w:val="ru-RU" w:eastAsia="en-GB"/>
              </w:rPr>
            </w:rPrChange>
          </w:rPr>
          <w:t xml:space="preserve"> взгляде о разрозненности … отсутствии общности информационное и цифрового </w:t>
        </w:r>
        <w:proofErr w:type="spellStart"/>
        <w:r w:rsidRPr="00776D33">
          <w:rPr>
            <w:rFonts w:ascii="Times New Roman" w:eastAsia="Times New Roman" w:hAnsi="Times New Roman" w:cs="Times New Roman"/>
            <w:bCs/>
            <w:sz w:val="28"/>
            <w:szCs w:val="28"/>
            <w:highlight w:val="yellow"/>
            <w:lang w:val="ru-RU" w:eastAsia="en-GB"/>
            <w:rPrChange w:id="169" w:author="user" w:date="2026-04-13T22:18:00Z">
              <w:rPr>
                <w:rFonts w:ascii="Times New Roman" w:eastAsia="Times New Roman" w:hAnsi="Times New Roman" w:cs="Times New Roman"/>
                <w:bCs/>
                <w:sz w:val="28"/>
                <w:szCs w:val="28"/>
                <w:lang w:val="ru-RU" w:eastAsia="en-GB"/>
              </w:rPr>
            </w:rPrChange>
          </w:rPr>
          <w:t>зак</w:t>
        </w:r>
        <w:proofErr w:type="spellEnd"/>
        <w:r w:rsidRPr="00776D33">
          <w:rPr>
            <w:rFonts w:ascii="Times New Roman" w:eastAsia="Times New Roman" w:hAnsi="Times New Roman" w:cs="Times New Roman"/>
            <w:bCs/>
            <w:sz w:val="28"/>
            <w:szCs w:val="28"/>
            <w:highlight w:val="yellow"/>
            <w:lang w:val="ru-RU" w:eastAsia="en-GB"/>
            <w:rPrChange w:id="170" w:author="user" w:date="2026-04-13T22:18:00Z">
              <w:rPr>
                <w:rFonts w:ascii="Times New Roman" w:eastAsia="Times New Roman" w:hAnsi="Times New Roman" w:cs="Times New Roman"/>
                <w:bCs/>
                <w:sz w:val="28"/>
                <w:szCs w:val="28"/>
                <w:lang w:val="ru-RU" w:eastAsia="en-GB"/>
              </w:rPr>
            </w:rPrChange>
          </w:rPr>
          <w:t xml:space="preserve">-во </w:t>
        </w:r>
      </w:ins>
      <w:ins w:id="171" w:author="user" w:date="2026-04-13T22:06:00Z">
        <w:r w:rsidRPr="00776D33">
          <w:rPr>
            <w:rFonts w:ascii="Times New Roman" w:eastAsia="Times New Roman" w:hAnsi="Times New Roman" w:cs="Times New Roman"/>
            <w:bCs/>
            <w:sz w:val="28"/>
            <w:szCs w:val="28"/>
            <w:highlight w:val="yellow"/>
            <w:lang w:val="ru-RU" w:eastAsia="en-GB"/>
            <w:rPrChange w:id="172" w:author="user" w:date="2026-04-13T22:18:00Z">
              <w:rPr>
                <w:rFonts w:ascii="Times New Roman" w:eastAsia="Times New Roman" w:hAnsi="Times New Roman" w:cs="Times New Roman"/>
                <w:bCs/>
                <w:sz w:val="28"/>
                <w:szCs w:val="28"/>
                <w:lang w:val="ru-RU" w:eastAsia="en-GB"/>
              </w:rPr>
            </w:rPrChange>
          </w:rPr>
          <w:t xml:space="preserve">имеет потенциал </w:t>
        </w:r>
        <w:r w:rsidRPr="00776D33">
          <w:rPr>
            <w:rFonts w:ascii="Times New Roman" w:eastAsia="Times New Roman" w:hAnsi="Times New Roman" w:cs="Times New Roman"/>
            <w:bCs/>
            <w:sz w:val="28"/>
            <w:szCs w:val="28"/>
            <w:highlight w:val="yellow"/>
            <w:lang w:val="ru-RU" w:eastAsia="en-GB"/>
            <w:rPrChange w:id="173" w:author="user" w:date="2026-04-13T22:18:00Z">
              <w:rPr>
                <w:rFonts w:ascii="Times New Roman" w:eastAsia="Times New Roman" w:hAnsi="Times New Roman" w:cs="Times New Roman"/>
                <w:bCs/>
                <w:sz w:val="28"/>
                <w:szCs w:val="28"/>
                <w:lang w:val="ru-RU" w:eastAsia="en-GB"/>
              </w:rPr>
            </w:rPrChange>
          </w:rPr>
          <w:lastRenderedPageBreak/>
          <w:t xml:space="preserve">стройного </w:t>
        </w:r>
        <w:proofErr w:type="spellStart"/>
        <w:r w:rsidRPr="00776D33">
          <w:rPr>
            <w:rFonts w:ascii="Times New Roman" w:eastAsia="Times New Roman" w:hAnsi="Times New Roman" w:cs="Times New Roman"/>
            <w:bCs/>
            <w:sz w:val="28"/>
            <w:szCs w:val="28"/>
            <w:highlight w:val="yellow"/>
            <w:lang w:val="ru-RU" w:eastAsia="en-GB"/>
            <w:rPrChange w:id="174" w:author="user" w:date="2026-04-13T22:18:00Z">
              <w:rPr>
                <w:rFonts w:ascii="Times New Roman" w:eastAsia="Times New Roman" w:hAnsi="Times New Roman" w:cs="Times New Roman"/>
                <w:bCs/>
                <w:sz w:val="28"/>
                <w:szCs w:val="28"/>
                <w:lang w:val="ru-RU" w:eastAsia="en-GB"/>
              </w:rPr>
            </w:rPrChange>
          </w:rPr>
          <w:t>ругулятора</w:t>
        </w:r>
        <w:proofErr w:type="spellEnd"/>
        <w:r>
          <w:rPr>
            <w:rFonts w:ascii="Times New Roman" w:eastAsia="Times New Roman" w:hAnsi="Times New Roman" w:cs="Times New Roman"/>
            <w:bCs/>
            <w:sz w:val="28"/>
            <w:szCs w:val="28"/>
            <w:lang w:val="ru-RU" w:eastAsia="en-GB"/>
          </w:rPr>
          <w:t xml:space="preserve"> </w:t>
        </w:r>
      </w:ins>
      <w:ins w:id="175" w:author="user" w:date="2026-04-13T22:19:00Z">
        <w:r w:rsidR="00776D33">
          <w:rPr>
            <w:rFonts w:ascii="Times New Roman" w:eastAsia="Times New Roman" w:hAnsi="Times New Roman" w:cs="Times New Roman"/>
            <w:bCs/>
            <w:sz w:val="28"/>
            <w:szCs w:val="28"/>
            <w:lang w:val="ru-RU" w:eastAsia="en-GB"/>
          </w:rPr>
          <w:t xml:space="preserve">три </w:t>
        </w:r>
      </w:ins>
      <w:ins w:id="176" w:author="user" w:date="2026-04-13T22:06:00Z">
        <w:r>
          <w:rPr>
            <w:rFonts w:ascii="Times New Roman" w:eastAsia="Times New Roman" w:hAnsi="Times New Roman" w:cs="Times New Roman"/>
            <w:bCs/>
            <w:sz w:val="28"/>
            <w:szCs w:val="28"/>
            <w:lang w:val="ru-RU" w:eastAsia="en-GB"/>
          </w:rPr>
          <w:t xml:space="preserve">тесно связанных между собой </w:t>
        </w:r>
        <w:proofErr w:type="spellStart"/>
        <w:r>
          <w:rPr>
            <w:rFonts w:ascii="Times New Roman" w:eastAsia="Times New Roman" w:hAnsi="Times New Roman" w:cs="Times New Roman"/>
            <w:bCs/>
            <w:sz w:val="28"/>
            <w:szCs w:val="28"/>
            <w:lang w:val="ru-RU" w:eastAsia="en-GB"/>
          </w:rPr>
          <w:t>общетвенных</w:t>
        </w:r>
        <w:proofErr w:type="spellEnd"/>
        <w:r>
          <w:rPr>
            <w:rFonts w:ascii="Times New Roman" w:eastAsia="Times New Roman" w:hAnsi="Times New Roman" w:cs="Times New Roman"/>
            <w:bCs/>
            <w:sz w:val="28"/>
            <w:szCs w:val="28"/>
            <w:lang w:val="ru-RU" w:eastAsia="en-GB"/>
          </w:rPr>
          <w:t xml:space="preserve"> отношения – </w:t>
        </w:r>
        <w:proofErr w:type="spellStart"/>
        <w:r>
          <w:rPr>
            <w:rFonts w:ascii="Times New Roman" w:eastAsia="Times New Roman" w:hAnsi="Times New Roman" w:cs="Times New Roman"/>
            <w:bCs/>
            <w:sz w:val="28"/>
            <w:szCs w:val="28"/>
            <w:lang w:val="ru-RU" w:eastAsia="en-GB"/>
          </w:rPr>
          <w:t>инфомарциих</w:t>
        </w:r>
        <w:proofErr w:type="spellEnd"/>
        <w:r>
          <w:rPr>
            <w:rFonts w:ascii="Times New Roman" w:eastAsia="Times New Roman" w:hAnsi="Times New Roman" w:cs="Times New Roman"/>
            <w:bCs/>
            <w:sz w:val="28"/>
            <w:szCs w:val="28"/>
            <w:lang w:val="ru-RU" w:eastAsia="en-GB"/>
          </w:rPr>
          <w:t xml:space="preserve"> и цифровых</w:t>
        </w:r>
      </w:ins>
      <w:ins w:id="177" w:author="user" w:date="2026-04-13T22:19:00Z">
        <w:r w:rsidR="00776D33">
          <w:rPr>
            <w:rFonts w:ascii="Times New Roman" w:eastAsia="Times New Roman" w:hAnsi="Times New Roman" w:cs="Times New Roman"/>
            <w:bCs/>
            <w:sz w:val="28"/>
            <w:szCs w:val="28"/>
            <w:lang w:val="ru-RU" w:eastAsia="en-GB"/>
          </w:rPr>
          <w:t>, безопасность</w:t>
        </w:r>
      </w:ins>
    </w:p>
    <w:p w14:paraId="725CEE7E" w14:textId="4179C05F" w:rsidR="00776D33" w:rsidRDefault="00776D33" w:rsidP="003A1E2C">
      <w:pPr>
        <w:shd w:val="clear" w:color="auto" w:fill="FFFFFF"/>
        <w:spacing w:line="360" w:lineRule="auto"/>
        <w:ind w:firstLine="709"/>
        <w:jc w:val="both"/>
        <w:rPr>
          <w:ins w:id="178" w:author="user" w:date="2026-04-13T22:06:00Z"/>
          <w:rFonts w:ascii="Times New Roman" w:eastAsia="Times New Roman" w:hAnsi="Times New Roman" w:cs="Times New Roman"/>
          <w:bCs/>
          <w:sz w:val="28"/>
          <w:szCs w:val="28"/>
          <w:lang w:val="ru-RU" w:eastAsia="en-GB"/>
        </w:rPr>
      </w:pPr>
      <w:ins w:id="179" w:author="user" w:date="2026-04-13T22:19:00Z">
        <w:r>
          <w:rPr>
            <w:rFonts w:ascii="Times New Roman" w:eastAsia="Times New Roman" w:hAnsi="Times New Roman" w:cs="Times New Roman"/>
            <w:bCs/>
            <w:sz w:val="28"/>
            <w:szCs w:val="28"/>
            <w:lang w:val="ru-RU" w:eastAsia="en-GB"/>
          </w:rPr>
          <w:t xml:space="preserve">им </w:t>
        </w:r>
      </w:ins>
      <w:ins w:id="180" w:author="user" w:date="2026-04-14T11:20:00Z">
        <w:r w:rsidR="00563E2D">
          <w:rPr>
            <w:rFonts w:ascii="Times New Roman" w:eastAsia="Times New Roman" w:hAnsi="Times New Roman" w:cs="Times New Roman"/>
            <w:bCs/>
            <w:sz w:val="28"/>
            <w:szCs w:val="28"/>
            <w:lang w:val="ru-RU" w:eastAsia="en-GB"/>
          </w:rPr>
          <w:t>соответствует</w:t>
        </w:r>
      </w:ins>
      <w:ins w:id="181" w:author="user" w:date="2026-04-13T22:20:00Z">
        <w:r>
          <w:rPr>
            <w:rFonts w:ascii="Times New Roman" w:eastAsia="Times New Roman" w:hAnsi="Times New Roman" w:cs="Times New Roman"/>
            <w:bCs/>
            <w:sz w:val="28"/>
            <w:szCs w:val="28"/>
            <w:lang w:val="ru-RU" w:eastAsia="en-GB"/>
          </w:rPr>
          <w:t xml:space="preserve"> </w:t>
        </w:r>
      </w:ins>
      <w:ins w:id="182" w:author="user" w:date="2026-04-14T11:20:00Z">
        <w:r w:rsidR="00563E2D">
          <w:rPr>
            <w:rFonts w:ascii="Times New Roman" w:eastAsia="Times New Roman" w:hAnsi="Times New Roman" w:cs="Times New Roman"/>
            <w:bCs/>
            <w:sz w:val="28"/>
            <w:szCs w:val="28"/>
            <w:lang w:val="ru-RU" w:eastAsia="en-GB"/>
          </w:rPr>
          <w:t>самостоятельные</w:t>
        </w:r>
      </w:ins>
      <w:ins w:id="183" w:author="user" w:date="2026-04-13T22:20:00Z">
        <w:r>
          <w:rPr>
            <w:rFonts w:ascii="Times New Roman" w:eastAsia="Times New Roman" w:hAnsi="Times New Roman" w:cs="Times New Roman"/>
            <w:bCs/>
            <w:sz w:val="28"/>
            <w:szCs w:val="28"/>
            <w:lang w:val="ru-RU" w:eastAsia="en-GB"/>
          </w:rPr>
          <w:t xml:space="preserve"> группы однородны ОО</w:t>
        </w:r>
      </w:ins>
    </w:p>
    <w:p w14:paraId="79E54C53" w14:textId="02E56040" w:rsidR="0007328E" w:rsidRDefault="0007328E" w:rsidP="003A1E2C">
      <w:pPr>
        <w:shd w:val="clear" w:color="auto" w:fill="FFFFFF"/>
        <w:spacing w:line="360" w:lineRule="auto"/>
        <w:ind w:firstLine="709"/>
        <w:jc w:val="both"/>
        <w:rPr>
          <w:ins w:id="184" w:author="user" w:date="2026-04-13T22:07:00Z"/>
          <w:rFonts w:ascii="Times New Roman" w:eastAsia="Times New Roman" w:hAnsi="Times New Roman" w:cs="Times New Roman"/>
          <w:bCs/>
          <w:sz w:val="28"/>
          <w:szCs w:val="28"/>
          <w:lang w:val="ru-RU" w:eastAsia="en-GB"/>
        </w:rPr>
      </w:pPr>
      <w:ins w:id="185" w:author="user" w:date="2026-04-13T22:06:00Z">
        <w:r>
          <w:rPr>
            <w:rFonts w:ascii="Times New Roman" w:eastAsia="Times New Roman" w:hAnsi="Times New Roman" w:cs="Times New Roman"/>
            <w:bCs/>
            <w:sz w:val="28"/>
            <w:szCs w:val="28"/>
            <w:lang w:val="ru-RU" w:eastAsia="en-GB"/>
          </w:rPr>
          <w:t>Т</w:t>
        </w:r>
      </w:ins>
      <w:ins w:id="186" w:author="user" w:date="2026-04-13T22:07:00Z">
        <w:r>
          <w:rPr>
            <w:rFonts w:ascii="Times New Roman" w:eastAsia="Times New Roman" w:hAnsi="Times New Roman" w:cs="Times New Roman"/>
            <w:bCs/>
            <w:sz w:val="28"/>
            <w:szCs w:val="28"/>
            <w:lang w:val="ru-RU" w:eastAsia="en-GB"/>
          </w:rPr>
          <w:t xml:space="preserve">есная связь обуславливается общностью </w:t>
        </w:r>
      </w:ins>
      <w:ins w:id="187" w:author="user" w:date="2026-04-14T11:27:00Z">
        <w:r w:rsidR="00317F30">
          <w:rPr>
            <w:rFonts w:ascii="Times New Roman" w:eastAsia="Times New Roman" w:hAnsi="Times New Roman" w:cs="Times New Roman"/>
            <w:bCs/>
            <w:sz w:val="28"/>
            <w:szCs w:val="28"/>
            <w:lang w:val="ru-RU" w:eastAsia="en-GB"/>
          </w:rPr>
          <w:t>объектов...</w:t>
        </w:r>
      </w:ins>
    </w:p>
    <w:p w14:paraId="0FBDD4C7" w14:textId="7805D312" w:rsidR="0007328E" w:rsidRDefault="0007328E" w:rsidP="003A1E2C">
      <w:pPr>
        <w:shd w:val="clear" w:color="auto" w:fill="FFFFFF"/>
        <w:spacing w:line="360" w:lineRule="auto"/>
        <w:ind w:firstLine="709"/>
        <w:jc w:val="both"/>
        <w:rPr>
          <w:ins w:id="188" w:author="user" w:date="2026-04-13T22:09:00Z"/>
          <w:rFonts w:ascii="Times New Roman" w:eastAsia="Times New Roman" w:hAnsi="Times New Roman" w:cs="Times New Roman"/>
          <w:bCs/>
          <w:sz w:val="28"/>
          <w:szCs w:val="28"/>
          <w:lang w:val="ru-RU" w:eastAsia="en-GB"/>
        </w:rPr>
      </w:pPr>
      <w:ins w:id="189" w:author="user" w:date="2026-04-13T22:07:00Z">
        <w:r>
          <w:rPr>
            <w:rFonts w:ascii="Times New Roman" w:eastAsia="Times New Roman" w:hAnsi="Times New Roman" w:cs="Times New Roman"/>
            <w:bCs/>
            <w:sz w:val="28"/>
            <w:szCs w:val="28"/>
            <w:lang w:val="ru-RU" w:eastAsia="en-GB"/>
          </w:rPr>
          <w:t xml:space="preserve">В то же время </w:t>
        </w:r>
      </w:ins>
      <w:ins w:id="190" w:author="user" w:date="2026-04-13T22:08:00Z">
        <w:r>
          <w:rPr>
            <w:rFonts w:ascii="Times New Roman" w:eastAsia="Times New Roman" w:hAnsi="Times New Roman" w:cs="Times New Roman"/>
            <w:bCs/>
            <w:sz w:val="28"/>
            <w:szCs w:val="28"/>
            <w:lang w:val="ru-RU" w:eastAsia="en-GB"/>
          </w:rPr>
          <w:t xml:space="preserve">по ряду групп критериев аккумулируют качественно отличные группы общественных </w:t>
        </w:r>
      </w:ins>
      <w:ins w:id="191" w:author="user" w:date="2026-04-14T11:27:00Z">
        <w:r w:rsidR="00317F30">
          <w:rPr>
            <w:rFonts w:ascii="Times New Roman" w:eastAsia="Times New Roman" w:hAnsi="Times New Roman" w:cs="Times New Roman"/>
            <w:bCs/>
            <w:sz w:val="28"/>
            <w:szCs w:val="28"/>
            <w:lang w:val="ru-RU" w:eastAsia="en-GB"/>
          </w:rPr>
          <w:t>отношений...</w:t>
        </w:r>
      </w:ins>
      <w:ins w:id="192" w:author="user" w:date="2026-04-13T22:09:00Z">
        <w:r>
          <w:rPr>
            <w:rFonts w:ascii="Times New Roman" w:eastAsia="Times New Roman" w:hAnsi="Times New Roman" w:cs="Times New Roman"/>
            <w:bCs/>
            <w:sz w:val="28"/>
            <w:szCs w:val="28"/>
            <w:lang w:val="ru-RU" w:eastAsia="en-GB"/>
          </w:rPr>
          <w:t>, а именно:</w:t>
        </w:r>
      </w:ins>
    </w:p>
    <w:p w14:paraId="5ED25261" w14:textId="48D68F18" w:rsidR="0007328E" w:rsidRDefault="0007328E" w:rsidP="003A1E2C">
      <w:pPr>
        <w:shd w:val="clear" w:color="auto" w:fill="FFFFFF"/>
        <w:spacing w:line="360" w:lineRule="auto"/>
        <w:ind w:firstLine="709"/>
        <w:jc w:val="both"/>
        <w:rPr>
          <w:ins w:id="193" w:author="user" w:date="2026-04-13T22:21:00Z"/>
          <w:rFonts w:ascii="Times New Roman" w:eastAsia="Times New Roman" w:hAnsi="Times New Roman" w:cs="Times New Roman"/>
          <w:bCs/>
          <w:sz w:val="28"/>
          <w:szCs w:val="28"/>
          <w:lang w:val="ru-RU" w:eastAsia="en-GB"/>
        </w:rPr>
      </w:pPr>
      <w:ins w:id="194" w:author="user" w:date="2026-04-13T22:09:00Z">
        <w:r>
          <w:rPr>
            <w:rFonts w:ascii="Times New Roman" w:eastAsia="Times New Roman" w:hAnsi="Times New Roman" w:cs="Times New Roman"/>
            <w:bCs/>
            <w:sz w:val="28"/>
            <w:szCs w:val="28"/>
            <w:lang w:val="ru-RU" w:eastAsia="en-GB"/>
          </w:rPr>
          <w:t>….</w:t>
        </w:r>
      </w:ins>
    </w:p>
    <w:p w14:paraId="6A3C615C" w14:textId="2CA9D990" w:rsidR="00776D33" w:rsidRDefault="00776D33" w:rsidP="003A1E2C">
      <w:pPr>
        <w:shd w:val="clear" w:color="auto" w:fill="FFFFFF"/>
        <w:spacing w:line="360" w:lineRule="auto"/>
        <w:ind w:firstLine="709"/>
        <w:jc w:val="both"/>
        <w:rPr>
          <w:ins w:id="195" w:author="user" w:date="2026-04-13T22:21:00Z"/>
          <w:rFonts w:ascii="Times New Roman" w:eastAsia="Times New Roman" w:hAnsi="Times New Roman" w:cs="Times New Roman"/>
          <w:bCs/>
          <w:sz w:val="28"/>
          <w:szCs w:val="28"/>
          <w:lang w:val="ru-RU" w:eastAsia="en-GB"/>
        </w:rPr>
      </w:pPr>
      <w:ins w:id="196" w:author="user" w:date="2026-04-13T22:21:00Z">
        <w:r>
          <w:rPr>
            <w:rFonts w:ascii="Times New Roman" w:eastAsia="Times New Roman" w:hAnsi="Times New Roman" w:cs="Times New Roman"/>
            <w:bCs/>
            <w:sz w:val="28"/>
            <w:szCs w:val="28"/>
            <w:lang w:val="ru-RU" w:eastAsia="en-GB"/>
          </w:rPr>
          <w:t xml:space="preserve">схема </w:t>
        </w:r>
      </w:ins>
      <w:ins w:id="197" w:author="user" w:date="2026-04-14T11:20:00Z">
        <w:r w:rsidR="00563E2D">
          <w:rPr>
            <w:rFonts w:ascii="Times New Roman" w:eastAsia="Times New Roman" w:hAnsi="Times New Roman" w:cs="Times New Roman"/>
            <w:bCs/>
            <w:sz w:val="28"/>
            <w:szCs w:val="28"/>
            <w:lang w:val="ru-RU" w:eastAsia="en-GB"/>
          </w:rPr>
          <w:t>связей</w:t>
        </w:r>
      </w:ins>
      <w:ins w:id="198" w:author="user" w:date="2026-04-13T22:21:00Z">
        <w:r>
          <w:rPr>
            <w:rFonts w:ascii="Times New Roman" w:eastAsia="Times New Roman" w:hAnsi="Times New Roman" w:cs="Times New Roman"/>
            <w:bCs/>
            <w:sz w:val="28"/>
            <w:szCs w:val="28"/>
            <w:lang w:val="ru-RU" w:eastAsia="en-GB"/>
          </w:rPr>
          <w:t xml:space="preserve"> предметов и объектов… </w:t>
        </w:r>
      </w:ins>
    </w:p>
    <w:p w14:paraId="4784B346" w14:textId="774DCF71" w:rsidR="00776D33" w:rsidRDefault="00776D33" w:rsidP="003A1E2C">
      <w:pPr>
        <w:shd w:val="clear" w:color="auto" w:fill="FFFFFF"/>
        <w:spacing w:line="360" w:lineRule="auto"/>
        <w:ind w:firstLine="709"/>
        <w:jc w:val="both"/>
        <w:rPr>
          <w:ins w:id="199" w:author="user" w:date="2026-04-13T22:10:00Z"/>
          <w:rFonts w:ascii="Times New Roman" w:eastAsia="Times New Roman" w:hAnsi="Times New Roman" w:cs="Times New Roman"/>
          <w:bCs/>
          <w:sz w:val="28"/>
          <w:szCs w:val="28"/>
          <w:lang w:val="ru-RU" w:eastAsia="en-GB"/>
        </w:rPr>
      </w:pPr>
      <w:ins w:id="200" w:author="user" w:date="2026-04-13T22:21:00Z">
        <w:r>
          <w:rPr>
            <w:rFonts w:ascii="Times New Roman" w:eastAsia="Times New Roman" w:hAnsi="Times New Roman" w:cs="Times New Roman"/>
            <w:bCs/>
            <w:sz w:val="28"/>
            <w:szCs w:val="28"/>
            <w:lang w:val="ru-RU" w:eastAsia="en-GB"/>
          </w:rPr>
          <w:t>…</w:t>
        </w:r>
      </w:ins>
    </w:p>
    <w:p w14:paraId="07B79625" w14:textId="314FA6A4" w:rsidR="0007328E" w:rsidRDefault="0007328E" w:rsidP="003A1E2C">
      <w:pPr>
        <w:shd w:val="clear" w:color="auto" w:fill="FFFFFF"/>
        <w:spacing w:line="360" w:lineRule="auto"/>
        <w:ind w:firstLine="709"/>
        <w:jc w:val="both"/>
        <w:rPr>
          <w:ins w:id="201" w:author="user" w:date="2026-04-13T22:09:00Z"/>
          <w:rFonts w:ascii="Times New Roman" w:eastAsia="Times New Roman" w:hAnsi="Times New Roman" w:cs="Times New Roman"/>
          <w:bCs/>
          <w:sz w:val="28"/>
          <w:szCs w:val="28"/>
          <w:lang w:val="ru-RU" w:eastAsia="en-GB"/>
        </w:rPr>
      </w:pPr>
      <w:ins w:id="202" w:author="user" w:date="2026-04-13T22:10:00Z">
        <w:r>
          <w:rPr>
            <w:rFonts w:ascii="Times New Roman" w:eastAsia="Times New Roman" w:hAnsi="Times New Roman" w:cs="Times New Roman"/>
            <w:bCs/>
            <w:sz w:val="28"/>
            <w:szCs w:val="28"/>
            <w:lang w:val="ru-RU" w:eastAsia="en-GB"/>
          </w:rPr>
          <w:t xml:space="preserve">информационные более статичны… </w:t>
        </w:r>
      </w:ins>
      <w:ins w:id="203" w:author="user" w:date="2026-04-13T22:11:00Z">
        <w:r>
          <w:rPr>
            <w:rFonts w:ascii="Times New Roman" w:eastAsia="Times New Roman" w:hAnsi="Times New Roman" w:cs="Times New Roman"/>
            <w:bCs/>
            <w:sz w:val="28"/>
            <w:szCs w:val="28"/>
            <w:lang w:val="ru-RU" w:eastAsia="en-GB"/>
          </w:rPr>
          <w:t>связаны со свойствами семантической (</w:t>
        </w:r>
      </w:ins>
      <w:ins w:id="204" w:author="user" w:date="2026-04-14T11:20:00Z">
        <w:r w:rsidR="00563E2D">
          <w:rPr>
            <w:rFonts w:ascii="Times New Roman" w:eastAsia="Times New Roman" w:hAnsi="Times New Roman" w:cs="Times New Roman"/>
            <w:bCs/>
            <w:sz w:val="28"/>
            <w:szCs w:val="28"/>
            <w:lang w:val="ru-RU" w:eastAsia="en-GB"/>
          </w:rPr>
          <w:t>информации</w:t>
        </w:r>
      </w:ins>
      <w:ins w:id="205" w:author="user" w:date="2026-04-13T22:11:00Z">
        <w:r>
          <w:rPr>
            <w:rFonts w:ascii="Times New Roman" w:eastAsia="Times New Roman" w:hAnsi="Times New Roman" w:cs="Times New Roman"/>
            <w:bCs/>
            <w:sz w:val="28"/>
            <w:szCs w:val="28"/>
            <w:lang w:val="ru-RU" w:eastAsia="en-GB"/>
          </w:rPr>
          <w:t xml:space="preserve"> по смыслу) </w:t>
        </w:r>
      </w:ins>
      <w:ins w:id="206" w:author="user" w:date="2026-04-14T11:20:00Z">
        <w:r w:rsidR="00563E2D">
          <w:rPr>
            <w:rFonts w:ascii="Times New Roman" w:eastAsia="Times New Roman" w:hAnsi="Times New Roman" w:cs="Times New Roman"/>
            <w:bCs/>
            <w:sz w:val="28"/>
            <w:szCs w:val="28"/>
            <w:lang w:val="ru-RU" w:eastAsia="en-GB"/>
          </w:rPr>
          <w:t>информацию</w:t>
        </w:r>
      </w:ins>
      <w:ins w:id="207" w:author="user" w:date="2026-04-13T22:11:00Z">
        <w:r>
          <w:rPr>
            <w:rFonts w:ascii="Times New Roman" w:eastAsia="Times New Roman" w:hAnsi="Times New Roman" w:cs="Times New Roman"/>
            <w:bCs/>
            <w:sz w:val="28"/>
            <w:szCs w:val="28"/>
            <w:lang w:val="ru-RU" w:eastAsia="en-GB"/>
          </w:rPr>
          <w:t xml:space="preserve"> </w:t>
        </w:r>
      </w:ins>
      <w:ins w:id="208" w:author="user" w:date="2026-04-13T22:12:00Z">
        <w:r w:rsidR="00776D33">
          <w:rPr>
            <w:rFonts w:ascii="Times New Roman" w:eastAsia="Times New Roman" w:hAnsi="Times New Roman" w:cs="Times New Roman"/>
            <w:bCs/>
            <w:sz w:val="28"/>
            <w:szCs w:val="28"/>
            <w:lang w:val="ru-RU" w:eastAsia="en-GB"/>
          </w:rPr>
          <w:t>(</w:t>
        </w:r>
        <w:proofErr w:type="spellStart"/>
        <w:r w:rsidR="00776D33">
          <w:rPr>
            <w:rFonts w:ascii="Times New Roman" w:eastAsia="Times New Roman" w:hAnsi="Times New Roman" w:cs="Times New Roman"/>
            <w:bCs/>
            <w:sz w:val="28"/>
            <w:szCs w:val="28"/>
            <w:lang w:val="ru-RU" w:eastAsia="en-GB"/>
          </w:rPr>
          <w:t>предет</w:t>
        </w:r>
        <w:proofErr w:type="spellEnd"/>
        <w:r w:rsidR="00776D33">
          <w:rPr>
            <w:rFonts w:ascii="Times New Roman" w:eastAsia="Times New Roman" w:hAnsi="Times New Roman" w:cs="Times New Roman"/>
            <w:bCs/>
            <w:sz w:val="28"/>
            <w:szCs w:val="28"/>
            <w:lang w:val="ru-RU" w:eastAsia="en-GB"/>
          </w:rPr>
          <w:t xml:space="preserve"> И.П. – </w:t>
        </w:r>
      </w:ins>
      <w:ins w:id="209" w:author="user" w:date="2026-04-14T11:21:00Z">
        <w:r w:rsidR="00563E2D">
          <w:rPr>
            <w:rFonts w:ascii="Times New Roman" w:eastAsia="Times New Roman" w:hAnsi="Times New Roman" w:cs="Times New Roman"/>
            <w:bCs/>
            <w:sz w:val="28"/>
            <w:szCs w:val="28"/>
            <w:lang w:val="ru-RU" w:eastAsia="en-GB"/>
          </w:rPr>
          <w:t>воспринимаемая</w:t>
        </w:r>
      </w:ins>
      <w:ins w:id="210" w:author="user" w:date="2026-04-13T22:12:00Z">
        <w:r w:rsidR="00776D33">
          <w:rPr>
            <w:rFonts w:ascii="Times New Roman" w:eastAsia="Times New Roman" w:hAnsi="Times New Roman" w:cs="Times New Roman"/>
            <w:bCs/>
            <w:sz w:val="28"/>
            <w:szCs w:val="28"/>
            <w:lang w:val="ru-RU" w:eastAsia="en-GB"/>
          </w:rPr>
          <w:t xml:space="preserve"> инфо</w:t>
        </w:r>
      </w:ins>
      <w:ins w:id="211" w:author="user" w:date="2026-04-14T11:21:00Z">
        <w:r w:rsidR="00563E2D">
          <w:rPr>
            <w:rFonts w:ascii="Times New Roman" w:eastAsia="Times New Roman" w:hAnsi="Times New Roman" w:cs="Times New Roman"/>
            <w:bCs/>
            <w:sz w:val="28"/>
            <w:szCs w:val="28"/>
            <w:lang w:val="ru-RU" w:eastAsia="en-GB"/>
          </w:rPr>
          <w:t>рмация</w:t>
        </w:r>
      </w:ins>
      <w:ins w:id="212" w:author="user" w:date="2026-04-13T22:12:00Z">
        <w:r w:rsidR="00776D33">
          <w:rPr>
            <w:rFonts w:ascii="Times New Roman" w:eastAsia="Times New Roman" w:hAnsi="Times New Roman" w:cs="Times New Roman"/>
            <w:bCs/>
            <w:sz w:val="28"/>
            <w:szCs w:val="28"/>
            <w:lang w:val="ru-RU" w:eastAsia="en-GB"/>
          </w:rPr>
          <w:t xml:space="preserve">) </w:t>
        </w:r>
      </w:ins>
      <w:ins w:id="213" w:author="user" w:date="2026-04-13T22:10:00Z">
        <w:r>
          <w:rPr>
            <w:rFonts w:ascii="Times New Roman" w:eastAsia="Times New Roman" w:hAnsi="Times New Roman" w:cs="Times New Roman"/>
            <w:bCs/>
            <w:sz w:val="28"/>
            <w:szCs w:val="28"/>
            <w:lang w:val="ru-RU" w:eastAsia="en-GB"/>
          </w:rPr>
          <w:t>даже влияние цифровых техно</w:t>
        </w:r>
      </w:ins>
      <w:ins w:id="214" w:author="user" w:date="2026-04-13T22:11:00Z">
        <w:r>
          <w:rPr>
            <w:rFonts w:ascii="Times New Roman" w:eastAsia="Times New Roman" w:hAnsi="Times New Roman" w:cs="Times New Roman"/>
            <w:bCs/>
            <w:sz w:val="28"/>
            <w:szCs w:val="28"/>
            <w:lang w:val="ru-RU" w:eastAsia="en-GB"/>
          </w:rPr>
          <w:t xml:space="preserve">логий/… не может повлиять на базовые </w:t>
        </w:r>
      </w:ins>
      <w:ins w:id="215" w:author="user" w:date="2026-04-14T11:21:00Z">
        <w:r w:rsidR="00563E2D">
          <w:rPr>
            <w:rFonts w:ascii="Times New Roman" w:eastAsia="Times New Roman" w:hAnsi="Times New Roman" w:cs="Times New Roman"/>
            <w:bCs/>
            <w:sz w:val="28"/>
            <w:szCs w:val="28"/>
            <w:lang w:val="ru-RU" w:eastAsia="en-GB"/>
          </w:rPr>
          <w:t>принципы</w:t>
        </w:r>
      </w:ins>
      <w:ins w:id="216" w:author="user" w:date="2026-04-13T22:11:00Z">
        <w:r>
          <w:rPr>
            <w:rFonts w:ascii="Times New Roman" w:eastAsia="Times New Roman" w:hAnsi="Times New Roman" w:cs="Times New Roman"/>
            <w:bCs/>
            <w:sz w:val="28"/>
            <w:szCs w:val="28"/>
            <w:lang w:val="ru-RU" w:eastAsia="en-GB"/>
          </w:rPr>
          <w:t>…</w:t>
        </w:r>
      </w:ins>
    </w:p>
    <w:p w14:paraId="763C222E" w14:textId="18082EDE" w:rsidR="0007328E" w:rsidRDefault="0007328E" w:rsidP="003A1E2C">
      <w:pPr>
        <w:shd w:val="clear" w:color="auto" w:fill="FFFFFF"/>
        <w:spacing w:line="360" w:lineRule="auto"/>
        <w:ind w:firstLine="709"/>
        <w:jc w:val="both"/>
        <w:rPr>
          <w:ins w:id="217" w:author="user" w:date="2026-04-13T22:01:00Z"/>
          <w:rFonts w:ascii="Times New Roman" w:eastAsia="Times New Roman" w:hAnsi="Times New Roman" w:cs="Times New Roman"/>
          <w:bCs/>
          <w:sz w:val="28"/>
          <w:szCs w:val="28"/>
          <w:lang w:val="ru-RU" w:eastAsia="en-GB"/>
        </w:rPr>
      </w:pPr>
      <w:ins w:id="218" w:author="user" w:date="2026-04-13T22:09:00Z">
        <w:r>
          <w:rPr>
            <w:rFonts w:ascii="Times New Roman" w:eastAsia="Times New Roman" w:hAnsi="Times New Roman" w:cs="Times New Roman"/>
            <w:bCs/>
            <w:sz w:val="28"/>
            <w:szCs w:val="28"/>
            <w:lang w:val="ru-RU" w:eastAsia="en-GB"/>
          </w:rPr>
          <w:t>Между тем</w:t>
        </w:r>
      </w:ins>
    </w:p>
    <w:p w14:paraId="46512E9D" w14:textId="6E8B54A5" w:rsidR="000754A7" w:rsidRDefault="000754A7" w:rsidP="003A1E2C">
      <w:pPr>
        <w:shd w:val="clear" w:color="auto" w:fill="FFFFFF"/>
        <w:spacing w:line="360" w:lineRule="auto"/>
        <w:ind w:firstLine="709"/>
        <w:jc w:val="both"/>
        <w:rPr>
          <w:rFonts w:ascii="Times New Roman" w:eastAsia="Times New Roman" w:hAnsi="Times New Roman" w:cs="Times New Roman"/>
          <w:bCs/>
          <w:sz w:val="28"/>
          <w:szCs w:val="28"/>
          <w:lang w:val="ru-RU" w:eastAsia="en-GB"/>
        </w:rPr>
      </w:pPr>
      <w:ins w:id="219" w:author="user" w:date="2026-04-13T22:01:00Z">
        <w:r w:rsidRPr="00FC3D9C">
          <w:rPr>
            <w:rFonts w:ascii="Times New Roman" w:eastAsia="Times New Roman" w:hAnsi="Times New Roman" w:cs="Times New Roman"/>
            <w:bCs/>
            <w:sz w:val="28"/>
            <w:szCs w:val="28"/>
            <w:lang w:val="ru-RU" w:eastAsia="en-GB"/>
          </w:rPr>
          <w:t>Кодификация информационного и цифрового законодательства представляет собой</w:t>
        </w:r>
        <w:r>
          <w:rPr>
            <w:rFonts w:ascii="Times New Roman" w:eastAsia="Times New Roman" w:hAnsi="Times New Roman" w:cs="Times New Roman"/>
            <w:bCs/>
            <w:sz w:val="28"/>
            <w:szCs w:val="28"/>
            <w:lang w:val="ru-RU" w:eastAsia="en-GB"/>
          </w:rPr>
          <w:t xml:space="preserve"> уникальную архитектуру с точки зрения классических подход</w:t>
        </w:r>
      </w:ins>
      <w:ins w:id="220" w:author="user" w:date="2026-04-13T22:02:00Z">
        <w:r>
          <w:rPr>
            <w:rFonts w:ascii="Times New Roman" w:eastAsia="Times New Roman" w:hAnsi="Times New Roman" w:cs="Times New Roman"/>
            <w:bCs/>
            <w:sz w:val="28"/>
            <w:szCs w:val="28"/>
            <w:lang w:val="ru-RU" w:eastAsia="en-GB"/>
          </w:rPr>
          <w:t xml:space="preserve">ов </w:t>
        </w:r>
      </w:ins>
      <w:ins w:id="221" w:author="user" w:date="2026-04-14T11:21:00Z">
        <w:r w:rsidR="00563E2D">
          <w:rPr>
            <w:rFonts w:ascii="Times New Roman" w:eastAsia="Times New Roman" w:hAnsi="Times New Roman" w:cs="Times New Roman"/>
            <w:bCs/>
            <w:sz w:val="28"/>
            <w:szCs w:val="28"/>
            <w:lang w:val="ru-RU" w:eastAsia="en-GB"/>
          </w:rPr>
          <w:t>кодификации...</w:t>
        </w:r>
      </w:ins>
    </w:p>
    <w:p w14:paraId="15C50C10" w14:textId="2562F355" w:rsidR="008B6125" w:rsidDel="000754A7" w:rsidRDefault="008B6125" w:rsidP="003A1E2C">
      <w:pPr>
        <w:shd w:val="clear" w:color="auto" w:fill="FFFFFF"/>
        <w:spacing w:line="360" w:lineRule="auto"/>
        <w:ind w:firstLine="709"/>
        <w:jc w:val="both"/>
        <w:rPr>
          <w:del w:id="222" w:author="user" w:date="2026-04-13T21:58:00Z"/>
          <w:rFonts w:ascii="Times New Roman" w:hAnsi="Times New Roman" w:cs="Times New Roman"/>
          <w:sz w:val="28"/>
          <w:szCs w:val="28"/>
          <w:lang w:val="ru-RU"/>
        </w:rPr>
      </w:pPr>
      <w:del w:id="223" w:author="user" w:date="2026-04-13T21:58:00Z">
        <w:r w:rsidRPr="000754A7" w:rsidDel="000754A7">
          <w:rPr>
            <w:rFonts w:ascii="Times New Roman" w:hAnsi="Times New Roman" w:cs="Times New Roman"/>
            <w:sz w:val="28"/>
            <w:szCs w:val="28"/>
            <w:highlight w:val="lightGray"/>
            <w:lang w:val="ru-RU"/>
            <w:rPrChange w:id="224" w:author="user" w:date="2026-04-13T21:53:00Z">
              <w:rPr>
                <w:rFonts w:ascii="Times New Roman" w:hAnsi="Times New Roman" w:cs="Times New Roman"/>
                <w:sz w:val="28"/>
                <w:szCs w:val="28"/>
                <w:lang w:val="ru-RU"/>
              </w:rPr>
            </w:rPrChange>
          </w:rPr>
          <w:delText xml:space="preserve">Значение систематизации </w:delText>
        </w:r>
        <w:r w:rsidR="00997759" w:rsidRPr="000754A7" w:rsidDel="000754A7">
          <w:rPr>
            <w:rFonts w:ascii="Times New Roman" w:eastAsia="Times New Roman" w:hAnsi="Times New Roman" w:cs="Times New Roman"/>
            <w:bCs/>
            <w:sz w:val="28"/>
            <w:szCs w:val="28"/>
            <w:highlight w:val="lightGray"/>
            <w:lang w:val="ru-RU" w:eastAsia="en-GB"/>
            <w:rPrChange w:id="225" w:author="user" w:date="2026-04-13T21:53:00Z">
              <w:rPr>
                <w:rFonts w:ascii="Times New Roman" w:eastAsia="Times New Roman" w:hAnsi="Times New Roman" w:cs="Times New Roman"/>
                <w:bCs/>
                <w:sz w:val="28"/>
                <w:szCs w:val="28"/>
                <w:lang w:val="ru-RU" w:eastAsia="en-GB"/>
              </w:rPr>
            </w:rPrChange>
          </w:rPr>
          <w:delText xml:space="preserve">информационного и цифрового законодательства </w:delText>
        </w:r>
        <w:r w:rsidRPr="000754A7" w:rsidDel="000754A7">
          <w:rPr>
            <w:rFonts w:ascii="Times New Roman" w:hAnsi="Times New Roman" w:cs="Times New Roman"/>
            <w:sz w:val="28"/>
            <w:szCs w:val="28"/>
            <w:highlight w:val="lightGray"/>
            <w:lang w:val="ru-RU"/>
            <w:rPrChange w:id="226" w:author="user" w:date="2026-04-13T21:53:00Z">
              <w:rPr>
                <w:rFonts w:ascii="Times New Roman" w:hAnsi="Times New Roman" w:cs="Times New Roman"/>
                <w:sz w:val="28"/>
                <w:szCs w:val="28"/>
                <w:lang w:val="ru-RU"/>
              </w:rPr>
            </w:rPrChange>
          </w:rPr>
          <w:delText>определяется необходимостью</w:delText>
        </w:r>
        <w:r w:rsidRPr="003A1E2C" w:rsidDel="000754A7">
          <w:rPr>
            <w:rFonts w:ascii="Times New Roman" w:hAnsi="Times New Roman" w:cs="Times New Roman"/>
            <w:sz w:val="28"/>
            <w:szCs w:val="28"/>
            <w:lang w:val="ru-RU"/>
          </w:rPr>
          <w:delText xml:space="preserve"> создания универсальных правовых категорий и подходов для различных органов власти, </w:delText>
        </w:r>
        <w:r w:rsidRPr="003A1E2C" w:rsidDel="000754A7">
          <w:rPr>
            <w:rFonts w:ascii="Times New Roman" w:hAnsi="Times New Roman" w:cs="Times New Roman"/>
            <w:sz w:val="28"/>
            <w:szCs w:val="28"/>
            <w:lang w:val="ru-RU"/>
          </w:rPr>
          <w:lastRenderedPageBreak/>
          <w:delText>осуществляющих регулирование в условиях единого технологического пространства, в том числе в режиме экспериментальных правовых режимов</w:delText>
        </w:r>
        <w:r w:rsidRPr="003A1E2C" w:rsidDel="000754A7">
          <w:rPr>
            <w:rStyle w:val="ae"/>
            <w:rFonts w:ascii="Times New Roman" w:hAnsi="Times New Roman" w:cs="Times New Roman"/>
            <w:sz w:val="28"/>
            <w:szCs w:val="28"/>
          </w:rPr>
          <w:footnoteReference w:id="1"/>
        </w:r>
        <w:r w:rsidRPr="003A1E2C" w:rsidDel="000754A7">
          <w:rPr>
            <w:rFonts w:ascii="Times New Roman" w:hAnsi="Times New Roman" w:cs="Times New Roman"/>
            <w:sz w:val="28"/>
            <w:szCs w:val="28"/>
            <w:lang w:val="ru-RU"/>
          </w:rPr>
          <w:delText>.</w:delText>
        </w:r>
      </w:del>
    </w:p>
    <w:p w14:paraId="2F1A5F2D" w14:textId="30517FFE" w:rsidR="000754A7" w:rsidRDefault="000754A7" w:rsidP="00785221">
      <w:pPr>
        <w:spacing w:line="360" w:lineRule="auto"/>
        <w:ind w:firstLine="709"/>
        <w:jc w:val="both"/>
        <w:rPr>
          <w:ins w:id="229" w:author="user" w:date="2026-04-13T21:53:00Z"/>
          <w:rFonts w:ascii="Times New Roman" w:hAnsi="Times New Roman" w:cs="Times New Roman"/>
          <w:sz w:val="28"/>
          <w:szCs w:val="28"/>
          <w:lang w:val="ru-RU"/>
        </w:rPr>
      </w:pPr>
      <w:ins w:id="230" w:author="user" w:date="2026-04-13T21:53:00Z">
        <w:r w:rsidRPr="000754A7">
          <w:rPr>
            <w:rFonts w:ascii="Times New Roman" w:hAnsi="Times New Roman" w:cs="Times New Roman"/>
            <w:sz w:val="28"/>
            <w:szCs w:val="28"/>
            <w:highlight w:val="green"/>
            <w:lang w:val="ru-RU"/>
            <w:rPrChange w:id="231" w:author="user" w:date="2026-04-13T21:53:00Z">
              <w:rPr>
                <w:rFonts w:ascii="Times New Roman" w:hAnsi="Times New Roman" w:cs="Times New Roman"/>
                <w:sz w:val="28"/>
                <w:szCs w:val="28"/>
                <w:lang w:val="ru-RU"/>
              </w:rPr>
            </w:rPrChange>
          </w:rPr>
          <w:t>Задачи….</w:t>
        </w:r>
      </w:ins>
    </w:p>
    <w:p w14:paraId="60C2EFF0" w14:textId="3A3C3497" w:rsidR="000754A7" w:rsidRDefault="00376E54" w:rsidP="000754A7">
      <w:pPr>
        <w:shd w:val="clear" w:color="auto" w:fill="FFFFFF"/>
        <w:spacing w:line="360" w:lineRule="auto"/>
        <w:ind w:firstLine="709"/>
        <w:jc w:val="both"/>
        <w:rPr>
          <w:ins w:id="232" w:author="user" w:date="2026-04-13T21:58:00Z"/>
          <w:rFonts w:ascii="Times New Roman" w:hAnsi="Times New Roman" w:cs="Times New Roman"/>
          <w:sz w:val="28"/>
          <w:szCs w:val="28"/>
          <w:lang w:val="ru-RU"/>
        </w:rPr>
      </w:pPr>
      <w:ins w:id="233" w:author="user" w:date="2026-04-15T09:14:00Z">
        <w:r w:rsidRPr="00797176">
          <w:rPr>
            <w:rFonts w:ascii="Times New Roman" w:hAnsi="Times New Roman" w:cs="Times New Roman"/>
            <w:sz w:val="28"/>
            <w:szCs w:val="28"/>
            <w:highlight w:val="green"/>
            <w:lang w:val="ru-RU"/>
          </w:rPr>
          <w:t>Цель</w:t>
        </w:r>
        <w:r>
          <w:rPr>
            <w:rFonts w:ascii="Times New Roman" w:hAnsi="Times New Roman" w:cs="Times New Roman"/>
            <w:sz w:val="28"/>
            <w:szCs w:val="28"/>
            <w:highlight w:val="green"/>
            <w:lang w:val="ru-RU"/>
          </w:rPr>
          <w:t>:</w:t>
        </w:r>
      </w:ins>
      <w:ins w:id="234" w:author="user" w:date="2026-04-14T11:30:00Z">
        <w:r w:rsidR="00317F30">
          <w:rPr>
            <w:rFonts w:ascii="Times New Roman" w:hAnsi="Times New Roman" w:cs="Times New Roman"/>
            <w:sz w:val="28"/>
            <w:szCs w:val="28"/>
            <w:lang w:val="ru-RU"/>
          </w:rPr>
          <w:t xml:space="preserve"> </w:t>
        </w:r>
      </w:ins>
      <w:ins w:id="235" w:author="user" w:date="2026-04-13T21:58:00Z">
        <w:r w:rsidR="000754A7" w:rsidRPr="003A1E2C">
          <w:rPr>
            <w:rFonts w:ascii="Times New Roman" w:hAnsi="Times New Roman" w:cs="Times New Roman"/>
            <w:sz w:val="28"/>
            <w:szCs w:val="28"/>
            <w:lang w:val="ru-RU"/>
          </w:rPr>
          <w:t>создани</w:t>
        </w:r>
      </w:ins>
      <w:ins w:id="236" w:author="user" w:date="2026-04-14T11:30:00Z">
        <w:r w:rsidR="00317F30">
          <w:rPr>
            <w:rFonts w:ascii="Times New Roman" w:hAnsi="Times New Roman" w:cs="Times New Roman"/>
            <w:sz w:val="28"/>
            <w:szCs w:val="28"/>
            <w:lang w:val="ru-RU"/>
          </w:rPr>
          <w:t>е</w:t>
        </w:r>
      </w:ins>
      <w:ins w:id="237" w:author="user" w:date="2026-04-13T21:58:00Z">
        <w:r w:rsidR="000754A7" w:rsidRPr="003A1E2C">
          <w:rPr>
            <w:rFonts w:ascii="Times New Roman" w:hAnsi="Times New Roman" w:cs="Times New Roman"/>
            <w:sz w:val="28"/>
            <w:szCs w:val="28"/>
            <w:lang w:val="ru-RU"/>
          </w:rPr>
          <w:t xml:space="preserve"> универсальных правовых категорий и подходов для различных органов власти, осуществляющих регулирование в условиях единого технологического пространства, в том числе в режиме экспериментальных правовых режимов</w:t>
        </w:r>
        <w:r w:rsidR="000754A7" w:rsidRPr="003A1E2C">
          <w:rPr>
            <w:rStyle w:val="ae"/>
            <w:rFonts w:ascii="Times New Roman" w:hAnsi="Times New Roman" w:cs="Times New Roman"/>
            <w:sz w:val="28"/>
            <w:szCs w:val="28"/>
          </w:rPr>
          <w:footnoteReference w:id="2"/>
        </w:r>
        <w:r w:rsidR="000754A7" w:rsidRPr="003A1E2C">
          <w:rPr>
            <w:rFonts w:ascii="Times New Roman" w:hAnsi="Times New Roman" w:cs="Times New Roman"/>
            <w:sz w:val="28"/>
            <w:szCs w:val="28"/>
            <w:lang w:val="ru-RU"/>
          </w:rPr>
          <w:t>.</w:t>
        </w:r>
      </w:ins>
    </w:p>
    <w:p w14:paraId="436C8852" w14:textId="74583846" w:rsidR="00785221" w:rsidRDefault="00785221" w:rsidP="00785221">
      <w:pPr>
        <w:spacing w:line="360" w:lineRule="auto"/>
        <w:ind w:firstLine="709"/>
        <w:jc w:val="both"/>
        <w:rPr>
          <w:ins w:id="240" w:author="user" w:date="2026-04-13T21:58:00Z"/>
          <w:rFonts w:ascii="Times New Roman" w:hAnsi="Times New Roman" w:cs="Times New Roman"/>
          <w:sz w:val="28"/>
          <w:szCs w:val="28"/>
          <w:lang w:val="ru-RU"/>
        </w:rPr>
      </w:pPr>
      <w:r w:rsidRPr="0037711F">
        <w:rPr>
          <w:rFonts w:ascii="Times New Roman" w:hAnsi="Times New Roman" w:cs="Times New Roman"/>
          <w:sz w:val="28"/>
          <w:szCs w:val="28"/>
          <w:lang w:val="ru-RU"/>
        </w:rPr>
        <w:t>В условиях, когда правовое регулирование не всегда применимо к общественным отношениям, складывающимся в цифровой среде, наблюдается рост отраслевого законодательства, не учитывающего взаимосвязь элементов под влиянием технологии.</w:t>
      </w:r>
    </w:p>
    <w:p w14:paraId="7773D062" w14:textId="7C3D5A9F" w:rsidR="000754A7" w:rsidRDefault="000754A7" w:rsidP="00785221">
      <w:pPr>
        <w:spacing w:line="360" w:lineRule="auto"/>
        <w:ind w:firstLine="709"/>
        <w:jc w:val="both"/>
        <w:rPr>
          <w:ins w:id="241" w:author="user" w:date="2026-04-13T21:59:00Z"/>
          <w:rFonts w:ascii="Times New Roman" w:hAnsi="Times New Roman" w:cs="Times New Roman"/>
          <w:sz w:val="28"/>
          <w:szCs w:val="28"/>
          <w:lang w:val="ru-RU"/>
        </w:rPr>
      </w:pPr>
      <w:ins w:id="242" w:author="user" w:date="2026-04-13T21:58:00Z">
        <w:r w:rsidRPr="000754A7">
          <w:rPr>
            <w:rFonts w:ascii="Times New Roman" w:hAnsi="Times New Roman" w:cs="Times New Roman"/>
            <w:sz w:val="28"/>
            <w:szCs w:val="28"/>
            <w:highlight w:val="green"/>
            <w:lang w:val="ru-RU"/>
            <w:rPrChange w:id="243" w:author="user" w:date="2026-04-13T21:58:00Z">
              <w:rPr>
                <w:rFonts w:ascii="Times New Roman" w:hAnsi="Times New Roman" w:cs="Times New Roman"/>
                <w:sz w:val="28"/>
                <w:szCs w:val="28"/>
                <w:lang w:val="ru-RU"/>
              </w:rPr>
            </w:rPrChange>
          </w:rPr>
          <w:t>характерные примеры…</w:t>
        </w:r>
      </w:ins>
      <w:ins w:id="244" w:author="user" w:date="2026-04-13T21:59:00Z">
        <w:r>
          <w:rPr>
            <w:rFonts w:ascii="Times New Roman" w:hAnsi="Times New Roman" w:cs="Times New Roman"/>
            <w:sz w:val="28"/>
            <w:szCs w:val="28"/>
            <w:lang w:val="ru-RU"/>
          </w:rPr>
          <w:t xml:space="preserve"> любые активы в информационной среде…</w:t>
        </w:r>
      </w:ins>
      <w:ins w:id="245" w:author="user" w:date="2026-04-13T22:00:00Z">
        <w:r>
          <w:rPr>
            <w:rFonts w:ascii="Times New Roman" w:hAnsi="Times New Roman" w:cs="Times New Roman"/>
            <w:sz w:val="28"/>
            <w:szCs w:val="28"/>
            <w:lang w:val="ru-RU"/>
          </w:rPr>
          <w:t xml:space="preserve"> не учет свойств </w:t>
        </w:r>
        <w:proofErr w:type="spellStart"/>
        <w:r>
          <w:rPr>
            <w:rFonts w:ascii="Times New Roman" w:hAnsi="Times New Roman" w:cs="Times New Roman"/>
            <w:sz w:val="28"/>
            <w:szCs w:val="28"/>
            <w:lang w:val="ru-RU"/>
          </w:rPr>
          <w:t>ис</w:t>
        </w:r>
        <w:proofErr w:type="spellEnd"/>
        <w:r>
          <w:rPr>
            <w:rFonts w:ascii="Times New Roman" w:hAnsi="Times New Roman" w:cs="Times New Roman"/>
            <w:sz w:val="28"/>
            <w:szCs w:val="28"/>
            <w:lang w:val="ru-RU"/>
          </w:rPr>
          <w:t xml:space="preserve"> – потеря юридически значимых важных свойств…</w:t>
        </w:r>
      </w:ins>
    </w:p>
    <w:p w14:paraId="6672DBE4" w14:textId="724C29AA" w:rsidR="000754A7" w:rsidRPr="002A4AC3" w:rsidRDefault="000754A7" w:rsidP="00785221">
      <w:pPr>
        <w:spacing w:line="360" w:lineRule="auto"/>
        <w:ind w:firstLine="709"/>
        <w:jc w:val="both"/>
        <w:rPr>
          <w:rFonts w:ascii="Times New Roman" w:hAnsi="Times New Roman" w:cs="Times New Roman"/>
          <w:sz w:val="28"/>
          <w:szCs w:val="28"/>
          <w:lang w:val="ru-RU"/>
        </w:rPr>
      </w:pPr>
      <w:proofErr w:type="spellStart"/>
      <w:ins w:id="246" w:author="user" w:date="2026-04-13T21:59:00Z">
        <w:r>
          <w:rPr>
            <w:rFonts w:ascii="Times New Roman" w:hAnsi="Times New Roman" w:cs="Times New Roman"/>
            <w:sz w:val="28"/>
            <w:szCs w:val="28"/>
            <w:lang w:val="ru-RU"/>
          </w:rPr>
          <w:t>Сущес</w:t>
        </w:r>
      </w:ins>
      <w:proofErr w:type="spellEnd"/>
    </w:p>
    <w:p w14:paraId="30D1D3A2" w14:textId="2F6F9B95" w:rsidR="00CF044D" w:rsidRPr="0037711F" w:rsidRDefault="00CF044D" w:rsidP="003A1E2C">
      <w:pPr>
        <w:spacing w:after="0" w:line="360" w:lineRule="auto"/>
        <w:ind w:firstLine="709"/>
        <w:jc w:val="both"/>
        <w:rPr>
          <w:rFonts w:ascii="Times New Roman" w:hAnsi="Times New Roman" w:cs="Times New Roman"/>
          <w:sz w:val="28"/>
          <w:lang w:val="ru-RU"/>
        </w:rPr>
      </w:pPr>
      <w:r w:rsidRPr="0037711F">
        <w:rPr>
          <w:rFonts w:ascii="Times New Roman" w:hAnsi="Times New Roman" w:cs="Times New Roman"/>
          <w:sz w:val="28"/>
          <w:szCs w:val="28"/>
          <w:lang w:val="ru-RU"/>
        </w:rPr>
        <w:t>Требован</w:t>
      </w:r>
      <w:r w:rsidRPr="0037711F">
        <w:rPr>
          <w:rFonts w:ascii="Times New Roman" w:hAnsi="Times New Roman" w:cs="Times New Roman"/>
          <w:sz w:val="28"/>
          <w:lang w:val="ru-RU"/>
        </w:rPr>
        <w:t>ие стабильности отраслевого регулирования (без включения в его число существенного количества информационных (цифровых) обуслав</w:t>
      </w:r>
      <w:r w:rsidR="0059665F" w:rsidRPr="0037711F">
        <w:rPr>
          <w:rFonts w:ascii="Times New Roman" w:hAnsi="Times New Roman" w:cs="Times New Roman"/>
          <w:sz w:val="28"/>
          <w:lang w:val="ru-RU"/>
        </w:rPr>
        <w:t>ливает необходимость того, что</w:t>
      </w:r>
      <w:r w:rsidRPr="0037711F">
        <w:rPr>
          <w:rFonts w:ascii="Times New Roman" w:hAnsi="Times New Roman" w:cs="Times New Roman"/>
          <w:sz w:val="28"/>
          <w:lang w:val="ru-RU"/>
        </w:rPr>
        <w:t xml:space="preserve"> систематизация</w:t>
      </w:r>
      <w:r w:rsidR="0059665F" w:rsidRPr="0037711F">
        <w:rPr>
          <w:rFonts w:ascii="Times New Roman" w:hAnsi="Times New Roman" w:cs="Times New Roman"/>
          <w:sz w:val="28"/>
          <w:lang w:val="ru-RU"/>
        </w:rPr>
        <w:t xml:space="preserve"> норм информационного и цифрового законодательства</w:t>
      </w:r>
      <w:r w:rsidRPr="0037711F">
        <w:rPr>
          <w:rFonts w:ascii="Times New Roman" w:hAnsi="Times New Roman" w:cs="Times New Roman"/>
          <w:sz w:val="28"/>
          <w:lang w:val="ru-RU"/>
        </w:rPr>
        <w:t xml:space="preserve"> должна предшествовать формированию полноценного отраслевого законодательства. </w:t>
      </w:r>
    </w:p>
    <w:p w14:paraId="52BEC6EF" w14:textId="1CE01264" w:rsidR="00966419" w:rsidRPr="0037711F" w:rsidRDefault="00CF044D" w:rsidP="0037711F">
      <w:pPr>
        <w:spacing w:line="360" w:lineRule="auto"/>
        <w:ind w:firstLine="709"/>
        <w:contextualSpacing/>
        <w:jc w:val="both"/>
        <w:rPr>
          <w:rFonts w:ascii="Times New Roman" w:hAnsi="Times New Roman" w:cs="Times New Roman"/>
          <w:sz w:val="28"/>
          <w:szCs w:val="28"/>
          <w:lang w:val="ru-RU"/>
        </w:rPr>
      </w:pPr>
      <w:r w:rsidRPr="0037711F">
        <w:rPr>
          <w:rFonts w:ascii="Times New Roman" w:eastAsia="Times New Roman" w:hAnsi="Times New Roman" w:cs="Times New Roman"/>
          <w:sz w:val="28"/>
          <w:szCs w:val="28"/>
          <w:lang w:val="ru-RU" w:eastAsia="en-GB"/>
        </w:rPr>
        <w:lastRenderedPageBreak/>
        <w:t xml:space="preserve"> </w:t>
      </w:r>
      <w:r w:rsidRPr="0037711F">
        <w:rPr>
          <w:rFonts w:ascii="Times New Roman" w:hAnsi="Times New Roman" w:cs="Times New Roman"/>
          <w:sz w:val="28"/>
          <w:lang w:val="ru-RU"/>
        </w:rPr>
        <w:t>П</w:t>
      </w:r>
      <w:r w:rsidRPr="0037711F">
        <w:rPr>
          <w:rFonts w:ascii="Times New Roman" w:hAnsi="Times New Roman" w:cs="Times New Roman"/>
          <w:sz w:val="28"/>
          <w:szCs w:val="28"/>
          <w:lang w:val="ru-RU"/>
        </w:rPr>
        <w:t>од влиянием цифровых технологий</w:t>
      </w:r>
      <w:r w:rsidR="00997759" w:rsidRPr="0037711F">
        <w:rPr>
          <w:rFonts w:ascii="Times New Roman" w:hAnsi="Times New Roman" w:cs="Times New Roman"/>
          <w:sz w:val="28"/>
          <w:szCs w:val="28"/>
          <w:lang w:val="ru-RU"/>
        </w:rPr>
        <w:t xml:space="preserve"> усложняется структура</w:t>
      </w:r>
      <w:r w:rsidRPr="0037711F">
        <w:rPr>
          <w:rFonts w:ascii="Times New Roman" w:hAnsi="Times New Roman" w:cs="Times New Roman"/>
          <w:sz w:val="28"/>
          <w:szCs w:val="28"/>
          <w:lang w:val="ru-RU"/>
        </w:rPr>
        <w:t xml:space="preserve"> информационн</w:t>
      </w:r>
      <w:r w:rsidR="00997759" w:rsidRPr="0037711F">
        <w:rPr>
          <w:rFonts w:ascii="Times New Roman" w:hAnsi="Times New Roman" w:cs="Times New Roman"/>
          <w:sz w:val="28"/>
          <w:szCs w:val="28"/>
          <w:lang w:val="ru-RU"/>
        </w:rPr>
        <w:t>ой</w:t>
      </w:r>
      <w:r w:rsidRPr="0037711F">
        <w:rPr>
          <w:rFonts w:ascii="Times New Roman" w:hAnsi="Times New Roman" w:cs="Times New Roman"/>
          <w:sz w:val="28"/>
          <w:szCs w:val="28"/>
          <w:lang w:val="ru-RU"/>
        </w:rPr>
        <w:t xml:space="preserve"> сред</w:t>
      </w:r>
      <w:r w:rsidR="00997759" w:rsidRPr="0037711F">
        <w:rPr>
          <w:rFonts w:ascii="Times New Roman" w:hAnsi="Times New Roman" w:cs="Times New Roman"/>
          <w:sz w:val="28"/>
          <w:szCs w:val="28"/>
          <w:lang w:val="ru-RU"/>
        </w:rPr>
        <w:t xml:space="preserve">ы. </w:t>
      </w:r>
    </w:p>
    <w:p w14:paraId="23F26E19" w14:textId="77777777" w:rsidR="00785221" w:rsidRPr="0037711F" w:rsidRDefault="00785221" w:rsidP="00785221">
      <w:pPr>
        <w:spacing w:line="360" w:lineRule="auto"/>
        <w:ind w:firstLine="709"/>
        <w:contextualSpacing/>
        <w:jc w:val="both"/>
        <w:rPr>
          <w:rFonts w:ascii="Times New Roman" w:hAnsi="Times New Roman" w:cs="Times New Roman"/>
          <w:sz w:val="28"/>
          <w:szCs w:val="28"/>
          <w:lang w:val="ru-RU"/>
        </w:rPr>
      </w:pPr>
      <w:r w:rsidRPr="0037711F">
        <w:rPr>
          <w:rFonts w:ascii="Times New Roman" w:hAnsi="Times New Roman" w:cs="Times New Roman"/>
          <w:iCs/>
          <w:sz w:val="28"/>
          <w:szCs w:val="28"/>
          <w:lang w:val="ru-RU"/>
        </w:rPr>
        <w:t>Инновационная инфраструктура может</w:t>
      </w:r>
      <w:r w:rsidRPr="0037711F">
        <w:rPr>
          <w:rFonts w:ascii="Times New Roman" w:hAnsi="Times New Roman" w:cs="Times New Roman"/>
          <w:i/>
          <w:iCs/>
          <w:sz w:val="28"/>
          <w:szCs w:val="28"/>
          <w:lang w:val="ru-RU"/>
        </w:rPr>
        <w:t xml:space="preserve"> в динамике </w:t>
      </w:r>
      <w:r w:rsidRPr="0037711F">
        <w:rPr>
          <w:rFonts w:ascii="Times New Roman" w:hAnsi="Times New Roman" w:cs="Times New Roman"/>
          <w:iCs/>
          <w:sz w:val="28"/>
          <w:szCs w:val="28"/>
          <w:lang w:val="ru-RU"/>
        </w:rPr>
        <w:t>изменять характеристики объектов, которые эмитируются в этой инфраструктуре, учитываются (хранятся) и (или) обращаются в ней.</w:t>
      </w:r>
      <w:r w:rsidRPr="0037711F">
        <w:rPr>
          <w:rFonts w:ascii="Times New Roman" w:hAnsi="Times New Roman" w:cs="Times New Roman"/>
          <w:sz w:val="28"/>
          <w:szCs w:val="28"/>
          <w:lang w:val="ru-RU"/>
        </w:rPr>
        <w:t xml:space="preserve"> </w:t>
      </w:r>
    </w:p>
    <w:p w14:paraId="26767140" w14:textId="0363D3F6" w:rsidR="00785221" w:rsidRPr="0037711F" w:rsidRDefault="00785221" w:rsidP="00785221">
      <w:pPr>
        <w:spacing w:line="360" w:lineRule="auto"/>
        <w:ind w:firstLine="709"/>
        <w:jc w:val="both"/>
        <w:rPr>
          <w:rFonts w:ascii="Times New Roman" w:hAnsi="Times New Roman" w:cs="Times New Roman"/>
          <w:sz w:val="28"/>
          <w:szCs w:val="28"/>
          <w:lang w:val="ru-RU"/>
        </w:rPr>
      </w:pPr>
      <w:r w:rsidRPr="0037711F">
        <w:rPr>
          <w:rFonts w:ascii="Times New Roman" w:hAnsi="Times New Roman" w:cs="Times New Roman"/>
          <w:sz w:val="28"/>
          <w:szCs w:val="28"/>
          <w:lang w:val="ru-RU"/>
        </w:rPr>
        <w:t xml:space="preserve">Изменчивость инфраструктуры </w:t>
      </w:r>
      <w:r w:rsidR="00997759" w:rsidRPr="0037711F">
        <w:rPr>
          <w:rFonts w:ascii="Times New Roman" w:hAnsi="Times New Roman" w:cs="Times New Roman"/>
          <w:sz w:val="28"/>
          <w:szCs w:val="28"/>
          <w:lang w:val="ru-RU"/>
        </w:rPr>
        <w:t xml:space="preserve">может быть обусловлена различными </w:t>
      </w:r>
      <w:r w:rsidR="000F3F4A" w:rsidRPr="0037711F">
        <w:rPr>
          <w:rFonts w:ascii="Times New Roman" w:hAnsi="Times New Roman" w:cs="Times New Roman"/>
          <w:sz w:val="28"/>
          <w:szCs w:val="28"/>
          <w:lang w:val="ru-RU"/>
        </w:rPr>
        <w:t>факторами</w:t>
      </w:r>
      <w:r w:rsidR="00997759" w:rsidRPr="0037711F">
        <w:rPr>
          <w:rFonts w:ascii="Times New Roman" w:hAnsi="Times New Roman" w:cs="Times New Roman"/>
          <w:sz w:val="28"/>
          <w:szCs w:val="28"/>
          <w:lang w:val="ru-RU"/>
        </w:rPr>
        <w:t xml:space="preserve">: </w:t>
      </w:r>
      <w:r w:rsidR="000F3F4A" w:rsidRPr="0037711F">
        <w:rPr>
          <w:rFonts w:ascii="Times New Roman" w:hAnsi="Times New Roman" w:cs="Times New Roman"/>
          <w:sz w:val="28"/>
          <w:szCs w:val="28"/>
          <w:lang w:val="ru-RU"/>
        </w:rPr>
        <w:t>не статичностью</w:t>
      </w:r>
      <w:r w:rsidRPr="0037711F">
        <w:rPr>
          <w:rFonts w:ascii="Times New Roman" w:hAnsi="Times New Roman" w:cs="Times New Roman"/>
          <w:sz w:val="28"/>
          <w:szCs w:val="28"/>
          <w:lang w:val="ru-RU"/>
        </w:rPr>
        <w:t xml:space="preserve"> децентрализации</w:t>
      </w:r>
      <w:r w:rsidRPr="0037711F">
        <w:rPr>
          <w:rStyle w:val="ae"/>
          <w:rFonts w:ascii="Times New Roman" w:hAnsi="Times New Roman" w:cs="Times New Roman"/>
          <w:sz w:val="28"/>
          <w:szCs w:val="28"/>
        </w:rPr>
        <w:footnoteReference w:id="3"/>
      </w:r>
      <w:r w:rsidRPr="0037711F">
        <w:rPr>
          <w:rFonts w:ascii="Times New Roman" w:hAnsi="Times New Roman" w:cs="Times New Roman"/>
          <w:sz w:val="28"/>
          <w:szCs w:val="28"/>
          <w:lang w:val="ru-RU"/>
        </w:rPr>
        <w:t xml:space="preserve">, </w:t>
      </w:r>
      <w:r w:rsidR="000F3F4A" w:rsidRPr="0037711F">
        <w:rPr>
          <w:rFonts w:ascii="Times New Roman" w:hAnsi="Times New Roman" w:cs="Times New Roman"/>
          <w:sz w:val="28"/>
          <w:szCs w:val="28"/>
          <w:lang w:val="ru-RU"/>
        </w:rPr>
        <w:t>обуславливает потребность рассмотрения цифровых объектов в динамике…</w:t>
      </w:r>
    </w:p>
    <w:p w14:paraId="28E3789F" w14:textId="77777777" w:rsidR="00CF044D" w:rsidRPr="0037711F" w:rsidRDefault="00CF044D" w:rsidP="00CF044D">
      <w:pPr>
        <w:spacing w:after="0" w:line="360" w:lineRule="auto"/>
        <w:ind w:firstLine="709"/>
        <w:jc w:val="both"/>
        <w:rPr>
          <w:rFonts w:ascii="Times New Roman" w:hAnsi="Times New Roman" w:cs="Times New Roman"/>
          <w:sz w:val="28"/>
          <w:szCs w:val="28"/>
          <w:lang w:val="ru-RU"/>
        </w:rPr>
      </w:pPr>
      <w:r w:rsidRPr="0037711F">
        <w:rPr>
          <w:rFonts w:ascii="Times New Roman" w:hAnsi="Times New Roman" w:cs="Times New Roman"/>
          <w:sz w:val="28"/>
          <w:szCs w:val="28"/>
          <w:lang w:val="ru-RU"/>
        </w:rPr>
        <w:t xml:space="preserve">При этом отраслевое законодательство зачастую рассматривает цифровые объекты изолированно от инфраструктуры их учета, и, как правило, </w:t>
      </w:r>
      <w:r w:rsidRPr="0037711F">
        <w:rPr>
          <w:rFonts w:ascii="Times New Roman" w:hAnsi="Times New Roman" w:cs="Times New Roman"/>
          <w:i/>
          <w:iCs/>
          <w:sz w:val="28"/>
          <w:szCs w:val="28"/>
          <w:lang w:val="ru-RU"/>
        </w:rPr>
        <w:t>в статичном состоянии</w:t>
      </w:r>
      <w:r w:rsidRPr="0037711F">
        <w:rPr>
          <w:rFonts w:ascii="Times New Roman" w:hAnsi="Times New Roman" w:cs="Times New Roman"/>
          <w:sz w:val="28"/>
          <w:szCs w:val="28"/>
          <w:lang w:val="ru-RU"/>
        </w:rPr>
        <w:t xml:space="preserve">, не учитывает возможные изменения, влияющие на их правовой режим. Данная особенность приводит к системным рискам фрагментарности регулирования. </w:t>
      </w:r>
    </w:p>
    <w:p w14:paraId="39973378" w14:textId="27C72603" w:rsidR="00B50684" w:rsidRPr="0037711F" w:rsidRDefault="00B50684" w:rsidP="00CF044D">
      <w:pPr>
        <w:spacing w:after="0" w:line="360" w:lineRule="auto"/>
        <w:ind w:firstLine="709"/>
        <w:jc w:val="both"/>
        <w:rPr>
          <w:rFonts w:ascii="Times New Roman" w:hAnsi="Times New Roman" w:cs="Times New Roman"/>
          <w:sz w:val="28"/>
          <w:szCs w:val="28"/>
          <w:lang w:val="ru-RU"/>
        </w:rPr>
      </w:pPr>
      <w:r w:rsidRPr="0037711F">
        <w:rPr>
          <w:rFonts w:ascii="Times New Roman" w:hAnsi="Times New Roman" w:cs="Times New Roman"/>
          <w:sz w:val="28"/>
          <w:szCs w:val="28"/>
          <w:lang w:val="ru-RU"/>
        </w:rPr>
        <w:t xml:space="preserve">Показательным примером реализации риска фрагментарного регулирования является формализация правового института контроля в системе норм </w:t>
      </w:r>
      <w:r w:rsidR="00225206" w:rsidRPr="0037711F">
        <w:rPr>
          <w:rFonts w:ascii="Times New Roman" w:hAnsi="Times New Roman" w:cs="Times New Roman"/>
          <w:sz w:val="28"/>
          <w:szCs w:val="28"/>
          <w:lang w:val="ru-RU"/>
        </w:rPr>
        <w:t>гражданского права</w:t>
      </w:r>
      <w:r w:rsidRPr="0037711F">
        <w:rPr>
          <w:rStyle w:val="ae"/>
          <w:rFonts w:ascii="Times New Roman" w:hAnsi="Times New Roman" w:cs="Times New Roman"/>
          <w:sz w:val="28"/>
          <w:szCs w:val="28"/>
          <w:lang w:val="ru-RU"/>
        </w:rPr>
        <w:footnoteReference w:id="4"/>
      </w:r>
      <w:r w:rsidRPr="0037711F">
        <w:rPr>
          <w:rFonts w:ascii="Times New Roman" w:hAnsi="Times New Roman" w:cs="Times New Roman"/>
          <w:sz w:val="28"/>
          <w:szCs w:val="28"/>
          <w:lang w:val="ru-RU"/>
        </w:rPr>
        <w:t xml:space="preserve">. </w:t>
      </w:r>
    </w:p>
    <w:p w14:paraId="789E55E9" w14:textId="77777777" w:rsidR="001C651D" w:rsidRPr="0037711F" w:rsidRDefault="00CF044D" w:rsidP="00CF044D">
      <w:pPr>
        <w:spacing w:after="0" w:line="360" w:lineRule="auto"/>
        <w:ind w:firstLine="567"/>
        <w:jc w:val="both"/>
        <w:rPr>
          <w:rFonts w:ascii="Times New Roman" w:hAnsi="Times New Roman" w:cs="Times New Roman"/>
          <w:sz w:val="28"/>
          <w:lang w:val="ru-RU"/>
        </w:rPr>
      </w:pPr>
      <w:r w:rsidRPr="0037711F">
        <w:rPr>
          <w:rFonts w:ascii="Times New Roman" w:hAnsi="Times New Roman" w:cs="Times New Roman"/>
          <w:sz w:val="28"/>
          <w:lang w:val="ru-RU"/>
        </w:rPr>
        <w:t xml:space="preserve">В условиях масштабного влияния цифровых технологий на общественные отношения наиболее эффективным представляется </w:t>
      </w:r>
      <w:r w:rsidRPr="0037711F">
        <w:rPr>
          <w:rFonts w:ascii="Times New Roman" w:hAnsi="Times New Roman" w:cs="Times New Roman"/>
          <w:i/>
          <w:sz w:val="28"/>
          <w:lang w:val="ru-RU"/>
        </w:rPr>
        <w:t xml:space="preserve">системное </w:t>
      </w:r>
      <w:r w:rsidRPr="0037711F">
        <w:rPr>
          <w:rFonts w:ascii="Times New Roman" w:hAnsi="Times New Roman" w:cs="Times New Roman"/>
          <w:sz w:val="28"/>
          <w:lang w:val="ru-RU"/>
        </w:rPr>
        <w:t>правовое регулирование правовых институтов, неразрывно связанных с информационными (цифровыми) технологиями.</w:t>
      </w:r>
    </w:p>
    <w:p w14:paraId="2D1D0900" w14:textId="77777777" w:rsidR="00E7686D" w:rsidRPr="0037711F" w:rsidRDefault="00E7686D" w:rsidP="00453B75">
      <w:pPr>
        <w:spacing w:line="360" w:lineRule="auto"/>
        <w:ind w:firstLine="709"/>
        <w:jc w:val="both"/>
        <w:rPr>
          <w:rFonts w:ascii="Times New Roman" w:eastAsia="Times New Roman" w:hAnsi="Times New Roman" w:cs="Times New Roman"/>
          <w:sz w:val="28"/>
          <w:szCs w:val="28"/>
          <w:highlight w:val="yellow"/>
          <w:lang w:val="ru-RU" w:eastAsia="en-GB"/>
        </w:rPr>
      </w:pPr>
    </w:p>
    <w:p w14:paraId="4DEF1938" w14:textId="77777777" w:rsidR="00E7686D" w:rsidRPr="0037711F" w:rsidRDefault="00E7686D" w:rsidP="00453B75">
      <w:pPr>
        <w:spacing w:line="360" w:lineRule="auto"/>
        <w:ind w:firstLine="709"/>
        <w:jc w:val="both"/>
        <w:rPr>
          <w:rFonts w:ascii="Times New Roman" w:eastAsia="Times New Roman" w:hAnsi="Times New Roman" w:cs="Times New Roman"/>
          <w:sz w:val="28"/>
          <w:szCs w:val="28"/>
          <w:highlight w:val="yellow"/>
          <w:lang w:val="ru-RU" w:eastAsia="en-GB"/>
        </w:rPr>
      </w:pPr>
    </w:p>
    <w:p w14:paraId="73B32211" w14:textId="77777777" w:rsidR="008E1F0D" w:rsidRPr="00FC3D9C" w:rsidRDefault="00761E8F" w:rsidP="0025637B">
      <w:pPr>
        <w:spacing w:after="0" w:line="360" w:lineRule="auto"/>
        <w:ind w:left="-142" w:firstLine="709"/>
        <w:jc w:val="both"/>
        <w:rPr>
          <w:rFonts w:ascii="Times New Roman" w:hAnsi="Times New Roman" w:cs="Times New Roman"/>
          <w:b/>
          <w:sz w:val="28"/>
          <w:szCs w:val="28"/>
          <w:lang w:val="ru-RU"/>
        </w:rPr>
      </w:pPr>
      <w:r w:rsidRPr="00FC3D9C">
        <w:rPr>
          <w:rFonts w:ascii="Times New Roman" w:hAnsi="Times New Roman" w:cs="Times New Roman"/>
          <w:b/>
          <w:sz w:val="28"/>
          <w:szCs w:val="28"/>
          <w:lang w:val="ru-RU"/>
        </w:rPr>
        <w:t xml:space="preserve">Хронологические блоки формирования информационного и цифрового законодательства </w:t>
      </w:r>
    </w:p>
    <w:p w14:paraId="3A2EDD9D" w14:textId="74D5CCDF" w:rsidR="000F0962" w:rsidRDefault="000F0962" w:rsidP="000F0962">
      <w:pPr>
        <w:shd w:val="clear" w:color="auto" w:fill="FFFFFF"/>
        <w:spacing w:before="480" w:after="480" w:line="420" w:lineRule="atLeast"/>
        <w:rPr>
          <w:ins w:id="247" w:author="user" w:date="2026-04-10T22:27:00Z"/>
          <w:rFonts w:ascii="Segoe UI" w:eastAsia="Times New Roman" w:hAnsi="Segoe UI" w:cs="Segoe UI"/>
          <w:b/>
          <w:color w:val="0F1115"/>
          <w:sz w:val="32"/>
          <w:szCs w:val="24"/>
          <w:lang w:val="ru-RU" w:eastAsia="en-GB"/>
        </w:rPr>
      </w:pPr>
      <w:r w:rsidRPr="00B4762B">
        <w:rPr>
          <w:rFonts w:ascii="Segoe UI" w:eastAsia="Times New Roman" w:hAnsi="Segoe UI" w:cs="Segoe UI"/>
          <w:b/>
          <w:color w:val="0F1115"/>
          <w:sz w:val="32"/>
          <w:szCs w:val="24"/>
          <w:highlight w:val="green"/>
          <w:lang w:val="ru-RU" w:eastAsia="en-GB"/>
        </w:rPr>
        <w:t>ЗАКОНОДАТЕЛЬСТВО В ОБЛАСТИ</w:t>
      </w:r>
      <w:r>
        <w:rPr>
          <w:rFonts w:ascii="Segoe UI" w:eastAsia="Times New Roman" w:hAnsi="Segoe UI" w:cs="Segoe UI"/>
          <w:b/>
          <w:color w:val="0F1115"/>
          <w:sz w:val="32"/>
          <w:szCs w:val="24"/>
          <w:highlight w:val="green"/>
          <w:lang w:val="ru-RU" w:eastAsia="en-GB"/>
        </w:rPr>
        <w:t xml:space="preserve"> ИНФОРМАЦИИ</w:t>
      </w:r>
      <w:r w:rsidRPr="00312BAC">
        <w:rPr>
          <w:rFonts w:ascii="Segoe UI" w:eastAsia="Times New Roman" w:hAnsi="Segoe UI" w:cs="Segoe UI"/>
          <w:b/>
          <w:color w:val="0F1115"/>
          <w:sz w:val="32"/>
          <w:szCs w:val="24"/>
          <w:lang w:val="ru-RU" w:eastAsia="en-GB"/>
        </w:rPr>
        <w:t xml:space="preserve"> </w:t>
      </w:r>
    </w:p>
    <w:p w14:paraId="2EC0021B" w14:textId="11451E71" w:rsidR="000754A7" w:rsidRDefault="000754A7" w:rsidP="000F0962">
      <w:pPr>
        <w:shd w:val="clear" w:color="auto" w:fill="FFFFFF"/>
        <w:spacing w:before="480" w:after="480" w:line="420" w:lineRule="atLeast"/>
        <w:rPr>
          <w:ins w:id="248" w:author="user" w:date="2026-04-13T21:51:00Z"/>
          <w:rFonts w:ascii="Segoe UI" w:eastAsia="Times New Roman" w:hAnsi="Segoe UI" w:cs="Segoe UI"/>
          <w:bCs/>
          <w:color w:val="FF0000"/>
          <w:sz w:val="32"/>
          <w:szCs w:val="24"/>
          <w:lang w:val="ru-RU" w:eastAsia="en-GB"/>
        </w:rPr>
      </w:pPr>
      <w:ins w:id="249" w:author="user" w:date="2026-04-13T21:51:00Z">
        <w:r>
          <w:rPr>
            <w:rFonts w:ascii="Segoe UI" w:eastAsia="Times New Roman" w:hAnsi="Segoe UI" w:cs="Segoe UI"/>
            <w:bCs/>
            <w:color w:val="FF0000"/>
            <w:sz w:val="32"/>
            <w:szCs w:val="24"/>
            <w:lang w:val="ru-RU" w:eastAsia="en-GB"/>
          </w:rPr>
          <w:t>Концепция… указать автора…</w:t>
        </w:r>
      </w:ins>
    </w:p>
    <w:p w14:paraId="57215626" w14:textId="61FFD5F5" w:rsidR="00170DB8" w:rsidRPr="00170DB8" w:rsidRDefault="00170DB8" w:rsidP="000F0962">
      <w:pPr>
        <w:shd w:val="clear" w:color="auto" w:fill="FFFFFF"/>
        <w:spacing w:before="480" w:after="480" w:line="420" w:lineRule="atLeast"/>
        <w:rPr>
          <w:ins w:id="250" w:author="user" w:date="2026-04-10T22:28:00Z"/>
          <w:rFonts w:ascii="Segoe UI" w:eastAsia="Times New Roman" w:hAnsi="Segoe UI" w:cs="Segoe UI"/>
          <w:bCs/>
          <w:color w:val="FF0000"/>
          <w:sz w:val="32"/>
          <w:szCs w:val="24"/>
          <w:lang w:val="ru-RU" w:eastAsia="en-GB"/>
          <w:rPrChange w:id="251" w:author="user" w:date="2026-04-10T22:29:00Z">
            <w:rPr>
              <w:ins w:id="252" w:author="user" w:date="2026-04-10T22:28:00Z"/>
              <w:rFonts w:ascii="Segoe UI" w:eastAsia="Times New Roman" w:hAnsi="Segoe UI" w:cs="Segoe UI"/>
              <w:b/>
              <w:color w:val="0F1115"/>
              <w:sz w:val="32"/>
              <w:szCs w:val="24"/>
              <w:lang w:val="ru-RU" w:eastAsia="en-GB"/>
            </w:rPr>
          </w:rPrChange>
        </w:rPr>
      </w:pPr>
      <w:ins w:id="253" w:author="user" w:date="2026-04-10T22:27:00Z">
        <w:r w:rsidRPr="00170DB8">
          <w:rPr>
            <w:rFonts w:ascii="Segoe UI" w:eastAsia="Times New Roman" w:hAnsi="Segoe UI" w:cs="Segoe UI"/>
            <w:bCs/>
            <w:color w:val="FF0000"/>
            <w:sz w:val="32"/>
            <w:szCs w:val="24"/>
            <w:lang w:val="ru-RU" w:eastAsia="en-GB"/>
            <w:rPrChange w:id="254" w:author="user" w:date="2026-04-10T22:29:00Z">
              <w:rPr>
                <w:rFonts w:ascii="Segoe UI" w:eastAsia="Times New Roman" w:hAnsi="Segoe UI" w:cs="Segoe UI"/>
                <w:b/>
                <w:color w:val="0F1115"/>
                <w:sz w:val="32"/>
                <w:szCs w:val="24"/>
                <w:lang w:val="ru-RU" w:eastAsia="en-GB"/>
              </w:rPr>
            </w:rPrChange>
          </w:rPr>
          <w:t>+ перемешать блоки, чтобы они больше к хронологии были привязаны, чем к базовому объекту / предметам в рамках базового об</w:t>
        </w:r>
      </w:ins>
      <w:ins w:id="255" w:author="user" w:date="2026-04-10T22:28:00Z">
        <w:r w:rsidRPr="00170DB8">
          <w:rPr>
            <w:rFonts w:ascii="Segoe UI" w:eastAsia="Times New Roman" w:hAnsi="Segoe UI" w:cs="Segoe UI"/>
            <w:bCs/>
            <w:color w:val="FF0000"/>
            <w:sz w:val="32"/>
            <w:szCs w:val="24"/>
            <w:lang w:val="ru-RU" w:eastAsia="en-GB"/>
            <w:rPrChange w:id="256" w:author="user" w:date="2026-04-10T22:29:00Z">
              <w:rPr>
                <w:rFonts w:ascii="Segoe UI" w:eastAsia="Times New Roman" w:hAnsi="Segoe UI" w:cs="Segoe UI"/>
                <w:b/>
                <w:color w:val="0F1115"/>
                <w:sz w:val="32"/>
                <w:szCs w:val="24"/>
                <w:lang w:val="ru-RU" w:eastAsia="en-GB"/>
              </w:rPr>
            </w:rPrChange>
          </w:rPr>
          <w:t xml:space="preserve">ъекта </w:t>
        </w:r>
      </w:ins>
    </w:p>
    <w:p w14:paraId="7824DC82" w14:textId="77777777" w:rsidR="00170DB8" w:rsidRPr="00170DB8" w:rsidRDefault="00170DB8" w:rsidP="000F0962">
      <w:pPr>
        <w:shd w:val="clear" w:color="auto" w:fill="FFFFFF"/>
        <w:spacing w:before="480" w:after="480" w:line="420" w:lineRule="atLeast"/>
        <w:rPr>
          <w:ins w:id="257" w:author="user" w:date="2026-04-10T22:29:00Z"/>
          <w:rFonts w:ascii="Segoe UI" w:eastAsia="Times New Roman" w:hAnsi="Segoe UI" w:cs="Segoe UI"/>
          <w:bCs/>
          <w:color w:val="FF0000"/>
          <w:sz w:val="32"/>
          <w:szCs w:val="24"/>
          <w:lang w:val="ru-RU" w:eastAsia="en-GB"/>
          <w:rPrChange w:id="258" w:author="user" w:date="2026-04-10T22:29:00Z">
            <w:rPr>
              <w:ins w:id="259" w:author="user" w:date="2026-04-10T22:29:00Z"/>
              <w:rFonts w:ascii="Segoe UI" w:eastAsia="Times New Roman" w:hAnsi="Segoe UI" w:cs="Segoe UI"/>
              <w:b/>
              <w:color w:val="0F1115"/>
              <w:sz w:val="32"/>
              <w:szCs w:val="24"/>
              <w:lang w:val="ru-RU" w:eastAsia="en-GB"/>
            </w:rPr>
          </w:rPrChange>
        </w:rPr>
      </w:pPr>
      <w:ins w:id="260" w:author="user" w:date="2026-04-10T22:28:00Z">
        <w:r w:rsidRPr="00170DB8">
          <w:rPr>
            <w:rFonts w:ascii="Segoe UI" w:eastAsia="Times New Roman" w:hAnsi="Segoe UI" w:cs="Segoe UI"/>
            <w:bCs/>
            <w:color w:val="FF0000"/>
            <w:sz w:val="32"/>
            <w:szCs w:val="24"/>
            <w:lang w:val="ru-RU" w:eastAsia="en-GB"/>
            <w:rPrChange w:id="261" w:author="user" w:date="2026-04-10T22:29:00Z">
              <w:rPr>
                <w:rFonts w:ascii="Segoe UI" w:eastAsia="Times New Roman" w:hAnsi="Segoe UI" w:cs="Segoe UI"/>
                <w:b/>
                <w:color w:val="0F1115"/>
                <w:sz w:val="32"/>
                <w:szCs w:val="24"/>
                <w:lang w:val="ru-RU" w:eastAsia="en-GB"/>
              </w:rPr>
            </w:rPrChange>
          </w:rPr>
          <w:t>+ сохранить структуру блоков</w:t>
        </w:r>
      </w:ins>
    </w:p>
    <w:p w14:paraId="64E0EFA4" w14:textId="77777777" w:rsidR="00170DB8" w:rsidRPr="00170DB8" w:rsidRDefault="00170DB8" w:rsidP="000F0962">
      <w:pPr>
        <w:shd w:val="clear" w:color="auto" w:fill="FFFFFF"/>
        <w:spacing w:before="480" w:after="480" w:line="420" w:lineRule="atLeast"/>
        <w:rPr>
          <w:ins w:id="262" w:author="user" w:date="2026-04-10T22:29:00Z"/>
          <w:rFonts w:ascii="Segoe UI" w:eastAsia="Times New Roman" w:hAnsi="Segoe UI" w:cs="Segoe UI"/>
          <w:bCs/>
          <w:color w:val="FF0000"/>
          <w:sz w:val="32"/>
          <w:szCs w:val="24"/>
          <w:lang w:val="ru-RU" w:eastAsia="en-GB"/>
          <w:rPrChange w:id="263" w:author="user" w:date="2026-04-10T22:29:00Z">
            <w:rPr>
              <w:ins w:id="264" w:author="user" w:date="2026-04-10T22:29:00Z"/>
              <w:rFonts w:ascii="Segoe UI" w:eastAsia="Times New Roman" w:hAnsi="Segoe UI" w:cs="Segoe UI"/>
              <w:b/>
              <w:color w:val="0F1115"/>
              <w:sz w:val="32"/>
              <w:szCs w:val="24"/>
              <w:lang w:val="ru-RU" w:eastAsia="en-GB"/>
            </w:rPr>
          </w:rPrChange>
        </w:rPr>
      </w:pPr>
      <w:ins w:id="265" w:author="user" w:date="2026-04-10T22:29:00Z">
        <w:r w:rsidRPr="00170DB8">
          <w:rPr>
            <w:rFonts w:ascii="Segoe UI" w:eastAsia="Times New Roman" w:hAnsi="Segoe UI" w:cs="Segoe UI"/>
            <w:bCs/>
            <w:color w:val="FF0000"/>
            <w:sz w:val="32"/>
            <w:szCs w:val="24"/>
            <w:lang w:val="ru-RU" w:eastAsia="en-GB"/>
            <w:rPrChange w:id="266" w:author="user" w:date="2026-04-10T22:29:00Z">
              <w:rPr>
                <w:rFonts w:ascii="Segoe UI" w:eastAsia="Times New Roman" w:hAnsi="Segoe UI" w:cs="Segoe UI"/>
                <w:b/>
                <w:color w:val="0F1115"/>
                <w:sz w:val="32"/>
                <w:szCs w:val="24"/>
                <w:lang w:val="ru-RU" w:eastAsia="en-GB"/>
              </w:rPr>
            </w:rPrChange>
          </w:rPr>
          <w:t xml:space="preserve">+ добавить больше блоков не из информационного права </w:t>
        </w:r>
      </w:ins>
    </w:p>
    <w:p w14:paraId="55E18236" w14:textId="45222634" w:rsidR="00170DB8" w:rsidRPr="00170DB8" w:rsidRDefault="00170DB8" w:rsidP="000F0962">
      <w:pPr>
        <w:shd w:val="clear" w:color="auto" w:fill="FFFFFF"/>
        <w:spacing w:before="480" w:after="480" w:line="420" w:lineRule="atLeast"/>
        <w:rPr>
          <w:rFonts w:ascii="Segoe UI" w:eastAsia="Times New Roman" w:hAnsi="Segoe UI" w:cs="Segoe UI"/>
          <w:bCs/>
          <w:color w:val="FF0000"/>
          <w:sz w:val="32"/>
          <w:szCs w:val="24"/>
          <w:lang w:val="ru-RU" w:eastAsia="en-GB"/>
          <w:rPrChange w:id="267" w:author="user" w:date="2026-04-10T22:29:00Z">
            <w:rPr>
              <w:rFonts w:ascii="Segoe UI" w:eastAsia="Times New Roman" w:hAnsi="Segoe UI" w:cs="Segoe UI"/>
              <w:b/>
              <w:color w:val="0F1115"/>
              <w:sz w:val="32"/>
              <w:szCs w:val="24"/>
              <w:lang w:val="ru-RU" w:eastAsia="en-GB"/>
            </w:rPr>
          </w:rPrChange>
        </w:rPr>
      </w:pPr>
      <w:ins w:id="268" w:author="user" w:date="2026-04-10T22:29:00Z">
        <w:r w:rsidRPr="00170DB8">
          <w:rPr>
            <w:rFonts w:ascii="Segoe UI" w:eastAsia="Times New Roman" w:hAnsi="Segoe UI" w:cs="Segoe UI"/>
            <w:bCs/>
            <w:color w:val="FF0000"/>
            <w:sz w:val="32"/>
            <w:szCs w:val="24"/>
            <w:lang w:val="ru-RU" w:eastAsia="en-GB"/>
            <w:rPrChange w:id="269" w:author="user" w:date="2026-04-10T22:29:00Z">
              <w:rPr>
                <w:rFonts w:ascii="Segoe UI" w:eastAsia="Times New Roman" w:hAnsi="Segoe UI" w:cs="Segoe UI"/>
                <w:b/>
                <w:color w:val="0F1115"/>
                <w:sz w:val="32"/>
                <w:szCs w:val="24"/>
                <w:lang w:val="ru-RU" w:eastAsia="en-GB"/>
              </w:rPr>
            </w:rPrChange>
          </w:rPr>
          <w:t>+ добавить более развернутую ссылку на список диссертаций в информационной сфере</w:t>
        </w:r>
      </w:ins>
      <w:ins w:id="270" w:author="user" w:date="2026-04-10T22:28:00Z">
        <w:r w:rsidRPr="00170DB8">
          <w:rPr>
            <w:rFonts w:ascii="Segoe UI" w:eastAsia="Times New Roman" w:hAnsi="Segoe UI" w:cs="Segoe UI"/>
            <w:bCs/>
            <w:color w:val="FF0000"/>
            <w:sz w:val="32"/>
            <w:szCs w:val="24"/>
            <w:lang w:val="ru-RU" w:eastAsia="en-GB"/>
            <w:rPrChange w:id="271" w:author="user" w:date="2026-04-10T22:29:00Z">
              <w:rPr>
                <w:rFonts w:ascii="Segoe UI" w:eastAsia="Times New Roman" w:hAnsi="Segoe UI" w:cs="Segoe UI"/>
                <w:b/>
                <w:color w:val="0F1115"/>
                <w:sz w:val="32"/>
                <w:szCs w:val="24"/>
                <w:lang w:val="ru-RU" w:eastAsia="en-GB"/>
              </w:rPr>
            </w:rPrChange>
          </w:rPr>
          <w:t xml:space="preserve"> </w:t>
        </w:r>
      </w:ins>
    </w:p>
    <w:p w14:paraId="32F89831" w14:textId="77777777" w:rsidR="000F0962" w:rsidRPr="00312BAC" w:rsidRDefault="000F0962" w:rsidP="000F0962">
      <w:pPr>
        <w:shd w:val="clear" w:color="auto" w:fill="FFFFFF"/>
        <w:spacing w:before="480" w:after="240" w:line="450" w:lineRule="atLeast"/>
        <w:outlineLvl w:val="2"/>
        <w:rPr>
          <w:rFonts w:ascii="Segoe UI" w:eastAsia="Times New Roman" w:hAnsi="Segoe UI" w:cs="Segoe UI"/>
          <w:b/>
          <w:bCs/>
          <w:color w:val="0F1115"/>
          <w:sz w:val="30"/>
          <w:szCs w:val="30"/>
          <w:lang w:val="ru-RU" w:eastAsia="en-GB"/>
        </w:rPr>
      </w:pPr>
      <w:r w:rsidRPr="00312BAC">
        <w:rPr>
          <w:rFonts w:ascii="Segoe UI" w:eastAsia="Times New Roman" w:hAnsi="Segoe UI" w:cs="Segoe UI"/>
          <w:b/>
          <w:bCs/>
          <w:color w:val="0F1115"/>
          <w:sz w:val="30"/>
          <w:szCs w:val="30"/>
          <w:lang w:val="ru-RU" w:eastAsia="en-GB"/>
        </w:rPr>
        <w:t>1. Блок «Средства массовой информации»</w:t>
      </w:r>
    </w:p>
    <w:p w14:paraId="05F36692" w14:textId="77777777" w:rsidR="000F0962" w:rsidRDefault="000F0962" w:rsidP="000F0962">
      <w:pPr>
        <w:numPr>
          <w:ilvl w:val="0"/>
          <w:numId w:val="24"/>
        </w:numPr>
        <w:shd w:val="clear" w:color="auto" w:fill="FFFFFF"/>
        <w:spacing w:before="100" w:beforeAutospacing="1" w:after="0" w:line="420" w:lineRule="atLeast"/>
        <w:rPr>
          <w:rFonts w:ascii="Segoe UI" w:eastAsia="Times New Roman" w:hAnsi="Segoe UI" w:cs="Segoe UI"/>
          <w:color w:val="0F1115"/>
          <w:sz w:val="24"/>
          <w:szCs w:val="24"/>
          <w:lang w:val="ru-RU" w:eastAsia="en-GB"/>
        </w:rPr>
      </w:pPr>
      <w:r w:rsidRPr="00654720">
        <w:rPr>
          <w:rFonts w:ascii="Segoe UI" w:eastAsia="Times New Roman" w:hAnsi="Segoe UI" w:cs="Segoe UI"/>
          <w:b/>
          <w:bCs/>
          <w:color w:val="0F1115"/>
          <w:sz w:val="24"/>
          <w:szCs w:val="24"/>
          <w:lang w:val="ru-RU" w:eastAsia="en-GB"/>
        </w:rPr>
        <w:t>27.12.</w:t>
      </w:r>
      <w:r w:rsidRPr="00525041">
        <w:rPr>
          <w:rFonts w:ascii="Segoe UI" w:eastAsia="Times New Roman" w:hAnsi="Segoe UI" w:cs="Segoe UI"/>
          <w:b/>
          <w:bCs/>
          <w:color w:val="0F1115"/>
          <w:sz w:val="24"/>
          <w:szCs w:val="24"/>
          <w:highlight w:val="cyan"/>
          <w:lang w:val="ru-RU" w:eastAsia="en-GB"/>
        </w:rPr>
        <w:t>1991</w:t>
      </w:r>
      <w:r w:rsidRPr="00654720">
        <w:rPr>
          <w:rFonts w:ascii="Segoe UI" w:eastAsia="Times New Roman" w:hAnsi="Segoe UI" w:cs="Segoe UI"/>
          <w:b/>
          <w:bCs/>
          <w:color w:val="0F1115"/>
          <w:sz w:val="24"/>
          <w:szCs w:val="24"/>
          <w:lang w:val="ru-RU" w:eastAsia="en-GB"/>
        </w:rPr>
        <w:t xml:space="preserve"> — Закон РФ № 2124-1 «О средствах массовой информации»</w:t>
      </w:r>
      <w:r w:rsidRPr="00654720">
        <w:rPr>
          <w:rFonts w:ascii="Segoe UI" w:eastAsia="Times New Roman" w:hAnsi="Segoe UI" w:cs="Segoe UI"/>
          <w:color w:val="0F1115"/>
          <w:sz w:val="24"/>
          <w:szCs w:val="24"/>
          <w:lang w:eastAsia="en-GB"/>
        </w:rPr>
        <w:t> </w:t>
      </w:r>
      <w:r w:rsidRPr="00654720">
        <w:rPr>
          <w:rFonts w:ascii="Segoe UI" w:eastAsia="Times New Roman" w:hAnsi="Segoe UI" w:cs="Segoe UI"/>
          <w:i/>
          <w:iCs/>
          <w:color w:val="0F1115"/>
          <w:sz w:val="24"/>
          <w:szCs w:val="24"/>
          <w:lang w:val="ru-RU" w:eastAsia="en-GB"/>
        </w:rPr>
        <w:t>(действует)</w:t>
      </w:r>
      <w:r w:rsidRPr="00654720">
        <w:rPr>
          <w:rFonts w:ascii="Segoe UI" w:eastAsia="Times New Roman" w:hAnsi="Segoe UI" w:cs="Segoe UI"/>
          <w:color w:val="0F1115"/>
          <w:sz w:val="24"/>
          <w:szCs w:val="24"/>
          <w:lang w:val="ru-RU" w:eastAsia="en-GB"/>
        </w:rPr>
        <w:br/>
      </w:r>
      <w:r w:rsidRPr="00654720">
        <w:rPr>
          <w:rFonts w:ascii="Segoe UI" w:eastAsia="Times New Roman" w:hAnsi="Segoe UI" w:cs="Segoe UI"/>
          <w:color w:val="0F1115"/>
          <w:sz w:val="24"/>
          <w:szCs w:val="24"/>
          <w:lang w:val="ru-RU" w:eastAsia="en-GB"/>
        </w:rPr>
        <w:lastRenderedPageBreak/>
        <w:t>Самостоятельный закон, не имеющий замены (изменения вносились, но сам закон не утрачивал силу).</w:t>
      </w:r>
    </w:p>
    <w:p w14:paraId="65B2AF8D" w14:textId="77777777" w:rsidR="000F0962" w:rsidRPr="00654720" w:rsidRDefault="000F0962" w:rsidP="000F0962">
      <w:pPr>
        <w:shd w:val="clear" w:color="auto" w:fill="FFFFFF"/>
        <w:spacing w:before="480" w:after="240" w:line="450" w:lineRule="atLeast"/>
        <w:outlineLvl w:val="2"/>
        <w:rPr>
          <w:rFonts w:ascii="Segoe UI" w:eastAsia="Times New Roman" w:hAnsi="Segoe UI" w:cs="Segoe UI"/>
          <w:b/>
          <w:bCs/>
          <w:color w:val="0F1115"/>
          <w:sz w:val="30"/>
          <w:szCs w:val="30"/>
          <w:lang w:eastAsia="en-GB"/>
        </w:rPr>
      </w:pPr>
      <w:r>
        <w:rPr>
          <w:rFonts w:ascii="Segoe UI" w:eastAsia="Times New Roman" w:hAnsi="Segoe UI" w:cs="Segoe UI"/>
          <w:b/>
          <w:bCs/>
          <w:color w:val="0F1115"/>
          <w:sz w:val="30"/>
          <w:szCs w:val="30"/>
          <w:lang w:val="ru-RU" w:eastAsia="en-GB"/>
        </w:rPr>
        <w:t xml:space="preserve">2. </w:t>
      </w:r>
      <w:proofErr w:type="spellStart"/>
      <w:r w:rsidRPr="00654720">
        <w:rPr>
          <w:rFonts w:ascii="Segoe UI" w:eastAsia="Times New Roman" w:hAnsi="Segoe UI" w:cs="Segoe UI"/>
          <w:b/>
          <w:bCs/>
          <w:color w:val="0F1115"/>
          <w:sz w:val="30"/>
          <w:szCs w:val="30"/>
          <w:lang w:eastAsia="en-GB"/>
        </w:rPr>
        <w:t>Блок</w:t>
      </w:r>
      <w:proofErr w:type="spellEnd"/>
      <w:r w:rsidRPr="00654720">
        <w:rPr>
          <w:rFonts w:ascii="Segoe UI" w:eastAsia="Times New Roman" w:hAnsi="Segoe UI" w:cs="Segoe UI"/>
          <w:b/>
          <w:bCs/>
          <w:color w:val="0F1115"/>
          <w:sz w:val="30"/>
          <w:szCs w:val="30"/>
          <w:lang w:eastAsia="en-GB"/>
        </w:rPr>
        <w:t xml:space="preserve"> «</w:t>
      </w:r>
      <w:proofErr w:type="spellStart"/>
      <w:r w:rsidRPr="00654720">
        <w:rPr>
          <w:rFonts w:ascii="Segoe UI" w:eastAsia="Times New Roman" w:hAnsi="Segoe UI" w:cs="Segoe UI"/>
          <w:b/>
          <w:bCs/>
          <w:color w:val="0F1115"/>
          <w:sz w:val="30"/>
          <w:szCs w:val="30"/>
          <w:lang w:eastAsia="en-GB"/>
        </w:rPr>
        <w:t>Реклама</w:t>
      </w:r>
      <w:proofErr w:type="spellEnd"/>
      <w:r w:rsidRPr="00654720">
        <w:rPr>
          <w:rFonts w:ascii="Segoe UI" w:eastAsia="Times New Roman" w:hAnsi="Segoe UI" w:cs="Segoe UI"/>
          <w:b/>
          <w:bCs/>
          <w:color w:val="0F1115"/>
          <w:sz w:val="30"/>
          <w:szCs w:val="30"/>
          <w:lang w:eastAsia="en-GB"/>
        </w:rPr>
        <w:t>»</w:t>
      </w:r>
    </w:p>
    <w:p w14:paraId="13059D20" w14:textId="77777777" w:rsidR="000F0962" w:rsidRPr="00654720" w:rsidRDefault="000F0962" w:rsidP="000F0962">
      <w:pPr>
        <w:numPr>
          <w:ilvl w:val="0"/>
          <w:numId w:val="27"/>
        </w:numPr>
        <w:shd w:val="clear" w:color="auto" w:fill="FFFFFF"/>
        <w:spacing w:before="100" w:beforeAutospacing="1" w:after="0" w:line="420" w:lineRule="atLeast"/>
        <w:rPr>
          <w:rFonts w:ascii="Segoe UI" w:eastAsia="Times New Roman" w:hAnsi="Segoe UI" w:cs="Segoe UI"/>
          <w:color w:val="0F1115"/>
          <w:sz w:val="24"/>
          <w:szCs w:val="24"/>
          <w:lang w:val="ru-RU" w:eastAsia="en-GB"/>
        </w:rPr>
      </w:pPr>
      <w:r w:rsidRPr="00654720">
        <w:rPr>
          <w:rFonts w:ascii="Segoe UI" w:eastAsia="Times New Roman" w:hAnsi="Segoe UI" w:cs="Segoe UI"/>
          <w:b/>
          <w:bCs/>
          <w:color w:val="0F1115"/>
          <w:sz w:val="24"/>
          <w:szCs w:val="24"/>
          <w:lang w:val="ru-RU" w:eastAsia="en-GB"/>
        </w:rPr>
        <w:t>18.07.</w:t>
      </w:r>
      <w:r w:rsidRPr="00312BAC">
        <w:rPr>
          <w:rFonts w:ascii="Segoe UI" w:eastAsia="Times New Roman" w:hAnsi="Segoe UI" w:cs="Segoe UI"/>
          <w:b/>
          <w:bCs/>
          <w:color w:val="0F1115"/>
          <w:sz w:val="24"/>
          <w:szCs w:val="24"/>
          <w:highlight w:val="cyan"/>
          <w:lang w:val="ru-RU" w:eastAsia="en-GB"/>
        </w:rPr>
        <w:t>1995</w:t>
      </w:r>
      <w:r w:rsidRPr="00654720">
        <w:rPr>
          <w:rFonts w:ascii="Segoe UI" w:eastAsia="Times New Roman" w:hAnsi="Segoe UI" w:cs="Segoe UI"/>
          <w:b/>
          <w:bCs/>
          <w:color w:val="0F1115"/>
          <w:sz w:val="24"/>
          <w:szCs w:val="24"/>
          <w:lang w:val="ru-RU" w:eastAsia="en-GB"/>
        </w:rPr>
        <w:t xml:space="preserve"> — ФЗ № 108-ФЗ «О рекламе»</w:t>
      </w:r>
      <w:r w:rsidRPr="00654720">
        <w:rPr>
          <w:rFonts w:ascii="Segoe UI" w:eastAsia="Times New Roman" w:hAnsi="Segoe UI" w:cs="Segoe UI"/>
          <w:color w:val="0F1115"/>
          <w:sz w:val="24"/>
          <w:szCs w:val="24"/>
          <w:lang w:eastAsia="en-GB"/>
        </w:rPr>
        <w:t> </w:t>
      </w:r>
      <w:r w:rsidRPr="00654720">
        <w:rPr>
          <w:rFonts w:ascii="Segoe UI" w:eastAsia="Times New Roman" w:hAnsi="Segoe UI" w:cs="Segoe UI"/>
          <w:i/>
          <w:iCs/>
          <w:color w:val="0F1115"/>
          <w:sz w:val="24"/>
          <w:szCs w:val="24"/>
          <w:lang w:val="ru-RU" w:eastAsia="en-GB"/>
        </w:rPr>
        <w:t>(утратил силу)</w:t>
      </w:r>
      <w:r w:rsidRPr="00654720">
        <w:rPr>
          <w:rFonts w:ascii="Segoe UI" w:eastAsia="Times New Roman" w:hAnsi="Segoe UI" w:cs="Segoe UI"/>
          <w:color w:val="0F1115"/>
          <w:sz w:val="24"/>
          <w:szCs w:val="24"/>
          <w:lang w:val="ru-RU" w:eastAsia="en-GB"/>
        </w:rPr>
        <w:br/>
        <w:t>Признан утратившим силу с 1 июля 2006 года в связи с принятием ФЗ № 38-ФЗ.</w:t>
      </w:r>
    </w:p>
    <w:p w14:paraId="5969937D" w14:textId="77777777" w:rsidR="000F0962" w:rsidRPr="00654720" w:rsidRDefault="000F0962" w:rsidP="000F0962">
      <w:pPr>
        <w:numPr>
          <w:ilvl w:val="0"/>
          <w:numId w:val="27"/>
        </w:numPr>
        <w:shd w:val="clear" w:color="auto" w:fill="FFFFFF"/>
        <w:spacing w:before="100" w:beforeAutospacing="1" w:after="0" w:line="420" w:lineRule="atLeast"/>
        <w:rPr>
          <w:rFonts w:ascii="Segoe UI" w:eastAsia="Times New Roman" w:hAnsi="Segoe UI" w:cs="Segoe UI"/>
          <w:color w:val="0F1115"/>
          <w:sz w:val="24"/>
          <w:szCs w:val="24"/>
          <w:lang w:val="ru-RU" w:eastAsia="en-GB"/>
        </w:rPr>
      </w:pPr>
      <w:r w:rsidRPr="00654720">
        <w:rPr>
          <w:rFonts w:ascii="Segoe UI" w:eastAsia="Times New Roman" w:hAnsi="Segoe UI" w:cs="Segoe UI"/>
          <w:b/>
          <w:bCs/>
          <w:color w:val="0F1115"/>
          <w:sz w:val="24"/>
          <w:szCs w:val="24"/>
          <w:lang w:val="ru-RU" w:eastAsia="en-GB"/>
        </w:rPr>
        <w:t>13.03.2006 — ФЗ № 38-ФЗ «О рекламе»</w:t>
      </w:r>
      <w:r w:rsidRPr="00654720">
        <w:rPr>
          <w:rFonts w:ascii="Segoe UI" w:eastAsia="Times New Roman" w:hAnsi="Segoe UI" w:cs="Segoe UI"/>
          <w:color w:val="0F1115"/>
          <w:sz w:val="24"/>
          <w:szCs w:val="24"/>
          <w:lang w:eastAsia="en-GB"/>
        </w:rPr>
        <w:t> </w:t>
      </w:r>
      <w:r w:rsidRPr="00654720">
        <w:rPr>
          <w:rFonts w:ascii="Segoe UI" w:eastAsia="Times New Roman" w:hAnsi="Segoe UI" w:cs="Segoe UI"/>
          <w:i/>
          <w:iCs/>
          <w:color w:val="0F1115"/>
          <w:sz w:val="24"/>
          <w:szCs w:val="24"/>
          <w:lang w:val="ru-RU" w:eastAsia="en-GB"/>
        </w:rPr>
        <w:t>(действует)</w:t>
      </w:r>
    </w:p>
    <w:p w14:paraId="424C0B76" w14:textId="77777777" w:rsidR="000F0962" w:rsidRPr="00654720" w:rsidRDefault="000F0962" w:rsidP="000F0962">
      <w:pPr>
        <w:shd w:val="clear" w:color="auto" w:fill="FFFFFF"/>
        <w:spacing w:before="480" w:after="240" w:line="450" w:lineRule="atLeast"/>
        <w:outlineLvl w:val="2"/>
        <w:rPr>
          <w:rFonts w:ascii="Segoe UI" w:eastAsia="Times New Roman" w:hAnsi="Segoe UI" w:cs="Segoe UI"/>
          <w:b/>
          <w:bCs/>
          <w:color w:val="0F1115"/>
          <w:sz w:val="30"/>
          <w:szCs w:val="30"/>
          <w:lang w:val="ru-RU" w:eastAsia="en-GB"/>
        </w:rPr>
      </w:pPr>
      <w:r w:rsidRPr="00654720">
        <w:rPr>
          <w:rFonts w:ascii="Segoe UI" w:eastAsia="Times New Roman" w:hAnsi="Segoe UI" w:cs="Segoe UI"/>
          <w:b/>
          <w:bCs/>
          <w:color w:val="0F1115"/>
          <w:sz w:val="30"/>
          <w:szCs w:val="30"/>
          <w:lang w:val="ru-RU" w:eastAsia="en-GB"/>
        </w:rPr>
        <w:t>3. Блок «Обязательный экземпляр документов и библиотечное дело»</w:t>
      </w:r>
    </w:p>
    <w:p w14:paraId="7A607AAA" w14:textId="77777777" w:rsidR="000F0962" w:rsidRPr="00654720" w:rsidRDefault="000F0962" w:rsidP="000F0962">
      <w:pPr>
        <w:numPr>
          <w:ilvl w:val="0"/>
          <w:numId w:val="26"/>
        </w:numPr>
        <w:shd w:val="clear" w:color="auto" w:fill="FFFFFF"/>
        <w:spacing w:before="100" w:beforeAutospacing="1" w:after="0" w:line="420" w:lineRule="atLeast"/>
        <w:rPr>
          <w:rFonts w:ascii="Segoe UI" w:eastAsia="Times New Roman" w:hAnsi="Segoe UI" w:cs="Segoe UI"/>
          <w:color w:val="0F1115"/>
          <w:sz w:val="24"/>
          <w:szCs w:val="24"/>
          <w:lang w:val="ru-RU" w:eastAsia="en-GB"/>
        </w:rPr>
      </w:pPr>
      <w:r w:rsidRPr="00654720">
        <w:rPr>
          <w:rFonts w:ascii="Segoe UI" w:eastAsia="Times New Roman" w:hAnsi="Segoe UI" w:cs="Segoe UI"/>
          <w:b/>
          <w:bCs/>
          <w:color w:val="0F1115"/>
          <w:sz w:val="24"/>
          <w:szCs w:val="24"/>
          <w:lang w:val="ru-RU" w:eastAsia="en-GB"/>
        </w:rPr>
        <w:t>29.12.</w:t>
      </w:r>
      <w:r w:rsidRPr="00525041">
        <w:rPr>
          <w:rFonts w:ascii="Segoe UI" w:eastAsia="Times New Roman" w:hAnsi="Segoe UI" w:cs="Segoe UI"/>
          <w:b/>
          <w:bCs/>
          <w:color w:val="0F1115"/>
          <w:sz w:val="24"/>
          <w:szCs w:val="24"/>
          <w:highlight w:val="cyan"/>
          <w:lang w:val="ru-RU" w:eastAsia="en-GB"/>
        </w:rPr>
        <w:t>1994</w:t>
      </w:r>
      <w:r w:rsidRPr="00654720">
        <w:rPr>
          <w:rFonts w:ascii="Segoe UI" w:eastAsia="Times New Roman" w:hAnsi="Segoe UI" w:cs="Segoe UI"/>
          <w:b/>
          <w:bCs/>
          <w:color w:val="0F1115"/>
          <w:sz w:val="24"/>
          <w:szCs w:val="24"/>
          <w:lang w:val="ru-RU" w:eastAsia="en-GB"/>
        </w:rPr>
        <w:t xml:space="preserve"> — ФЗ № 77-ФЗ «Об обязательном экземпляре документов»</w:t>
      </w:r>
      <w:r w:rsidRPr="00654720">
        <w:rPr>
          <w:rFonts w:ascii="Segoe UI" w:eastAsia="Times New Roman" w:hAnsi="Segoe UI" w:cs="Segoe UI"/>
          <w:color w:val="0F1115"/>
          <w:sz w:val="24"/>
          <w:szCs w:val="24"/>
          <w:lang w:eastAsia="en-GB"/>
        </w:rPr>
        <w:t> </w:t>
      </w:r>
      <w:r w:rsidRPr="00654720">
        <w:rPr>
          <w:rFonts w:ascii="Segoe UI" w:eastAsia="Times New Roman" w:hAnsi="Segoe UI" w:cs="Segoe UI"/>
          <w:i/>
          <w:iCs/>
          <w:color w:val="0F1115"/>
          <w:sz w:val="24"/>
          <w:szCs w:val="24"/>
          <w:lang w:val="ru-RU" w:eastAsia="en-GB"/>
        </w:rPr>
        <w:t>(действует)</w:t>
      </w:r>
    </w:p>
    <w:p w14:paraId="624ED2ED" w14:textId="77777777" w:rsidR="000F0962" w:rsidRPr="0083474C" w:rsidRDefault="000F0962" w:rsidP="000F0962">
      <w:pPr>
        <w:numPr>
          <w:ilvl w:val="0"/>
          <w:numId w:val="26"/>
        </w:numPr>
        <w:shd w:val="clear" w:color="auto" w:fill="FFFFFF"/>
        <w:spacing w:before="480" w:beforeAutospacing="1" w:after="240" w:line="450" w:lineRule="atLeast"/>
        <w:outlineLvl w:val="2"/>
        <w:rPr>
          <w:rFonts w:ascii="Segoe UI" w:eastAsia="Times New Roman" w:hAnsi="Segoe UI" w:cs="Segoe UI"/>
          <w:color w:val="0F1115"/>
          <w:sz w:val="24"/>
          <w:szCs w:val="24"/>
          <w:lang w:val="ru-RU" w:eastAsia="en-GB"/>
        </w:rPr>
      </w:pPr>
      <w:r w:rsidRPr="0083474C">
        <w:rPr>
          <w:rFonts w:ascii="Segoe UI" w:eastAsia="Times New Roman" w:hAnsi="Segoe UI" w:cs="Segoe UI"/>
          <w:b/>
          <w:bCs/>
          <w:color w:val="0F1115"/>
          <w:sz w:val="24"/>
          <w:szCs w:val="24"/>
          <w:lang w:val="ru-RU" w:eastAsia="en-GB"/>
        </w:rPr>
        <w:t>29.12.1994 — ФЗ № 78-ФЗ «О библиотечном деле»</w:t>
      </w:r>
      <w:r w:rsidRPr="0083474C">
        <w:rPr>
          <w:rFonts w:ascii="Segoe UI" w:eastAsia="Times New Roman" w:hAnsi="Segoe UI" w:cs="Segoe UI"/>
          <w:color w:val="0F1115"/>
          <w:sz w:val="24"/>
          <w:szCs w:val="24"/>
          <w:lang w:eastAsia="en-GB"/>
        </w:rPr>
        <w:t> </w:t>
      </w:r>
      <w:r w:rsidRPr="0083474C">
        <w:rPr>
          <w:rFonts w:ascii="Segoe UI" w:eastAsia="Times New Roman" w:hAnsi="Segoe UI" w:cs="Segoe UI"/>
          <w:i/>
          <w:iCs/>
          <w:color w:val="0F1115"/>
          <w:sz w:val="24"/>
          <w:szCs w:val="24"/>
          <w:lang w:val="ru-RU" w:eastAsia="en-GB"/>
        </w:rPr>
        <w:t>(действует)</w:t>
      </w:r>
      <w:r w:rsidRPr="0083474C">
        <w:rPr>
          <w:rFonts w:ascii="Segoe UI" w:eastAsia="Times New Roman" w:hAnsi="Segoe UI" w:cs="Segoe UI"/>
          <w:color w:val="0F1115"/>
          <w:sz w:val="24"/>
          <w:szCs w:val="24"/>
          <w:lang w:val="ru-RU" w:eastAsia="en-GB"/>
        </w:rPr>
        <w:br/>
        <w:t xml:space="preserve">Оба закона действуют самостоятельно, близки по сфере (информационные ресурсы), но не заменяют друг друга. </w:t>
      </w:r>
      <w:proofErr w:type="spellStart"/>
      <w:r w:rsidRPr="0083474C">
        <w:rPr>
          <w:rFonts w:ascii="Segoe UI" w:eastAsia="Times New Roman" w:hAnsi="Segoe UI" w:cs="Segoe UI"/>
          <w:color w:val="0F1115"/>
          <w:sz w:val="24"/>
          <w:szCs w:val="24"/>
          <w:lang w:eastAsia="en-GB"/>
        </w:rPr>
        <w:t>Объединены</w:t>
      </w:r>
      <w:proofErr w:type="spellEnd"/>
      <w:r w:rsidRPr="0083474C">
        <w:rPr>
          <w:rFonts w:ascii="Segoe UI" w:eastAsia="Times New Roman" w:hAnsi="Segoe UI" w:cs="Segoe UI"/>
          <w:color w:val="0F1115"/>
          <w:sz w:val="24"/>
          <w:szCs w:val="24"/>
          <w:lang w:eastAsia="en-GB"/>
        </w:rPr>
        <w:t xml:space="preserve"> в </w:t>
      </w:r>
      <w:proofErr w:type="spellStart"/>
      <w:r w:rsidRPr="0083474C">
        <w:rPr>
          <w:rFonts w:ascii="Segoe UI" w:eastAsia="Times New Roman" w:hAnsi="Segoe UI" w:cs="Segoe UI"/>
          <w:color w:val="0F1115"/>
          <w:sz w:val="24"/>
          <w:szCs w:val="24"/>
          <w:lang w:eastAsia="en-GB"/>
        </w:rPr>
        <w:t>один</w:t>
      </w:r>
      <w:proofErr w:type="spellEnd"/>
      <w:r w:rsidRPr="0083474C">
        <w:rPr>
          <w:rFonts w:ascii="Segoe UI" w:eastAsia="Times New Roman" w:hAnsi="Segoe UI" w:cs="Segoe UI"/>
          <w:color w:val="0F1115"/>
          <w:sz w:val="24"/>
          <w:szCs w:val="24"/>
          <w:lang w:eastAsia="en-GB"/>
        </w:rPr>
        <w:t xml:space="preserve"> </w:t>
      </w:r>
      <w:proofErr w:type="spellStart"/>
      <w:r w:rsidRPr="0083474C">
        <w:rPr>
          <w:rFonts w:ascii="Segoe UI" w:eastAsia="Times New Roman" w:hAnsi="Segoe UI" w:cs="Segoe UI"/>
          <w:color w:val="0F1115"/>
          <w:sz w:val="24"/>
          <w:szCs w:val="24"/>
          <w:lang w:eastAsia="en-GB"/>
        </w:rPr>
        <w:t>блок</w:t>
      </w:r>
      <w:proofErr w:type="spellEnd"/>
      <w:r w:rsidRPr="0083474C">
        <w:rPr>
          <w:rFonts w:ascii="Segoe UI" w:eastAsia="Times New Roman" w:hAnsi="Segoe UI" w:cs="Segoe UI"/>
          <w:color w:val="0F1115"/>
          <w:sz w:val="24"/>
          <w:szCs w:val="24"/>
          <w:lang w:eastAsia="en-GB"/>
        </w:rPr>
        <w:t xml:space="preserve"> </w:t>
      </w:r>
      <w:proofErr w:type="spellStart"/>
      <w:r w:rsidRPr="0083474C">
        <w:rPr>
          <w:rFonts w:ascii="Segoe UI" w:eastAsia="Times New Roman" w:hAnsi="Segoe UI" w:cs="Segoe UI"/>
          <w:color w:val="0F1115"/>
          <w:sz w:val="24"/>
          <w:szCs w:val="24"/>
          <w:lang w:eastAsia="en-GB"/>
        </w:rPr>
        <w:t>по</w:t>
      </w:r>
      <w:proofErr w:type="spellEnd"/>
      <w:r w:rsidRPr="0083474C">
        <w:rPr>
          <w:rFonts w:ascii="Segoe UI" w:eastAsia="Times New Roman" w:hAnsi="Segoe UI" w:cs="Segoe UI"/>
          <w:color w:val="0F1115"/>
          <w:sz w:val="24"/>
          <w:szCs w:val="24"/>
          <w:lang w:eastAsia="en-GB"/>
        </w:rPr>
        <w:t xml:space="preserve"> </w:t>
      </w:r>
      <w:proofErr w:type="spellStart"/>
      <w:r w:rsidRPr="0083474C">
        <w:rPr>
          <w:rFonts w:ascii="Segoe UI" w:eastAsia="Times New Roman" w:hAnsi="Segoe UI" w:cs="Segoe UI"/>
          <w:color w:val="0F1115"/>
          <w:sz w:val="24"/>
          <w:szCs w:val="24"/>
          <w:lang w:eastAsia="en-GB"/>
        </w:rPr>
        <w:t>дате</w:t>
      </w:r>
      <w:proofErr w:type="spellEnd"/>
      <w:r w:rsidRPr="0083474C">
        <w:rPr>
          <w:rFonts w:ascii="Segoe UI" w:eastAsia="Times New Roman" w:hAnsi="Segoe UI" w:cs="Segoe UI"/>
          <w:color w:val="0F1115"/>
          <w:sz w:val="24"/>
          <w:szCs w:val="24"/>
          <w:lang w:eastAsia="en-GB"/>
        </w:rPr>
        <w:t xml:space="preserve"> и </w:t>
      </w:r>
      <w:proofErr w:type="spellStart"/>
      <w:r w:rsidRPr="0083474C">
        <w:rPr>
          <w:rFonts w:ascii="Segoe UI" w:eastAsia="Times New Roman" w:hAnsi="Segoe UI" w:cs="Segoe UI"/>
          <w:color w:val="0F1115"/>
          <w:sz w:val="24"/>
          <w:szCs w:val="24"/>
          <w:lang w:eastAsia="en-GB"/>
        </w:rPr>
        <w:t>смежности</w:t>
      </w:r>
      <w:proofErr w:type="spellEnd"/>
      <w:r w:rsidRPr="0083474C">
        <w:rPr>
          <w:rFonts w:ascii="Segoe UI" w:eastAsia="Times New Roman" w:hAnsi="Segoe UI" w:cs="Segoe UI"/>
          <w:color w:val="0F1115"/>
          <w:sz w:val="24"/>
          <w:szCs w:val="24"/>
          <w:lang w:eastAsia="en-GB"/>
        </w:rPr>
        <w:t>.</w:t>
      </w:r>
    </w:p>
    <w:p w14:paraId="04FEC204" w14:textId="77777777" w:rsidR="000F0962" w:rsidRPr="00654720" w:rsidRDefault="000F0962" w:rsidP="000F0962">
      <w:pPr>
        <w:shd w:val="clear" w:color="auto" w:fill="FFFFFF"/>
        <w:spacing w:before="480" w:after="240" w:line="450" w:lineRule="atLeast"/>
        <w:outlineLvl w:val="2"/>
        <w:rPr>
          <w:rFonts w:ascii="Segoe UI" w:eastAsia="Times New Roman" w:hAnsi="Segoe UI" w:cs="Segoe UI"/>
          <w:b/>
          <w:bCs/>
          <w:color w:val="0F1115"/>
          <w:sz w:val="30"/>
          <w:szCs w:val="30"/>
          <w:lang w:val="ru-RU" w:eastAsia="en-GB"/>
        </w:rPr>
      </w:pPr>
      <w:r w:rsidRPr="00654720">
        <w:rPr>
          <w:rFonts w:ascii="Segoe UI" w:eastAsia="Times New Roman" w:hAnsi="Segoe UI" w:cs="Segoe UI"/>
          <w:b/>
          <w:bCs/>
          <w:color w:val="0F1115"/>
          <w:sz w:val="30"/>
          <w:szCs w:val="30"/>
          <w:lang w:val="ru-RU" w:eastAsia="en-GB"/>
        </w:rPr>
        <w:t>11. Блок «Доступ к информации о деятельности государственных органов и судов»</w:t>
      </w:r>
    </w:p>
    <w:p w14:paraId="3C65C6DB" w14:textId="77777777" w:rsidR="000F0962" w:rsidRPr="00654720" w:rsidRDefault="000F0962" w:rsidP="000F0962">
      <w:pPr>
        <w:numPr>
          <w:ilvl w:val="0"/>
          <w:numId w:val="30"/>
        </w:numPr>
        <w:shd w:val="clear" w:color="auto" w:fill="FFFFFF"/>
        <w:spacing w:before="100" w:beforeAutospacing="1" w:after="0" w:line="420" w:lineRule="atLeast"/>
        <w:rPr>
          <w:rFonts w:ascii="Segoe UI" w:eastAsia="Times New Roman" w:hAnsi="Segoe UI" w:cs="Segoe UI"/>
          <w:color w:val="0F1115"/>
          <w:sz w:val="24"/>
          <w:szCs w:val="24"/>
          <w:lang w:val="ru-RU" w:eastAsia="en-GB"/>
        </w:rPr>
      </w:pPr>
      <w:r w:rsidRPr="00654720">
        <w:rPr>
          <w:rFonts w:ascii="Segoe UI" w:eastAsia="Times New Roman" w:hAnsi="Segoe UI" w:cs="Segoe UI"/>
          <w:b/>
          <w:bCs/>
          <w:color w:val="0F1115"/>
          <w:sz w:val="24"/>
          <w:szCs w:val="24"/>
          <w:lang w:val="ru-RU" w:eastAsia="en-GB"/>
        </w:rPr>
        <w:t>22.12.</w:t>
      </w:r>
      <w:r w:rsidRPr="00B4762B">
        <w:rPr>
          <w:rFonts w:ascii="Segoe UI" w:eastAsia="Times New Roman" w:hAnsi="Segoe UI" w:cs="Segoe UI"/>
          <w:b/>
          <w:bCs/>
          <w:color w:val="0F1115"/>
          <w:sz w:val="24"/>
          <w:szCs w:val="24"/>
          <w:highlight w:val="cyan"/>
          <w:lang w:val="ru-RU" w:eastAsia="en-GB"/>
        </w:rPr>
        <w:t>2008</w:t>
      </w:r>
      <w:r w:rsidRPr="00654720">
        <w:rPr>
          <w:rFonts w:ascii="Segoe UI" w:eastAsia="Times New Roman" w:hAnsi="Segoe UI" w:cs="Segoe UI"/>
          <w:b/>
          <w:bCs/>
          <w:color w:val="0F1115"/>
          <w:sz w:val="24"/>
          <w:szCs w:val="24"/>
          <w:lang w:val="ru-RU" w:eastAsia="en-GB"/>
        </w:rPr>
        <w:t xml:space="preserve"> — ФЗ № 262-ФЗ «Об обеспечении доступа к информации о деятельности судов в РФ»</w:t>
      </w:r>
      <w:r w:rsidRPr="00654720">
        <w:rPr>
          <w:rFonts w:ascii="Segoe UI" w:eastAsia="Times New Roman" w:hAnsi="Segoe UI" w:cs="Segoe UI"/>
          <w:color w:val="0F1115"/>
          <w:sz w:val="24"/>
          <w:szCs w:val="24"/>
          <w:lang w:eastAsia="en-GB"/>
        </w:rPr>
        <w:t> </w:t>
      </w:r>
      <w:r w:rsidRPr="00654720">
        <w:rPr>
          <w:rFonts w:ascii="Segoe UI" w:eastAsia="Times New Roman" w:hAnsi="Segoe UI" w:cs="Segoe UI"/>
          <w:i/>
          <w:iCs/>
          <w:color w:val="0F1115"/>
          <w:sz w:val="24"/>
          <w:szCs w:val="24"/>
          <w:lang w:val="ru-RU" w:eastAsia="en-GB"/>
        </w:rPr>
        <w:t>(действует)</w:t>
      </w:r>
    </w:p>
    <w:p w14:paraId="278A8A44" w14:textId="77777777" w:rsidR="000F0962" w:rsidRPr="00654720" w:rsidRDefault="000F0962" w:rsidP="000F0962">
      <w:pPr>
        <w:numPr>
          <w:ilvl w:val="0"/>
          <w:numId w:val="30"/>
        </w:numPr>
        <w:shd w:val="clear" w:color="auto" w:fill="FFFFFF"/>
        <w:spacing w:before="100" w:beforeAutospacing="1" w:after="0" w:line="420" w:lineRule="atLeast"/>
        <w:rPr>
          <w:rFonts w:ascii="Segoe UI" w:eastAsia="Times New Roman" w:hAnsi="Segoe UI" w:cs="Segoe UI"/>
          <w:color w:val="0F1115"/>
          <w:sz w:val="24"/>
          <w:szCs w:val="24"/>
          <w:lang w:val="ru-RU" w:eastAsia="en-GB"/>
        </w:rPr>
      </w:pPr>
      <w:r w:rsidRPr="00654720">
        <w:rPr>
          <w:rFonts w:ascii="Segoe UI" w:eastAsia="Times New Roman" w:hAnsi="Segoe UI" w:cs="Segoe UI"/>
          <w:b/>
          <w:bCs/>
          <w:color w:val="0F1115"/>
          <w:sz w:val="24"/>
          <w:szCs w:val="24"/>
          <w:lang w:val="ru-RU" w:eastAsia="en-GB"/>
        </w:rPr>
        <w:t xml:space="preserve">09.02.2009 — ФЗ № 8-ФЗ «Об обеспечении доступа к информации о деятельности государственных органов и органов местного </w:t>
      </w:r>
      <w:r w:rsidRPr="00654720">
        <w:rPr>
          <w:rFonts w:ascii="Segoe UI" w:eastAsia="Times New Roman" w:hAnsi="Segoe UI" w:cs="Segoe UI"/>
          <w:b/>
          <w:bCs/>
          <w:color w:val="0F1115"/>
          <w:sz w:val="24"/>
          <w:szCs w:val="24"/>
          <w:lang w:val="ru-RU" w:eastAsia="en-GB"/>
        </w:rPr>
        <w:lastRenderedPageBreak/>
        <w:t>самоуправления»</w:t>
      </w:r>
      <w:r w:rsidRPr="00654720">
        <w:rPr>
          <w:rFonts w:ascii="Segoe UI" w:eastAsia="Times New Roman" w:hAnsi="Segoe UI" w:cs="Segoe UI"/>
          <w:color w:val="0F1115"/>
          <w:sz w:val="24"/>
          <w:szCs w:val="24"/>
          <w:lang w:eastAsia="en-GB"/>
        </w:rPr>
        <w:t> </w:t>
      </w:r>
      <w:r w:rsidRPr="00654720">
        <w:rPr>
          <w:rFonts w:ascii="Segoe UI" w:eastAsia="Times New Roman" w:hAnsi="Segoe UI" w:cs="Segoe UI"/>
          <w:i/>
          <w:iCs/>
          <w:color w:val="0F1115"/>
          <w:sz w:val="24"/>
          <w:szCs w:val="24"/>
          <w:lang w:val="ru-RU" w:eastAsia="en-GB"/>
        </w:rPr>
        <w:t>(действует)</w:t>
      </w:r>
      <w:r w:rsidRPr="00654720">
        <w:rPr>
          <w:rFonts w:ascii="Segoe UI" w:eastAsia="Times New Roman" w:hAnsi="Segoe UI" w:cs="Segoe UI"/>
          <w:color w:val="0F1115"/>
          <w:sz w:val="24"/>
          <w:szCs w:val="24"/>
          <w:lang w:val="ru-RU" w:eastAsia="en-GB"/>
        </w:rPr>
        <w:br/>
        <w:t>Оба закона действуют параллельно, регулируют смежные сферы доступа к публичной информации.</w:t>
      </w:r>
    </w:p>
    <w:p w14:paraId="08E709DB" w14:textId="77777777" w:rsidR="000F0962" w:rsidRPr="00312BAC" w:rsidRDefault="000F0962" w:rsidP="000F0962">
      <w:pPr>
        <w:shd w:val="clear" w:color="auto" w:fill="FFFFFF"/>
        <w:spacing w:before="480" w:after="480" w:line="420" w:lineRule="atLeast"/>
        <w:rPr>
          <w:rFonts w:ascii="Segoe UI" w:eastAsia="Times New Roman" w:hAnsi="Segoe UI" w:cs="Segoe UI"/>
          <w:b/>
          <w:color w:val="0F1115"/>
          <w:sz w:val="32"/>
          <w:szCs w:val="24"/>
          <w:lang w:val="ru-RU" w:eastAsia="en-GB"/>
        </w:rPr>
      </w:pPr>
      <w:r w:rsidRPr="00B4762B">
        <w:rPr>
          <w:rFonts w:ascii="Segoe UI" w:eastAsia="Times New Roman" w:hAnsi="Segoe UI" w:cs="Segoe UI"/>
          <w:b/>
          <w:color w:val="0F1115"/>
          <w:sz w:val="32"/>
          <w:szCs w:val="24"/>
          <w:highlight w:val="green"/>
          <w:lang w:val="ru-RU" w:eastAsia="en-GB"/>
        </w:rPr>
        <w:t>ЗАКОНОДАТЕЛЬСТВО В ОБЛАСТИ ИНФОРМАЦИОННОЙ СРЕДЫ</w:t>
      </w:r>
      <w:r>
        <w:rPr>
          <w:rFonts w:ascii="Segoe UI" w:eastAsia="Times New Roman" w:hAnsi="Segoe UI" w:cs="Segoe UI"/>
          <w:b/>
          <w:color w:val="0F1115"/>
          <w:sz w:val="32"/>
          <w:szCs w:val="24"/>
          <w:lang w:val="ru-RU" w:eastAsia="en-GB"/>
        </w:rPr>
        <w:t xml:space="preserve"> </w:t>
      </w:r>
    </w:p>
    <w:p w14:paraId="2271BE0C" w14:textId="77777777" w:rsidR="000F0962" w:rsidRDefault="000F0962" w:rsidP="000F0962">
      <w:pPr>
        <w:shd w:val="clear" w:color="auto" w:fill="FFFFFF"/>
        <w:spacing w:before="480" w:after="240" w:line="450" w:lineRule="atLeast"/>
        <w:outlineLvl w:val="2"/>
        <w:rPr>
          <w:rFonts w:ascii="Segoe UI" w:eastAsia="Times New Roman" w:hAnsi="Segoe UI" w:cs="Segoe UI"/>
          <w:b/>
          <w:bCs/>
          <w:color w:val="0F1115"/>
          <w:sz w:val="30"/>
          <w:szCs w:val="30"/>
          <w:lang w:val="ru-RU" w:eastAsia="en-GB"/>
        </w:rPr>
      </w:pPr>
      <w:r>
        <w:rPr>
          <w:rFonts w:ascii="Segoe UI" w:eastAsia="Times New Roman" w:hAnsi="Segoe UI" w:cs="Segoe UI"/>
          <w:b/>
          <w:bCs/>
          <w:color w:val="0F1115"/>
          <w:sz w:val="30"/>
          <w:szCs w:val="30"/>
          <w:lang w:val="ru-RU" w:eastAsia="en-GB"/>
        </w:rPr>
        <w:t xml:space="preserve">1. </w:t>
      </w:r>
      <w:r w:rsidRPr="00312BAC">
        <w:rPr>
          <w:rFonts w:ascii="Segoe UI" w:eastAsia="Times New Roman" w:hAnsi="Segoe UI" w:cs="Segoe UI"/>
          <w:b/>
          <w:bCs/>
          <w:color w:val="0F1115"/>
          <w:sz w:val="30"/>
          <w:szCs w:val="30"/>
          <w:lang w:val="ru-RU" w:eastAsia="en-GB"/>
        </w:rPr>
        <w:t>Блок</w:t>
      </w:r>
      <w:r>
        <w:rPr>
          <w:rFonts w:ascii="Segoe UI" w:eastAsia="Times New Roman" w:hAnsi="Segoe UI" w:cs="Segoe UI"/>
          <w:b/>
          <w:bCs/>
          <w:color w:val="0F1115"/>
          <w:sz w:val="30"/>
          <w:szCs w:val="30"/>
          <w:lang w:val="ru-RU" w:eastAsia="en-GB"/>
        </w:rPr>
        <w:t xml:space="preserve"> «Адресное пространство»</w:t>
      </w:r>
    </w:p>
    <w:p w14:paraId="0094A1A3" w14:textId="77777777" w:rsidR="000F0962" w:rsidRDefault="000F0962" w:rsidP="000F0962">
      <w:pPr>
        <w:shd w:val="clear" w:color="auto" w:fill="FFFFFF"/>
        <w:spacing w:before="480" w:after="240" w:line="450" w:lineRule="atLeast"/>
        <w:outlineLvl w:val="2"/>
        <w:rPr>
          <w:rFonts w:ascii="Segoe UI" w:eastAsia="Times New Roman" w:hAnsi="Segoe UI" w:cs="Segoe UI"/>
          <w:b/>
          <w:bCs/>
          <w:color w:val="0F1115"/>
          <w:sz w:val="30"/>
          <w:szCs w:val="30"/>
          <w:lang w:val="ru-RU" w:eastAsia="en-GB"/>
        </w:rPr>
      </w:pPr>
      <w:r>
        <w:rPr>
          <w:rFonts w:ascii="Segoe UI" w:eastAsia="Times New Roman" w:hAnsi="Segoe UI" w:cs="Segoe UI"/>
          <w:b/>
          <w:bCs/>
          <w:color w:val="0F1115"/>
          <w:sz w:val="30"/>
          <w:szCs w:val="30"/>
          <w:lang w:val="ru-RU" w:eastAsia="en-GB"/>
        </w:rPr>
        <w:t xml:space="preserve">2. </w:t>
      </w:r>
      <w:r w:rsidRPr="00312BAC">
        <w:rPr>
          <w:rFonts w:ascii="Segoe UI" w:eastAsia="Times New Roman" w:hAnsi="Segoe UI" w:cs="Segoe UI"/>
          <w:b/>
          <w:bCs/>
          <w:color w:val="0F1115"/>
          <w:sz w:val="30"/>
          <w:szCs w:val="30"/>
          <w:lang w:val="ru-RU" w:eastAsia="en-GB"/>
        </w:rPr>
        <w:t>Блок «Связь»</w:t>
      </w:r>
    </w:p>
    <w:p w14:paraId="6109A46F" w14:textId="77777777" w:rsidR="000F0962" w:rsidRDefault="000F0962" w:rsidP="000F0962">
      <w:pPr>
        <w:shd w:val="clear" w:color="auto" w:fill="FFFFFF"/>
        <w:spacing w:before="480" w:after="240" w:line="450" w:lineRule="atLeast"/>
        <w:outlineLvl w:val="2"/>
        <w:rPr>
          <w:rFonts w:ascii="Segoe UI" w:eastAsia="Times New Roman" w:hAnsi="Segoe UI" w:cs="Segoe UI"/>
          <w:b/>
          <w:bCs/>
          <w:color w:val="0F1115"/>
          <w:sz w:val="30"/>
          <w:szCs w:val="30"/>
          <w:lang w:val="ru-RU" w:eastAsia="en-GB"/>
        </w:rPr>
      </w:pPr>
      <w:r>
        <w:rPr>
          <w:rFonts w:ascii="Segoe UI" w:eastAsia="Times New Roman" w:hAnsi="Segoe UI" w:cs="Segoe UI"/>
          <w:b/>
          <w:bCs/>
          <w:color w:val="0F1115"/>
          <w:sz w:val="30"/>
          <w:szCs w:val="30"/>
          <w:lang w:val="ru-RU" w:eastAsia="en-GB"/>
        </w:rPr>
        <w:t xml:space="preserve">3. </w:t>
      </w:r>
      <w:r w:rsidRPr="00B4762B">
        <w:rPr>
          <w:rFonts w:ascii="Segoe UI" w:eastAsia="Times New Roman" w:hAnsi="Segoe UI" w:cs="Segoe UI"/>
          <w:b/>
          <w:bCs/>
          <w:color w:val="0F1115"/>
          <w:sz w:val="30"/>
          <w:szCs w:val="30"/>
          <w:lang w:val="ru-RU" w:eastAsia="en-GB"/>
        </w:rPr>
        <w:t>Блок</w:t>
      </w:r>
      <w:r>
        <w:rPr>
          <w:rFonts w:ascii="Segoe UI" w:eastAsia="Times New Roman" w:hAnsi="Segoe UI" w:cs="Segoe UI"/>
          <w:b/>
          <w:bCs/>
          <w:color w:val="0F1115"/>
          <w:sz w:val="30"/>
          <w:szCs w:val="30"/>
          <w:lang w:val="ru-RU" w:eastAsia="en-GB"/>
        </w:rPr>
        <w:t xml:space="preserve"> «Совершение юридически значимых действий в информационной среде»</w:t>
      </w:r>
    </w:p>
    <w:p w14:paraId="49F61556" w14:textId="77777777" w:rsidR="000F0962" w:rsidRPr="00654720" w:rsidRDefault="000F0962" w:rsidP="000F0962">
      <w:pPr>
        <w:numPr>
          <w:ilvl w:val="0"/>
          <w:numId w:val="26"/>
        </w:numPr>
        <w:shd w:val="clear" w:color="auto" w:fill="FFFFFF"/>
        <w:tabs>
          <w:tab w:val="clear" w:pos="720"/>
        </w:tabs>
        <w:spacing w:before="100" w:beforeAutospacing="1" w:after="0" w:line="420" w:lineRule="atLeast"/>
        <w:ind w:left="709"/>
        <w:rPr>
          <w:rFonts w:ascii="Segoe UI" w:eastAsia="Times New Roman" w:hAnsi="Segoe UI" w:cs="Segoe UI"/>
          <w:color w:val="0F1115"/>
          <w:sz w:val="24"/>
          <w:szCs w:val="24"/>
          <w:lang w:val="ru-RU" w:eastAsia="en-GB"/>
        </w:rPr>
      </w:pPr>
      <w:r w:rsidRPr="00654720">
        <w:rPr>
          <w:rFonts w:ascii="Segoe UI" w:eastAsia="Times New Roman" w:hAnsi="Segoe UI" w:cs="Segoe UI"/>
          <w:b/>
          <w:bCs/>
          <w:color w:val="0F1115"/>
          <w:sz w:val="24"/>
          <w:szCs w:val="24"/>
          <w:lang w:val="ru-RU" w:eastAsia="en-GB"/>
        </w:rPr>
        <w:t>29.12.2022 — ФЗ № 572-ФЗ «Об осуществлении идентификации и (или) аутентификации физических лиц с использованием биометрических персональных данных...»</w:t>
      </w:r>
      <w:r w:rsidRPr="00654720">
        <w:rPr>
          <w:rFonts w:ascii="Segoe UI" w:eastAsia="Times New Roman" w:hAnsi="Segoe UI" w:cs="Segoe UI"/>
          <w:color w:val="0F1115"/>
          <w:sz w:val="24"/>
          <w:szCs w:val="24"/>
          <w:lang w:eastAsia="en-GB"/>
        </w:rPr>
        <w:t> </w:t>
      </w:r>
      <w:r w:rsidRPr="00654720">
        <w:rPr>
          <w:rFonts w:ascii="Segoe UI" w:eastAsia="Times New Roman" w:hAnsi="Segoe UI" w:cs="Segoe UI"/>
          <w:i/>
          <w:iCs/>
          <w:color w:val="0F1115"/>
          <w:sz w:val="24"/>
          <w:szCs w:val="24"/>
          <w:lang w:val="ru-RU" w:eastAsia="en-GB"/>
        </w:rPr>
        <w:t>(действует)</w:t>
      </w:r>
      <w:r w:rsidRPr="00654720">
        <w:rPr>
          <w:rFonts w:ascii="Segoe UI" w:eastAsia="Times New Roman" w:hAnsi="Segoe UI" w:cs="Segoe UI"/>
          <w:color w:val="0F1115"/>
          <w:sz w:val="24"/>
          <w:szCs w:val="24"/>
          <w:lang w:val="ru-RU" w:eastAsia="en-GB"/>
        </w:rPr>
        <w:br/>
        <w:t>Дополняет и конкретизирует ФЗ № 152-ФЗ в части биометрии (не заменяет его).</w:t>
      </w:r>
    </w:p>
    <w:p w14:paraId="009D4F79" w14:textId="77777777" w:rsidR="000F0962" w:rsidRPr="00654720" w:rsidRDefault="000F0962" w:rsidP="000F0962">
      <w:pPr>
        <w:numPr>
          <w:ilvl w:val="0"/>
          <w:numId w:val="28"/>
        </w:numPr>
        <w:shd w:val="clear" w:color="auto" w:fill="FFFFFF"/>
        <w:spacing w:before="100" w:beforeAutospacing="1" w:after="0" w:line="420" w:lineRule="atLeast"/>
        <w:rPr>
          <w:rFonts w:ascii="Segoe UI" w:eastAsia="Times New Roman" w:hAnsi="Segoe UI" w:cs="Segoe UI"/>
          <w:color w:val="0F1115"/>
          <w:sz w:val="24"/>
          <w:szCs w:val="24"/>
          <w:lang w:val="ru-RU" w:eastAsia="en-GB"/>
        </w:rPr>
      </w:pPr>
      <w:r w:rsidRPr="00654720">
        <w:rPr>
          <w:rFonts w:ascii="Segoe UI" w:eastAsia="Times New Roman" w:hAnsi="Segoe UI" w:cs="Segoe UI"/>
          <w:b/>
          <w:bCs/>
          <w:color w:val="0F1115"/>
          <w:sz w:val="24"/>
          <w:szCs w:val="24"/>
          <w:lang w:val="ru-RU" w:eastAsia="en-GB"/>
        </w:rPr>
        <w:t>10.01.</w:t>
      </w:r>
      <w:r w:rsidRPr="00B4762B">
        <w:rPr>
          <w:rFonts w:ascii="Segoe UI" w:eastAsia="Times New Roman" w:hAnsi="Segoe UI" w:cs="Segoe UI"/>
          <w:b/>
          <w:bCs/>
          <w:color w:val="0F1115"/>
          <w:sz w:val="24"/>
          <w:szCs w:val="24"/>
          <w:highlight w:val="cyan"/>
          <w:lang w:val="ru-RU" w:eastAsia="en-GB"/>
        </w:rPr>
        <w:t>2002</w:t>
      </w:r>
      <w:r w:rsidRPr="00654720">
        <w:rPr>
          <w:rFonts w:ascii="Segoe UI" w:eastAsia="Times New Roman" w:hAnsi="Segoe UI" w:cs="Segoe UI"/>
          <w:b/>
          <w:bCs/>
          <w:color w:val="0F1115"/>
          <w:sz w:val="24"/>
          <w:szCs w:val="24"/>
          <w:lang w:val="ru-RU" w:eastAsia="en-GB"/>
        </w:rPr>
        <w:t xml:space="preserve"> — ФЗ № 1-ФЗ «Об электронной цифровой подписи»</w:t>
      </w:r>
      <w:r w:rsidRPr="00654720">
        <w:rPr>
          <w:rFonts w:ascii="Segoe UI" w:eastAsia="Times New Roman" w:hAnsi="Segoe UI" w:cs="Segoe UI"/>
          <w:color w:val="0F1115"/>
          <w:sz w:val="24"/>
          <w:szCs w:val="24"/>
          <w:lang w:eastAsia="en-GB"/>
        </w:rPr>
        <w:t> </w:t>
      </w:r>
      <w:r w:rsidRPr="00654720">
        <w:rPr>
          <w:rFonts w:ascii="Segoe UI" w:eastAsia="Times New Roman" w:hAnsi="Segoe UI" w:cs="Segoe UI"/>
          <w:i/>
          <w:iCs/>
          <w:color w:val="0F1115"/>
          <w:sz w:val="24"/>
          <w:szCs w:val="24"/>
          <w:lang w:val="ru-RU" w:eastAsia="en-GB"/>
        </w:rPr>
        <w:t>(утратил силу)</w:t>
      </w:r>
      <w:r w:rsidRPr="00654720">
        <w:rPr>
          <w:rFonts w:ascii="Segoe UI" w:eastAsia="Times New Roman" w:hAnsi="Segoe UI" w:cs="Segoe UI"/>
          <w:color w:val="0F1115"/>
          <w:sz w:val="24"/>
          <w:szCs w:val="24"/>
          <w:lang w:val="ru-RU" w:eastAsia="en-GB"/>
        </w:rPr>
        <w:br/>
        <w:t>Признан утратившим силу с 1 июля 2013 года в связи с принятием ФЗ № 63-ФЗ.</w:t>
      </w:r>
    </w:p>
    <w:p w14:paraId="2DFE9685" w14:textId="77777777" w:rsidR="000F0962" w:rsidRPr="00312BAC" w:rsidRDefault="000F0962" w:rsidP="000F0962">
      <w:pPr>
        <w:numPr>
          <w:ilvl w:val="0"/>
          <w:numId w:val="28"/>
        </w:numPr>
        <w:shd w:val="clear" w:color="auto" w:fill="FFFFFF"/>
        <w:spacing w:before="100" w:beforeAutospacing="1" w:after="0" w:line="420" w:lineRule="atLeast"/>
        <w:rPr>
          <w:rFonts w:ascii="Segoe UI" w:eastAsia="Times New Roman" w:hAnsi="Segoe UI" w:cs="Segoe UI"/>
          <w:color w:val="0F1115"/>
          <w:sz w:val="24"/>
          <w:szCs w:val="24"/>
          <w:lang w:val="ru-RU" w:eastAsia="en-GB"/>
        </w:rPr>
      </w:pPr>
      <w:r w:rsidRPr="00654720">
        <w:rPr>
          <w:rFonts w:ascii="Segoe UI" w:eastAsia="Times New Roman" w:hAnsi="Segoe UI" w:cs="Segoe UI"/>
          <w:b/>
          <w:bCs/>
          <w:color w:val="0F1115"/>
          <w:sz w:val="24"/>
          <w:szCs w:val="24"/>
          <w:lang w:val="ru-RU" w:eastAsia="en-GB"/>
        </w:rPr>
        <w:t>06.04.</w:t>
      </w:r>
      <w:r w:rsidRPr="00B4762B">
        <w:rPr>
          <w:rFonts w:ascii="Segoe UI" w:eastAsia="Times New Roman" w:hAnsi="Segoe UI" w:cs="Segoe UI"/>
          <w:b/>
          <w:bCs/>
          <w:color w:val="0F1115"/>
          <w:sz w:val="24"/>
          <w:szCs w:val="24"/>
          <w:highlight w:val="cyan"/>
          <w:lang w:val="ru-RU" w:eastAsia="en-GB"/>
        </w:rPr>
        <w:t>2011</w:t>
      </w:r>
      <w:r w:rsidRPr="00654720">
        <w:rPr>
          <w:rFonts w:ascii="Segoe UI" w:eastAsia="Times New Roman" w:hAnsi="Segoe UI" w:cs="Segoe UI"/>
          <w:b/>
          <w:bCs/>
          <w:color w:val="0F1115"/>
          <w:sz w:val="24"/>
          <w:szCs w:val="24"/>
          <w:lang w:val="ru-RU" w:eastAsia="en-GB"/>
        </w:rPr>
        <w:t xml:space="preserve"> — ФЗ № 63-ФЗ «Об электронной подписи»</w:t>
      </w:r>
      <w:r w:rsidRPr="00654720">
        <w:rPr>
          <w:rFonts w:ascii="Segoe UI" w:eastAsia="Times New Roman" w:hAnsi="Segoe UI" w:cs="Segoe UI"/>
          <w:color w:val="0F1115"/>
          <w:sz w:val="24"/>
          <w:szCs w:val="24"/>
          <w:lang w:eastAsia="en-GB"/>
        </w:rPr>
        <w:t> </w:t>
      </w:r>
      <w:r w:rsidRPr="00654720">
        <w:rPr>
          <w:rFonts w:ascii="Segoe UI" w:eastAsia="Times New Roman" w:hAnsi="Segoe UI" w:cs="Segoe UI"/>
          <w:i/>
          <w:iCs/>
          <w:color w:val="0F1115"/>
          <w:sz w:val="24"/>
          <w:szCs w:val="24"/>
          <w:lang w:val="ru-RU" w:eastAsia="en-GB"/>
        </w:rPr>
        <w:t>(действует)</w:t>
      </w:r>
    </w:p>
    <w:p w14:paraId="1AE143B0" w14:textId="77777777" w:rsidR="000F0962" w:rsidRDefault="000F0962" w:rsidP="000F0962">
      <w:pPr>
        <w:numPr>
          <w:ilvl w:val="0"/>
          <w:numId w:val="31"/>
        </w:numPr>
        <w:shd w:val="clear" w:color="auto" w:fill="FFFFFF"/>
        <w:spacing w:before="100" w:beforeAutospacing="1" w:after="0" w:line="420" w:lineRule="atLeast"/>
        <w:rPr>
          <w:rFonts w:ascii="Segoe UI" w:eastAsia="Times New Roman" w:hAnsi="Segoe UI" w:cs="Segoe UI"/>
          <w:color w:val="0F1115"/>
          <w:sz w:val="24"/>
          <w:szCs w:val="24"/>
          <w:lang w:val="ru-RU" w:eastAsia="en-GB"/>
        </w:rPr>
      </w:pPr>
      <w:r w:rsidRPr="00654720">
        <w:rPr>
          <w:rFonts w:ascii="Segoe UI" w:eastAsia="Times New Roman" w:hAnsi="Segoe UI" w:cs="Segoe UI"/>
          <w:b/>
          <w:bCs/>
          <w:color w:val="0F1115"/>
          <w:sz w:val="24"/>
          <w:szCs w:val="24"/>
          <w:lang w:val="ru-RU" w:eastAsia="en-GB"/>
        </w:rPr>
        <w:lastRenderedPageBreak/>
        <w:t>27.07</w:t>
      </w:r>
      <w:r w:rsidRPr="00B4762B">
        <w:rPr>
          <w:rFonts w:ascii="Segoe UI" w:eastAsia="Times New Roman" w:hAnsi="Segoe UI" w:cs="Segoe UI"/>
          <w:b/>
          <w:bCs/>
          <w:color w:val="0F1115"/>
          <w:sz w:val="24"/>
          <w:szCs w:val="24"/>
          <w:highlight w:val="cyan"/>
          <w:lang w:val="ru-RU" w:eastAsia="en-GB"/>
        </w:rPr>
        <w:t>.2010</w:t>
      </w:r>
      <w:r w:rsidRPr="00654720">
        <w:rPr>
          <w:rFonts w:ascii="Segoe UI" w:eastAsia="Times New Roman" w:hAnsi="Segoe UI" w:cs="Segoe UI"/>
          <w:b/>
          <w:bCs/>
          <w:color w:val="0F1115"/>
          <w:sz w:val="24"/>
          <w:szCs w:val="24"/>
          <w:lang w:val="ru-RU" w:eastAsia="en-GB"/>
        </w:rPr>
        <w:t xml:space="preserve"> — ФЗ № 210-ФЗ «Об организации предоставления государственных и муниципальных услуг»</w:t>
      </w:r>
      <w:r w:rsidRPr="00654720">
        <w:rPr>
          <w:rFonts w:ascii="Segoe UI" w:eastAsia="Times New Roman" w:hAnsi="Segoe UI" w:cs="Segoe UI"/>
          <w:color w:val="0F1115"/>
          <w:sz w:val="24"/>
          <w:szCs w:val="24"/>
          <w:lang w:eastAsia="en-GB"/>
        </w:rPr>
        <w:t> </w:t>
      </w:r>
      <w:r w:rsidRPr="00654720">
        <w:rPr>
          <w:rFonts w:ascii="Segoe UI" w:eastAsia="Times New Roman" w:hAnsi="Segoe UI" w:cs="Segoe UI"/>
          <w:i/>
          <w:iCs/>
          <w:color w:val="0F1115"/>
          <w:sz w:val="24"/>
          <w:szCs w:val="24"/>
          <w:lang w:val="ru-RU" w:eastAsia="en-GB"/>
        </w:rPr>
        <w:t>(действует)</w:t>
      </w:r>
      <w:r w:rsidRPr="00654720">
        <w:rPr>
          <w:rFonts w:ascii="Segoe UI" w:eastAsia="Times New Roman" w:hAnsi="Segoe UI" w:cs="Segoe UI"/>
          <w:color w:val="0F1115"/>
          <w:sz w:val="24"/>
          <w:szCs w:val="24"/>
          <w:lang w:val="ru-RU" w:eastAsia="en-GB"/>
        </w:rPr>
        <w:br/>
        <w:t>Самостоятельный (</w:t>
      </w:r>
      <w:r w:rsidRPr="00B4762B">
        <w:rPr>
          <w:rFonts w:ascii="Segoe UI" w:eastAsia="Times New Roman" w:hAnsi="Segoe UI" w:cs="Segoe UI"/>
          <w:color w:val="0F1115"/>
          <w:sz w:val="24"/>
          <w:szCs w:val="24"/>
          <w:highlight w:val="cyan"/>
          <w:lang w:val="ru-RU" w:eastAsia="en-GB"/>
        </w:rPr>
        <w:t>регулирует ЕПГУ, электронные услуги</w:t>
      </w:r>
      <w:r w:rsidRPr="00654720">
        <w:rPr>
          <w:rFonts w:ascii="Segoe UI" w:eastAsia="Times New Roman" w:hAnsi="Segoe UI" w:cs="Segoe UI"/>
          <w:color w:val="0F1115"/>
          <w:sz w:val="24"/>
          <w:szCs w:val="24"/>
          <w:lang w:val="ru-RU" w:eastAsia="en-GB"/>
        </w:rPr>
        <w:t>).</w:t>
      </w:r>
    </w:p>
    <w:p w14:paraId="4EEE6DF9" w14:textId="77777777" w:rsidR="000F0962" w:rsidRPr="00B4762B" w:rsidRDefault="000F0962" w:rsidP="000F0962">
      <w:pPr>
        <w:numPr>
          <w:ilvl w:val="0"/>
          <w:numId w:val="31"/>
        </w:numPr>
        <w:shd w:val="clear" w:color="auto" w:fill="FFFFFF"/>
        <w:spacing w:before="100" w:beforeAutospacing="1" w:after="0" w:line="420" w:lineRule="atLeast"/>
        <w:rPr>
          <w:rFonts w:ascii="Segoe UI" w:eastAsia="Times New Roman" w:hAnsi="Segoe UI" w:cs="Segoe UI"/>
          <w:color w:val="0F1115"/>
          <w:sz w:val="24"/>
          <w:szCs w:val="24"/>
          <w:lang w:val="ru-RU" w:eastAsia="en-GB"/>
        </w:rPr>
      </w:pPr>
      <w:r w:rsidRPr="00654720">
        <w:rPr>
          <w:rFonts w:ascii="Segoe UI" w:eastAsia="Times New Roman" w:hAnsi="Segoe UI" w:cs="Segoe UI"/>
          <w:b/>
          <w:bCs/>
          <w:color w:val="0F1115"/>
          <w:sz w:val="24"/>
          <w:szCs w:val="24"/>
          <w:lang w:val="ru-RU" w:eastAsia="en-GB"/>
        </w:rPr>
        <w:t>01.04.2025 — ФЗ № 41-ФЗ «О создании государственной информационной системы противодействия правонарушениям, совершаемым с использованием информационных и коммуникационных технологий»</w:t>
      </w:r>
      <w:r w:rsidRPr="00654720">
        <w:rPr>
          <w:rFonts w:ascii="Segoe UI" w:eastAsia="Times New Roman" w:hAnsi="Segoe UI" w:cs="Segoe UI"/>
          <w:color w:val="0F1115"/>
          <w:sz w:val="24"/>
          <w:szCs w:val="24"/>
          <w:lang w:eastAsia="en-GB"/>
        </w:rPr>
        <w:t> </w:t>
      </w:r>
      <w:r w:rsidRPr="00654720">
        <w:rPr>
          <w:rFonts w:ascii="Segoe UI" w:eastAsia="Times New Roman" w:hAnsi="Segoe UI" w:cs="Segoe UI"/>
          <w:i/>
          <w:iCs/>
          <w:color w:val="0F1115"/>
          <w:sz w:val="24"/>
          <w:szCs w:val="24"/>
          <w:lang w:val="ru-RU" w:eastAsia="en-GB"/>
        </w:rPr>
        <w:t>(действует)</w:t>
      </w:r>
      <w:r w:rsidRPr="00654720">
        <w:rPr>
          <w:rFonts w:ascii="Segoe UI" w:eastAsia="Times New Roman" w:hAnsi="Segoe UI" w:cs="Segoe UI"/>
          <w:color w:val="0F1115"/>
          <w:sz w:val="24"/>
          <w:szCs w:val="24"/>
          <w:lang w:val="ru-RU" w:eastAsia="en-GB"/>
        </w:rPr>
        <w:br/>
        <w:t>Самостоятельный.</w:t>
      </w:r>
    </w:p>
    <w:p w14:paraId="2BFDC00A" w14:textId="77777777" w:rsidR="000F0962" w:rsidRPr="00654720" w:rsidRDefault="000F0962" w:rsidP="000F0962">
      <w:pPr>
        <w:shd w:val="clear" w:color="auto" w:fill="FFFFFF"/>
        <w:spacing w:before="480" w:after="240" w:line="450" w:lineRule="atLeast"/>
        <w:outlineLvl w:val="2"/>
        <w:rPr>
          <w:rFonts w:ascii="Segoe UI" w:eastAsia="Times New Roman" w:hAnsi="Segoe UI" w:cs="Segoe UI"/>
          <w:b/>
          <w:bCs/>
          <w:color w:val="0F1115"/>
          <w:sz w:val="30"/>
          <w:szCs w:val="30"/>
          <w:lang w:val="ru-RU" w:eastAsia="en-GB"/>
        </w:rPr>
      </w:pPr>
      <w:r w:rsidRPr="00654720">
        <w:rPr>
          <w:rFonts w:ascii="Segoe UI" w:eastAsia="Times New Roman" w:hAnsi="Segoe UI" w:cs="Segoe UI"/>
          <w:b/>
          <w:bCs/>
          <w:color w:val="0F1115"/>
          <w:sz w:val="30"/>
          <w:szCs w:val="30"/>
          <w:lang w:val="ru-RU" w:eastAsia="en-GB"/>
        </w:rPr>
        <w:t>13. Блок «Национальная платежная система и цифровые финансовые активы»</w:t>
      </w:r>
    </w:p>
    <w:p w14:paraId="40BD01DF" w14:textId="77777777" w:rsidR="000F0962" w:rsidRPr="00654720" w:rsidRDefault="000F0962" w:rsidP="000F0962">
      <w:pPr>
        <w:numPr>
          <w:ilvl w:val="0"/>
          <w:numId w:val="32"/>
        </w:numPr>
        <w:shd w:val="clear" w:color="auto" w:fill="FFFFFF"/>
        <w:spacing w:before="100" w:beforeAutospacing="1" w:after="0" w:line="420" w:lineRule="atLeast"/>
        <w:rPr>
          <w:rFonts w:ascii="Segoe UI" w:eastAsia="Times New Roman" w:hAnsi="Segoe UI" w:cs="Segoe UI"/>
          <w:color w:val="0F1115"/>
          <w:sz w:val="24"/>
          <w:szCs w:val="24"/>
          <w:lang w:val="ru-RU" w:eastAsia="en-GB"/>
        </w:rPr>
      </w:pPr>
      <w:r w:rsidRPr="00654720">
        <w:rPr>
          <w:rFonts w:ascii="Segoe UI" w:eastAsia="Times New Roman" w:hAnsi="Segoe UI" w:cs="Segoe UI"/>
          <w:b/>
          <w:bCs/>
          <w:color w:val="0F1115"/>
          <w:sz w:val="24"/>
          <w:szCs w:val="24"/>
          <w:lang w:val="ru-RU" w:eastAsia="en-GB"/>
        </w:rPr>
        <w:t>27.06.2011 — ФЗ № 161-ФЗ «О национальной платежной системе»</w:t>
      </w:r>
      <w:r w:rsidRPr="00654720">
        <w:rPr>
          <w:rFonts w:ascii="Segoe UI" w:eastAsia="Times New Roman" w:hAnsi="Segoe UI" w:cs="Segoe UI"/>
          <w:color w:val="0F1115"/>
          <w:sz w:val="24"/>
          <w:szCs w:val="24"/>
          <w:lang w:eastAsia="en-GB"/>
        </w:rPr>
        <w:t> </w:t>
      </w:r>
      <w:r w:rsidRPr="00654720">
        <w:rPr>
          <w:rFonts w:ascii="Segoe UI" w:eastAsia="Times New Roman" w:hAnsi="Segoe UI" w:cs="Segoe UI"/>
          <w:i/>
          <w:iCs/>
          <w:color w:val="0F1115"/>
          <w:sz w:val="24"/>
          <w:szCs w:val="24"/>
          <w:lang w:val="ru-RU" w:eastAsia="en-GB"/>
        </w:rPr>
        <w:t>(действует)</w:t>
      </w:r>
      <w:r w:rsidRPr="00654720">
        <w:rPr>
          <w:rFonts w:ascii="Segoe UI" w:eastAsia="Times New Roman" w:hAnsi="Segoe UI" w:cs="Segoe UI"/>
          <w:color w:val="0F1115"/>
          <w:sz w:val="24"/>
          <w:szCs w:val="24"/>
          <w:lang w:val="ru-RU" w:eastAsia="en-GB"/>
        </w:rPr>
        <w:br/>
        <w:t>Регулирует переводы, в том числе электронные деньги.</w:t>
      </w:r>
    </w:p>
    <w:p w14:paraId="2DFD915E" w14:textId="77777777" w:rsidR="000F0962" w:rsidRPr="00654720" w:rsidRDefault="000F0962" w:rsidP="000F0962">
      <w:pPr>
        <w:numPr>
          <w:ilvl w:val="0"/>
          <w:numId w:val="32"/>
        </w:numPr>
        <w:shd w:val="clear" w:color="auto" w:fill="FFFFFF"/>
        <w:spacing w:before="100" w:beforeAutospacing="1" w:after="0" w:line="420" w:lineRule="atLeast"/>
        <w:rPr>
          <w:rFonts w:ascii="Segoe UI" w:eastAsia="Times New Roman" w:hAnsi="Segoe UI" w:cs="Segoe UI"/>
          <w:color w:val="0F1115"/>
          <w:sz w:val="24"/>
          <w:szCs w:val="24"/>
          <w:lang w:val="ru-RU" w:eastAsia="en-GB"/>
        </w:rPr>
      </w:pPr>
      <w:r w:rsidRPr="00654720">
        <w:rPr>
          <w:rFonts w:ascii="Segoe UI" w:eastAsia="Times New Roman" w:hAnsi="Segoe UI" w:cs="Segoe UI"/>
          <w:b/>
          <w:bCs/>
          <w:color w:val="0F1115"/>
          <w:sz w:val="24"/>
          <w:szCs w:val="24"/>
          <w:lang w:val="ru-RU" w:eastAsia="en-GB"/>
        </w:rPr>
        <w:t>31.07.2020 — ФЗ № 259-ФЗ «О цифровых финансовых активах, цифровой валюте и о внесении изменений...»</w:t>
      </w:r>
      <w:r w:rsidRPr="00654720">
        <w:rPr>
          <w:rFonts w:ascii="Segoe UI" w:eastAsia="Times New Roman" w:hAnsi="Segoe UI" w:cs="Segoe UI"/>
          <w:color w:val="0F1115"/>
          <w:sz w:val="24"/>
          <w:szCs w:val="24"/>
          <w:lang w:eastAsia="en-GB"/>
        </w:rPr>
        <w:t> </w:t>
      </w:r>
      <w:r w:rsidRPr="00654720">
        <w:rPr>
          <w:rFonts w:ascii="Segoe UI" w:eastAsia="Times New Roman" w:hAnsi="Segoe UI" w:cs="Segoe UI"/>
          <w:i/>
          <w:iCs/>
          <w:color w:val="0F1115"/>
          <w:sz w:val="24"/>
          <w:szCs w:val="24"/>
          <w:lang w:val="ru-RU" w:eastAsia="en-GB"/>
        </w:rPr>
        <w:t>(действует)</w:t>
      </w:r>
      <w:r w:rsidRPr="00654720">
        <w:rPr>
          <w:rFonts w:ascii="Segoe UI" w:eastAsia="Times New Roman" w:hAnsi="Segoe UI" w:cs="Segoe UI"/>
          <w:color w:val="0F1115"/>
          <w:sz w:val="24"/>
          <w:szCs w:val="24"/>
          <w:lang w:val="ru-RU" w:eastAsia="en-GB"/>
        </w:rPr>
        <w:br/>
        <w:t>Расширяет предмет, вводя цифровые активы и валюту (не заменяет ФЗ № 161-ФЗ, но дополняет).</w:t>
      </w:r>
    </w:p>
    <w:p w14:paraId="73BE9651" w14:textId="77777777" w:rsidR="000F0962" w:rsidRPr="00654720" w:rsidRDefault="000F0962" w:rsidP="000F0962">
      <w:pPr>
        <w:shd w:val="clear" w:color="auto" w:fill="FFFFFF"/>
        <w:spacing w:before="480" w:after="240" w:line="450" w:lineRule="atLeast"/>
        <w:outlineLvl w:val="2"/>
        <w:rPr>
          <w:rFonts w:ascii="Segoe UI" w:eastAsia="Times New Roman" w:hAnsi="Segoe UI" w:cs="Segoe UI"/>
          <w:b/>
          <w:bCs/>
          <w:color w:val="0F1115"/>
          <w:sz w:val="30"/>
          <w:szCs w:val="30"/>
          <w:lang w:val="ru-RU" w:eastAsia="en-GB"/>
        </w:rPr>
      </w:pPr>
      <w:r w:rsidRPr="00654720">
        <w:rPr>
          <w:rFonts w:ascii="Segoe UI" w:eastAsia="Times New Roman" w:hAnsi="Segoe UI" w:cs="Segoe UI"/>
          <w:b/>
          <w:bCs/>
          <w:color w:val="0F1115"/>
          <w:sz w:val="30"/>
          <w:szCs w:val="30"/>
          <w:lang w:val="ru-RU" w:eastAsia="en-GB"/>
        </w:rPr>
        <w:t>14. Блок «Федеральная информационная адресная система»</w:t>
      </w:r>
    </w:p>
    <w:p w14:paraId="71999317" w14:textId="77777777" w:rsidR="000F0962" w:rsidRPr="00654720" w:rsidRDefault="000F0962" w:rsidP="000F0962">
      <w:pPr>
        <w:numPr>
          <w:ilvl w:val="0"/>
          <w:numId w:val="33"/>
        </w:numPr>
        <w:shd w:val="clear" w:color="auto" w:fill="FFFFFF"/>
        <w:spacing w:before="100" w:beforeAutospacing="1" w:after="0" w:line="420" w:lineRule="atLeast"/>
        <w:rPr>
          <w:rFonts w:ascii="Segoe UI" w:eastAsia="Times New Roman" w:hAnsi="Segoe UI" w:cs="Segoe UI"/>
          <w:color w:val="0F1115"/>
          <w:sz w:val="24"/>
          <w:szCs w:val="24"/>
          <w:lang w:val="ru-RU" w:eastAsia="en-GB"/>
        </w:rPr>
      </w:pPr>
      <w:r w:rsidRPr="00654720">
        <w:rPr>
          <w:rFonts w:ascii="Segoe UI" w:eastAsia="Times New Roman" w:hAnsi="Segoe UI" w:cs="Segoe UI"/>
          <w:b/>
          <w:bCs/>
          <w:color w:val="0F1115"/>
          <w:sz w:val="24"/>
          <w:szCs w:val="24"/>
          <w:lang w:val="ru-RU" w:eastAsia="en-GB"/>
        </w:rPr>
        <w:t>28.12.2013 — ФЗ № 443-ФЗ «О федеральной информационной адресной системе»</w:t>
      </w:r>
      <w:r w:rsidRPr="00654720">
        <w:rPr>
          <w:rFonts w:ascii="Segoe UI" w:eastAsia="Times New Roman" w:hAnsi="Segoe UI" w:cs="Segoe UI"/>
          <w:color w:val="0F1115"/>
          <w:sz w:val="24"/>
          <w:szCs w:val="24"/>
          <w:lang w:eastAsia="en-GB"/>
        </w:rPr>
        <w:t> </w:t>
      </w:r>
      <w:r w:rsidRPr="00654720">
        <w:rPr>
          <w:rFonts w:ascii="Segoe UI" w:eastAsia="Times New Roman" w:hAnsi="Segoe UI" w:cs="Segoe UI"/>
          <w:i/>
          <w:iCs/>
          <w:color w:val="0F1115"/>
          <w:sz w:val="24"/>
          <w:szCs w:val="24"/>
          <w:lang w:val="ru-RU" w:eastAsia="en-GB"/>
        </w:rPr>
        <w:t>(действует)</w:t>
      </w:r>
      <w:r w:rsidRPr="00654720">
        <w:rPr>
          <w:rFonts w:ascii="Segoe UI" w:eastAsia="Times New Roman" w:hAnsi="Segoe UI" w:cs="Segoe UI"/>
          <w:color w:val="0F1115"/>
          <w:sz w:val="24"/>
          <w:szCs w:val="24"/>
          <w:lang w:val="ru-RU" w:eastAsia="en-GB"/>
        </w:rPr>
        <w:br/>
        <w:t>Самостоятельный.</w:t>
      </w:r>
    </w:p>
    <w:p w14:paraId="2BACC853" w14:textId="77777777" w:rsidR="000F0962" w:rsidRPr="00654720" w:rsidRDefault="000F0962" w:rsidP="000F0962">
      <w:pPr>
        <w:shd w:val="clear" w:color="auto" w:fill="FFFFFF"/>
        <w:spacing w:before="480" w:after="240" w:line="450" w:lineRule="atLeast"/>
        <w:outlineLvl w:val="2"/>
        <w:rPr>
          <w:rFonts w:ascii="Segoe UI" w:eastAsia="Times New Roman" w:hAnsi="Segoe UI" w:cs="Segoe UI"/>
          <w:b/>
          <w:bCs/>
          <w:color w:val="0F1115"/>
          <w:sz w:val="30"/>
          <w:szCs w:val="30"/>
          <w:lang w:val="ru-RU" w:eastAsia="en-GB"/>
        </w:rPr>
      </w:pPr>
      <w:r w:rsidRPr="00654720">
        <w:rPr>
          <w:rFonts w:ascii="Segoe UI" w:eastAsia="Times New Roman" w:hAnsi="Segoe UI" w:cs="Segoe UI"/>
          <w:b/>
          <w:bCs/>
          <w:color w:val="0F1115"/>
          <w:sz w:val="30"/>
          <w:szCs w:val="30"/>
          <w:lang w:val="ru-RU" w:eastAsia="en-GB"/>
        </w:rPr>
        <w:lastRenderedPageBreak/>
        <w:t>15. Блок «Государственная информационная система жилищно-коммунального хозяйства (ГИС ЖКХ)»</w:t>
      </w:r>
    </w:p>
    <w:p w14:paraId="1E8DF271" w14:textId="77777777" w:rsidR="000F0962" w:rsidRPr="00654720" w:rsidRDefault="000F0962" w:rsidP="000F0962">
      <w:pPr>
        <w:numPr>
          <w:ilvl w:val="0"/>
          <w:numId w:val="34"/>
        </w:numPr>
        <w:shd w:val="clear" w:color="auto" w:fill="FFFFFF"/>
        <w:spacing w:before="100" w:beforeAutospacing="1" w:after="0" w:line="420" w:lineRule="atLeast"/>
        <w:rPr>
          <w:rFonts w:ascii="Segoe UI" w:eastAsia="Times New Roman" w:hAnsi="Segoe UI" w:cs="Segoe UI"/>
          <w:color w:val="0F1115"/>
          <w:sz w:val="24"/>
          <w:szCs w:val="24"/>
          <w:lang w:val="ru-RU" w:eastAsia="en-GB"/>
        </w:rPr>
      </w:pPr>
      <w:r w:rsidRPr="00654720">
        <w:rPr>
          <w:rFonts w:ascii="Segoe UI" w:eastAsia="Times New Roman" w:hAnsi="Segoe UI" w:cs="Segoe UI"/>
          <w:b/>
          <w:bCs/>
          <w:color w:val="0F1115"/>
          <w:sz w:val="24"/>
          <w:szCs w:val="24"/>
          <w:lang w:val="ru-RU" w:eastAsia="en-GB"/>
        </w:rPr>
        <w:t>21.07.2014 — ФЗ № 209-ФЗ «О государственной информационной системе жилищно-коммунального хозяйства»</w:t>
      </w:r>
      <w:r w:rsidRPr="00654720">
        <w:rPr>
          <w:rFonts w:ascii="Segoe UI" w:eastAsia="Times New Roman" w:hAnsi="Segoe UI" w:cs="Segoe UI"/>
          <w:color w:val="0F1115"/>
          <w:sz w:val="24"/>
          <w:szCs w:val="24"/>
          <w:lang w:eastAsia="en-GB"/>
        </w:rPr>
        <w:t> </w:t>
      </w:r>
      <w:r w:rsidRPr="00654720">
        <w:rPr>
          <w:rFonts w:ascii="Segoe UI" w:eastAsia="Times New Roman" w:hAnsi="Segoe UI" w:cs="Segoe UI"/>
          <w:i/>
          <w:iCs/>
          <w:color w:val="0F1115"/>
          <w:sz w:val="24"/>
          <w:szCs w:val="24"/>
          <w:lang w:val="ru-RU" w:eastAsia="en-GB"/>
        </w:rPr>
        <w:t>(действует)</w:t>
      </w:r>
      <w:r w:rsidRPr="00654720">
        <w:rPr>
          <w:rFonts w:ascii="Segoe UI" w:eastAsia="Times New Roman" w:hAnsi="Segoe UI" w:cs="Segoe UI"/>
          <w:color w:val="0F1115"/>
          <w:sz w:val="24"/>
          <w:szCs w:val="24"/>
          <w:lang w:val="ru-RU" w:eastAsia="en-GB"/>
        </w:rPr>
        <w:br/>
        <w:t>Самостоятельный.</w:t>
      </w:r>
    </w:p>
    <w:p w14:paraId="469AAE2B" w14:textId="77777777" w:rsidR="000F0962" w:rsidRPr="000F0962" w:rsidRDefault="000F0962" w:rsidP="003A1E2C">
      <w:pPr>
        <w:numPr>
          <w:ilvl w:val="0"/>
          <w:numId w:val="29"/>
        </w:numPr>
        <w:shd w:val="clear" w:color="auto" w:fill="FFFFFF"/>
        <w:spacing w:before="100" w:beforeAutospacing="1" w:after="0" w:line="420" w:lineRule="atLeast"/>
        <w:ind w:left="709"/>
        <w:rPr>
          <w:rFonts w:ascii="Segoe UI" w:eastAsia="Times New Roman" w:hAnsi="Segoe UI" w:cs="Segoe UI"/>
          <w:color w:val="0F1115"/>
          <w:sz w:val="24"/>
          <w:szCs w:val="24"/>
          <w:lang w:val="ru-RU" w:eastAsia="en-GB"/>
        </w:rPr>
      </w:pPr>
      <w:r w:rsidRPr="00654720">
        <w:rPr>
          <w:rFonts w:ascii="Segoe UI" w:eastAsia="Times New Roman" w:hAnsi="Segoe UI" w:cs="Segoe UI"/>
          <w:b/>
          <w:bCs/>
          <w:color w:val="0F1115"/>
          <w:sz w:val="24"/>
          <w:szCs w:val="24"/>
          <w:lang w:val="ru-RU" w:eastAsia="en-GB"/>
        </w:rPr>
        <w:t>07.07.</w:t>
      </w:r>
      <w:r w:rsidRPr="00525041">
        <w:rPr>
          <w:rFonts w:ascii="Segoe UI" w:eastAsia="Times New Roman" w:hAnsi="Segoe UI" w:cs="Segoe UI"/>
          <w:b/>
          <w:bCs/>
          <w:color w:val="0F1115"/>
          <w:sz w:val="24"/>
          <w:szCs w:val="24"/>
          <w:highlight w:val="cyan"/>
          <w:lang w:val="ru-RU" w:eastAsia="en-GB"/>
        </w:rPr>
        <w:t>2003</w:t>
      </w:r>
      <w:r w:rsidRPr="00654720">
        <w:rPr>
          <w:rFonts w:ascii="Segoe UI" w:eastAsia="Times New Roman" w:hAnsi="Segoe UI" w:cs="Segoe UI"/>
          <w:b/>
          <w:bCs/>
          <w:color w:val="0F1115"/>
          <w:sz w:val="24"/>
          <w:szCs w:val="24"/>
          <w:lang w:val="ru-RU" w:eastAsia="en-GB"/>
        </w:rPr>
        <w:t xml:space="preserve"> — ФЗ № 126-ФЗ «О связи»</w:t>
      </w:r>
      <w:r w:rsidRPr="00654720">
        <w:rPr>
          <w:rFonts w:ascii="Segoe UI" w:eastAsia="Times New Roman" w:hAnsi="Segoe UI" w:cs="Segoe UI"/>
          <w:color w:val="0F1115"/>
          <w:sz w:val="24"/>
          <w:szCs w:val="24"/>
          <w:lang w:eastAsia="en-GB"/>
        </w:rPr>
        <w:t> </w:t>
      </w:r>
      <w:r w:rsidRPr="00654720">
        <w:rPr>
          <w:rFonts w:ascii="Segoe UI" w:eastAsia="Times New Roman" w:hAnsi="Segoe UI" w:cs="Segoe UI"/>
          <w:i/>
          <w:iCs/>
          <w:color w:val="0F1115"/>
          <w:sz w:val="24"/>
          <w:szCs w:val="24"/>
          <w:lang w:val="ru-RU" w:eastAsia="en-GB"/>
        </w:rPr>
        <w:t>(действует)</w:t>
      </w:r>
      <w:r w:rsidRPr="00654720">
        <w:rPr>
          <w:rFonts w:ascii="Segoe UI" w:eastAsia="Times New Roman" w:hAnsi="Segoe UI" w:cs="Segoe UI"/>
          <w:color w:val="0F1115"/>
          <w:sz w:val="24"/>
          <w:szCs w:val="24"/>
          <w:lang w:val="ru-RU" w:eastAsia="en-GB"/>
        </w:rPr>
        <w:br/>
        <w:t>Самостоятельный закон (регулирует инфраструктуру, в том числе для информационных систем).</w:t>
      </w:r>
    </w:p>
    <w:p w14:paraId="37188EA6" w14:textId="77777777" w:rsidR="000F0962" w:rsidRPr="00312BAC" w:rsidRDefault="000F0962" w:rsidP="000F0962">
      <w:pPr>
        <w:shd w:val="clear" w:color="auto" w:fill="FFFFFF"/>
        <w:spacing w:before="480" w:after="480" w:line="420" w:lineRule="atLeast"/>
        <w:rPr>
          <w:rFonts w:ascii="Segoe UI" w:eastAsia="Times New Roman" w:hAnsi="Segoe UI" w:cs="Segoe UI"/>
          <w:b/>
          <w:color w:val="0F1115"/>
          <w:sz w:val="32"/>
          <w:szCs w:val="24"/>
          <w:lang w:val="ru-RU" w:eastAsia="en-GB"/>
        </w:rPr>
      </w:pPr>
      <w:r w:rsidRPr="00B4762B">
        <w:rPr>
          <w:rFonts w:ascii="Segoe UI" w:eastAsia="Times New Roman" w:hAnsi="Segoe UI" w:cs="Segoe UI"/>
          <w:b/>
          <w:color w:val="0F1115"/>
          <w:sz w:val="32"/>
          <w:szCs w:val="24"/>
          <w:highlight w:val="green"/>
          <w:lang w:val="ru-RU" w:eastAsia="en-GB"/>
        </w:rPr>
        <w:t>ЗАКОНОДАТЕЛЬСТВО В ОБЛАСТИ ИНФОРМАЦИОННОЙ БЕЗОПАСНОСТИ</w:t>
      </w:r>
      <w:r>
        <w:rPr>
          <w:rFonts w:ascii="Segoe UI" w:eastAsia="Times New Roman" w:hAnsi="Segoe UI" w:cs="Segoe UI"/>
          <w:b/>
          <w:color w:val="0F1115"/>
          <w:sz w:val="32"/>
          <w:szCs w:val="24"/>
          <w:lang w:val="ru-RU" w:eastAsia="en-GB"/>
        </w:rPr>
        <w:t xml:space="preserve"> </w:t>
      </w:r>
    </w:p>
    <w:p w14:paraId="442546C7" w14:textId="77777777" w:rsidR="000F0962" w:rsidRPr="00B4762B" w:rsidRDefault="000F0962" w:rsidP="000F0962">
      <w:pPr>
        <w:shd w:val="clear" w:color="auto" w:fill="FFFFFF"/>
        <w:spacing w:before="480" w:after="240" w:line="450" w:lineRule="atLeast"/>
        <w:outlineLvl w:val="2"/>
        <w:rPr>
          <w:rFonts w:ascii="Segoe UI" w:eastAsia="Times New Roman" w:hAnsi="Segoe UI" w:cs="Segoe UI"/>
          <w:b/>
          <w:bCs/>
          <w:color w:val="0F1115"/>
          <w:sz w:val="30"/>
          <w:szCs w:val="30"/>
          <w:lang w:val="ru-RU" w:eastAsia="en-GB"/>
        </w:rPr>
      </w:pPr>
      <w:r w:rsidRPr="00B4762B">
        <w:rPr>
          <w:rFonts w:ascii="Segoe UI" w:eastAsia="Times New Roman" w:hAnsi="Segoe UI" w:cs="Segoe UI"/>
          <w:b/>
          <w:bCs/>
          <w:color w:val="0F1115"/>
          <w:sz w:val="30"/>
          <w:szCs w:val="30"/>
          <w:lang w:val="ru-RU" w:eastAsia="en-GB"/>
        </w:rPr>
        <w:t>2. Блок «Государственная тайна»</w:t>
      </w:r>
    </w:p>
    <w:p w14:paraId="65191D47" w14:textId="77777777" w:rsidR="000F0962" w:rsidRPr="00654720" w:rsidRDefault="000F0962" w:rsidP="000F0962">
      <w:pPr>
        <w:numPr>
          <w:ilvl w:val="0"/>
          <w:numId w:val="25"/>
        </w:numPr>
        <w:shd w:val="clear" w:color="auto" w:fill="FFFFFF"/>
        <w:spacing w:before="100" w:beforeAutospacing="1" w:after="0" w:line="420" w:lineRule="atLeast"/>
        <w:rPr>
          <w:rFonts w:ascii="Segoe UI" w:eastAsia="Times New Roman" w:hAnsi="Segoe UI" w:cs="Segoe UI"/>
          <w:color w:val="0F1115"/>
          <w:sz w:val="24"/>
          <w:szCs w:val="24"/>
          <w:lang w:val="ru-RU" w:eastAsia="en-GB"/>
        </w:rPr>
      </w:pPr>
      <w:r w:rsidRPr="00654720">
        <w:rPr>
          <w:rFonts w:ascii="Segoe UI" w:eastAsia="Times New Roman" w:hAnsi="Segoe UI" w:cs="Segoe UI"/>
          <w:b/>
          <w:bCs/>
          <w:color w:val="0F1115"/>
          <w:sz w:val="24"/>
          <w:szCs w:val="24"/>
          <w:lang w:val="ru-RU" w:eastAsia="en-GB"/>
        </w:rPr>
        <w:t>21.07.</w:t>
      </w:r>
      <w:r w:rsidRPr="00525041">
        <w:rPr>
          <w:rFonts w:ascii="Segoe UI" w:eastAsia="Times New Roman" w:hAnsi="Segoe UI" w:cs="Segoe UI"/>
          <w:b/>
          <w:bCs/>
          <w:color w:val="0F1115"/>
          <w:sz w:val="24"/>
          <w:szCs w:val="24"/>
          <w:highlight w:val="cyan"/>
          <w:lang w:val="ru-RU" w:eastAsia="en-GB"/>
        </w:rPr>
        <w:t>1993</w:t>
      </w:r>
      <w:r w:rsidRPr="00654720">
        <w:rPr>
          <w:rFonts w:ascii="Segoe UI" w:eastAsia="Times New Roman" w:hAnsi="Segoe UI" w:cs="Segoe UI"/>
          <w:b/>
          <w:bCs/>
          <w:color w:val="0F1115"/>
          <w:sz w:val="24"/>
          <w:szCs w:val="24"/>
          <w:lang w:val="ru-RU" w:eastAsia="en-GB"/>
        </w:rPr>
        <w:t xml:space="preserve"> — Закон РФ № 5485-1 «О государственной тайне»</w:t>
      </w:r>
      <w:r w:rsidRPr="00654720">
        <w:rPr>
          <w:rFonts w:ascii="Segoe UI" w:eastAsia="Times New Roman" w:hAnsi="Segoe UI" w:cs="Segoe UI"/>
          <w:color w:val="0F1115"/>
          <w:sz w:val="24"/>
          <w:szCs w:val="24"/>
          <w:lang w:eastAsia="en-GB"/>
        </w:rPr>
        <w:t> </w:t>
      </w:r>
      <w:r w:rsidRPr="00654720">
        <w:rPr>
          <w:rFonts w:ascii="Segoe UI" w:eastAsia="Times New Roman" w:hAnsi="Segoe UI" w:cs="Segoe UI"/>
          <w:i/>
          <w:iCs/>
          <w:color w:val="0F1115"/>
          <w:sz w:val="24"/>
          <w:szCs w:val="24"/>
          <w:lang w:val="ru-RU" w:eastAsia="en-GB"/>
        </w:rPr>
        <w:t>(действует)</w:t>
      </w:r>
      <w:r w:rsidRPr="00654720">
        <w:rPr>
          <w:rFonts w:ascii="Segoe UI" w:eastAsia="Times New Roman" w:hAnsi="Segoe UI" w:cs="Segoe UI"/>
          <w:color w:val="0F1115"/>
          <w:sz w:val="24"/>
          <w:szCs w:val="24"/>
          <w:lang w:val="ru-RU" w:eastAsia="en-GB"/>
        </w:rPr>
        <w:br/>
        <w:t>Самостоятельный.</w:t>
      </w:r>
    </w:p>
    <w:p w14:paraId="0F851698" w14:textId="77777777" w:rsidR="000F0962" w:rsidRPr="0083474C" w:rsidRDefault="000F0962" w:rsidP="000F0962">
      <w:pPr>
        <w:pStyle w:val="ac"/>
        <w:numPr>
          <w:ilvl w:val="0"/>
          <w:numId w:val="23"/>
        </w:numPr>
        <w:shd w:val="clear" w:color="auto" w:fill="FFFFFF"/>
        <w:tabs>
          <w:tab w:val="clear" w:pos="720"/>
        </w:tabs>
        <w:spacing w:before="480" w:after="240" w:line="450" w:lineRule="atLeast"/>
        <w:ind w:left="284"/>
        <w:outlineLvl w:val="2"/>
        <w:rPr>
          <w:rFonts w:ascii="Segoe UI" w:eastAsia="Times New Roman" w:hAnsi="Segoe UI" w:cs="Segoe UI"/>
          <w:b/>
          <w:bCs/>
          <w:color w:val="0F1115"/>
          <w:sz w:val="30"/>
          <w:szCs w:val="30"/>
          <w:lang w:val="ru-RU" w:eastAsia="en-GB"/>
        </w:rPr>
      </w:pPr>
      <w:r w:rsidRPr="0083474C">
        <w:rPr>
          <w:rFonts w:ascii="Segoe UI" w:eastAsia="Times New Roman" w:hAnsi="Segoe UI" w:cs="Segoe UI"/>
          <w:b/>
          <w:bCs/>
          <w:color w:val="0F1115"/>
          <w:sz w:val="30"/>
          <w:szCs w:val="30"/>
          <w:lang w:val="ru-RU" w:eastAsia="en-GB"/>
        </w:rPr>
        <w:t>Блок «Персональные данные и биометрическая идентификация»</w:t>
      </w:r>
    </w:p>
    <w:p w14:paraId="7FC08AF9" w14:textId="77777777" w:rsidR="000F0962" w:rsidRPr="00654720" w:rsidRDefault="000F0962" w:rsidP="000F0962">
      <w:pPr>
        <w:numPr>
          <w:ilvl w:val="0"/>
          <w:numId w:val="26"/>
        </w:numPr>
        <w:shd w:val="clear" w:color="auto" w:fill="FFFFFF"/>
        <w:tabs>
          <w:tab w:val="clear" w:pos="720"/>
        </w:tabs>
        <w:spacing w:before="100" w:beforeAutospacing="1" w:after="0" w:line="420" w:lineRule="atLeast"/>
        <w:ind w:left="709"/>
        <w:rPr>
          <w:rFonts w:ascii="Segoe UI" w:eastAsia="Times New Roman" w:hAnsi="Segoe UI" w:cs="Segoe UI"/>
          <w:color w:val="0F1115"/>
          <w:sz w:val="24"/>
          <w:szCs w:val="24"/>
          <w:lang w:val="ru-RU" w:eastAsia="en-GB"/>
        </w:rPr>
      </w:pPr>
      <w:r w:rsidRPr="00654720">
        <w:rPr>
          <w:rFonts w:ascii="Segoe UI" w:eastAsia="Times New Roman" w:hAnsi="Segoe UI" w:cs="Segoe UI"/>
          <w:b/>
          <w:bCs/>
          <w:color w:val="0F1115"/>
          <w:sz w:val="24"/>
          <w:szCs w:val="24"/>
          <w:lang w:val="ru-RU" w:eastAsia="en-GB"/>
        </w:rPr>
        <w:t>27.07.2006 — ФЗ № 152-ФЗ «О персональных данных»</w:t>
      </w:r>
      <w:r w:rsidRPr="00654720">
        <w:rPr>
          <w:rFonts w:ascii="Segoe UI" w:eastAsia="Times New Roman" w:hAnsi="Segoe UI" w:cs="Segoe UI"/>
          <w:color w:val="0F1115"/>
          <w:sz w:val="24"/>
          <w:szCs w:val="24"/>
          <w:lang w:eastAsia="en-GB"/>
        </w:rPr>
        <w:t> </w:t>
      </w:r>
      <w:r w:rsidRPr="00654720">
        <w:rPr>
          <w:rFonts w:ascii="Segoe UI" w:eastAsia="Times New Roman" w:hAnsi="Segoe UI" w:cs="Segoe UI"/>
          <w:i/>
          <w:iCs/>
          <w:color w:val="0F1115"/>
          <w:sz w:val="24"/>
          <w:szCs w:val="24"/>
          <w:lang w:val="ru-RU" w:eastAsia="en-GB"/>
        </w:rPr>
        <w:t>(действует)</w:t>
      </w:r>
      <w:r w:rsidRPr="00654720">
        <w:rPr>
          <w:rFonts w:ascii="Segoe UI" w:eastAsia="Times New Roman" w:hAnsi="Segoe UI" w:cs="Segoe UI"/>
          <w:color w:val="0F1115"/>
          <w:sz w:val="24"/>
          <w:szCs w:val="24"/>
          <w:lang w:val="ru-RU" w:eastAsia="en-GB"/>
        </w:rPr>
        <w:br/>
        <w:t>Базовый закон.</w:t>
      </w:r>
    </w:p>
    <w:p w14:paraId="18A076C8" w14:textId="77777777" w:rsidR="000F0962" w:rsidRPr="00654720" w:rsidRDefault="000F0962" w:rsidP="000F0962">
      <w:pPr>
        <w:numPr>
          <w:ilvl w:val="0"/>
          <w:numId w:val="26"/>
        </w:numPr>
        <w:shd w:val="clear" w:color="auto" w:fill="FFFFFF"/>
        <w:spacing w:before="100" w:beforeAutospacing="1" w:after="0" w:line="420" w:lineRule="atLeast"/>
        <w:rPr>
          <w:rFonts w:ascii="Segoe UI" w:eastAsia="Times New Roman" w:hAnsi="Segoe UI" w:cs="Segoe UI"/>
          <w:color w:val="0F1115"/>
          <w:sz w:val="24"/>
          <w:szCs w:val="24"/>
          <w:lang w:val="ru-RU" w:eastAsia="en-GB"/>
        </w:rPr>
      </w:pPr>
      <w:r w:rsidRPr="00654720">
        <w:rPr>
          <w:rFonts w:ascii="Segoe UI" w:eastAsia="Times New Roman" w:hAnsi="Segoe UI" w:cs="Segoe UI"/>
          <w:b/>
          <w:bCs/>
          <w:color w:val="0F1115"/>
          <w:sz w:val="24"/>
          <w:szCs w:val="24"/>
          <w:lang w:val="ru-RU" w:eastAsia="en-GB"/>
        </w:rPr>
        <w:lastRenderedPageBreak/>
        <w:t>26.07.2017 — ФЗ № 187-ФЗ «О безопасности критической информационной инфраструктуры РФ»</w:t>
      </w:r>
      <w:r w:rsidRPr="00654720">
        <w:rPr>
          <w:rFonts w:ascii="Segoe UI" w:eastAsia="Times New Roman" w:hAnsi="Segoe UI" w:cs="Segoe UI"/>
          <w:color w:val="0F1115"/>
          <w:sz w:val="24"/>
          <w:szCs w:val="24"/>
          <w:lang w:eastAsia="en-GB"/>
        </w:rPr>
        <w:t> </w:t>
      </w:r>
      <w:r w:rsidRPr="00654720">
        <w:rPr>
          <w:rFonts w:ascii="Segoe UI" w:eastAsia="Times New Roman" w:hAnsi="Segoe UI" w:cs="Segoe UI"/>
          <w:i/>
          <w:iCs/>
          <w:color w:val="0F1115"/>
          <w:sz w:val="24"/>
          <w:szCs w:val="24"/>
          <w:lang w:val="ru-RU" w:eastAsia="en-GB"/>
        </w:rPr>
        <w:t>(действует)</w:t>
      </w:r>
      <w:r w:rsidRPr="00654720">
        <w:rPr>
          <w:rFonts w:ascii="Segoe UI" w:eastAsia="Times New Roman" w:hAnsi="Segoe UI" w:cs="Segoe UI"/>
          <w:color w:val="0F1115"/>
          <w:sz w:val="24"/>
          <w:szCs w:val="24"/>
          <w:lang w:val="ru-RU" w:eastAsia="en-GB"/>
        </w:rPr>
        <w:br/>
        <w:t>Самостоятельный.</w:t>
      </w:r>
    </w:p>
    <w:p w14:paraId="5EF9A81A" w14:textId="77777777" w:rsidR="000F0962" w:rsidRPr="00B4762B" w:rsidRDefault="000F0962" w:rsidP="000F0962">
      <w:pPr>
        <w:shd w:val="clear" w:color="auto" w:fill="FFFFFF"/>
        <w:spacing w:before="480" w:after="240" w:line="450" w:lineRule="atLeast"/>
        <w:outlineLvl w:val="2"/>
        <w:rPr>
          <w:rFonts w:ascii="Segoe UI" w:eastAsia="Times New Roman" w:hAnsi="Segoe UI" w:cs="Segoe UI"/>
          <w:b/>
          <w:color w:val="0F1115"/>
          <w:sz w:val="32"/>
          <w:szCs w:val="24"/>
          <w:highlight w:val="green"/>
          <w:lang w:val="ru-RU" w:eastAsia="en-GB"/>
        </w:rPr>
      </w:pPr>
      <w:r w:rsidRPr="00654720">
        <w:rPr>
          <w:rFonts w:ascii="Segoe UI" w:eastAsia="Times New Roman" w:hAnsi="Segoe UI" w:cs="Segoe UI"/>
          <w:b/>
          <w:bCs/>
          <w:color w:val="0F1115"/>
          <w:sz w:val="30"/>
          <w:szCs w:val="30"/>
          <w:lang w:val="ru-RU" w:eastAsia="en-GB"/>
        </w:rPr>
        <w:t xml:space="preserve"> </w:t>
      </w:r>
      <w:r w:rsidRPr="00B4762B">
        <w:rPr>
          <w:rFonts w:ascii="Segoe UI" w:eastAsia="Times New Roman" w:hAnsi="Segoe UI" w:cs="Segoe UI"/>
          <w:b/>
          <w:bCs/>
          <w:color w:val="0F1115"/>
          <w:sz w:val="30"/>
          <w:szCs w:val="30"/>
          <w:highlight w:val="green"/>
          <w:lang w:val="ru-RU" w:eastAsia="en-GB"/>
        </w:rPr>
        <w:t>«</w:t>
      </w:r>
      <w:r w:rsidRPr="00B4762B">
        <w:rPr>
          <w:rFonts w:ascii="Segoe UI" w:eastAsia="Times New Roman" w:hAnsi="Segoe UI" w:cs="Segoe UI"/>
          <w:b/>
          <w:color w:val="0F1115"/>
          <w:sz w:val="32"/>
          <w:szCs w:val="24"/>
          <w:highlight w:val="green"/>
          <w:lang w:val="ru-RU" w:eastAsia="en-GB"/>
        </w:rPr>
        <w:t>Экспериментальные правовые режимы в сфере цифровых инноваций»</w:t>
      </w:r>
    </w:p>
    <w:p w14:paraId="2AB2D84B" w14:textId="77777777" w:rsidR="000F0962" w:rsidRDefault="000F0962" w:rsidP="000F0962">
      <w:pPr>
        <w:numPr>
          <w:ilvl w:val="0"/>
          <w:numId w:val="35"/>
        </w:numPr>
        <w:shd w:val="clear" w:color="auto" w:fill="FFFFFF"/>
        <w:spacing w:before="100" w:beforeAutospacing="1" w:after="0" w:line="420" w:lineRule="atLeast"/>
        <w:rPr>
          <w:rFonts w:ascii="Segoe UI" w:eastAsia="Times New Roman" w:hAnsi="Segoe UI" w:cs="Segoe UI"/>
          <w:color w:val="0F1115"/>
          <w:sz w:val="24"/>
          <w:szCs w:val="24"/>
          <w:lang w:val="ru-RU" w:eastAsia="en-GB"/>
        </w:rPr>
      </w:pPr>
      <w:r w:rsidRPr="00654720">
        <w:rPr>
          <w:rFonts w:ascii="Segoe UI" w:eastAsia="Times New Roman" w:hAnsi="Segoe UI" w:cs="Segoe UI"/>
          <w:b/>
          <w:bCs/>
          <w:color w:val="0F1115"/>
          <w:sz w:val="24"/>
          <w:szCs w:val="24"/>
          <w:lang w:val="ru-RU" w:eastAsia="en-GB"/>
        </w:rPr>
        <w:t>31.07.2020 — ФЗ № 258-ФЗ «Об экспериментальных правовых режимах в сфере цифровых инноваций в РФ»</w:t>
      </w:r>
      <w:r w:rsidRPr="00654720">
        <w:rPr>
          <w:rFonts w:ascii="Segoe UI" w:eastAsia="Times New Roman" w:hAnsi="Segoe UI" w:cs="Segoe UI"/>
          <w:color w:val="0F1115"/>
          <w:sz w:val="24"/>
          <w:szCs w:val="24"/>
          <w:lang w:eastAsia="en-GB"/>
        </w:rPr>
        <w:t> </w:t>
      </w:r>
      <w:r w:rsidRPr="00654720">
        <w:rPr>
          <w:rFonts w:ascii="Segoe UI" w:eastAsia="Times New Roman" w:hAnsi="Segoe UI" w:cs="Segoe UI"/>
          <w:i/>
          <w:iCs/>
          <w:color w:val="0F1115"/>
          <w:sz w:val="24"/>
          <w:szCs w:val="24"/>
          <w:lang w:val="ru-RU" w:eastAsia="en-GB"/>
        </w:rPr>
        <w:t>(действует)</w:t>
      </w:r>
      <w:r w:rsidRPr="00654720">
        <w:rPr>
          <w:rFonts w:ascii="Segoe UI" w:eastAsia="Times New Roman" w:hAnsi="Segoe UI" w:cs="Segoe UI"/>
          <w:color w:val="0F1115"/>
          <w:sz w:val="24"/>
          <w:szCs w:val="24"/>
          <w:lang w:val="ru-RU" w:eastAsia="en-GB"/>
        </w:rPr>
        <w:br/>
        <w:t>Самостоятельный («регуляторные песочницы»).</w:t>
      </w:r>
    </w:p>
    <w:p w14:paraId="2A208FD6" w14:textId="77777777" w:rsidR="000F0962" w:rsidRDefault="000F0962" w:rsidP="000F0962">
      <w:pPr>
        <w:shd w:val="clear" w:color="auto" w:fill="FFFFFF"/>
        <w:spacing w:before="100" w:beforeAutospacing="1" w:after="0" w:line="420" w:lineRule="atLeast"/>
        <w:rPr>
          <w:rFonts w:ascii="Segoe UI" w:eastAsia="Times New Roman" w:hAnsi="Segoe UI" w:cs="Segoe UI"/>
          <w:color w:val="0F1115"/>
          <w:sz w:val="24"/>
          <w:szCs w:val="24"/>
          <w:lang w:val="ru-RU" w:eastAsia="en-GB"/>
        </w:rPr>
      </w:pPr>
    </w:p>
    <w:p w14:paraId="3E3ACF5F" w14:textId="77777777" w:rsidR="00AC6870" w:rsidRPr="00FC3D9C" w:rsidRDefault="00AC6870" w:rsidP="00AC6870">
      <w:pPr>
        <w:spacing w:line="360" w:lineRule="auto"/>
        <w:ind w:firstLine="709"/>
        <w:jc w:val="both"/>
        <w:rPr>
          <w:rFonts w:ascii="Times New Roman" w:eastAsia="Times New Roman" w:hAnsi="Times New Roman" w:cs="Times New Roman"/>
          <w:bCs/>
          <w:sz w:val="28"/>
          <w:szCs w:val="28"/>
          <w:lang w:val="ru-RU" w:eastAsia="en-GB"/>
        </w:rPr>
      </w:pPr>
      <w:r w:rsidRPr="00FC3D9C">
        <w:rPr>
          <w:rFonts w:ascii="Times New Roman" w:eastAsia="Times New Roman" w:hAnsi="Times New Roman" w:cs="Times New Roman"/>
          <w:bCs/>
          <w:sz w:val="28"/>
          <w:szCs w:val="28"/>
          <w:lang w:val="ru-RU" w:eastAsia="en-GB"/>
        </w:rPr>
        <w:t>……………………………………………………………………………….</w:t>
      </w:r>
    </w:p>
    <w:p w14:paraId="1779BFDE" w14:textId="77777777" w:rsidR="005E0BFD" w:rsidRDefault="00EE6DAA" w:rsidP="005E0BFD">
      <w:pPr>
        <w:shd w:val="clear" w:color="auto" w:fill="FFFFFF"/>
        <w:spacing w:line="360" w:lineRule="auto"/>
        <w:ind w:firstLine="709"/>
        <w:jc w:val="both"/>
        <w:rPr>
          <w:ins w:id="272" w:author="user" w:date="2026-04-11T21:34:00Z"/>
          <w:rFonts w:ascii="Segoe UI" w:eastAsia="Times New Roman" w:hAnsi="Segoe UI" w:cs="Segoe UI"/>
          <w:bCs/>
          <w:color w:val="FF0000"/>
          <w:sz w:val="32"/>
          <w:szCs w:val="24"/>
          <w:lang w:val="ru-RU" w:eastAsia="en-GB"/>
        </w:rPr>
      </w:pPr>
      <w:ins w:id="273" w:author="user" w:date="2026-04-11T13:53:00Z">
        <w:r>
          <w:rPr>
            <w:rFonts w:ascii="Segoe UI" w:eastAsia="Times New Roman" w:hAnsi="Segoe UI" w:cs="Segoe UI"/>
            <w:bCs/>
            <w:color w:val="FF0000"/>
            <w:sz w:val="32"/>
            <w:szCs w:val="24"/>
            <w:lang w:val="ru-RU" w:eastAsia="en-GB"/>
          </w:rPr>
          <w:t xml:space="preserve">вопреки </w:t>
        </w:r>
      </w:ins>
      <w:ins w:id="274" w:author="user" w:date="2026-04-11T14:07:00Z">
        <w:r w:rsidR="007A5635">
          <w:rPr>
            <w:rFonts w:ascii="Segoe UI" w:eastAsia="Times New Roman" w:hAnsi="Segoe UI" w:cs="Segoe UI"/>
            <w:bCs/>
            <w:color w:val="FF0000"/>
            <w:sz w:val="32"/>
            <w:szCs w:val="24"/>
            <w:lang w:val="ru-RU" w:eastAsia="en-GB"/>
          </w:rPr>
          <w:t>распространенному</w:t>
        </w:r>
      </w:ins>
      <w:ins w:id="275" w:author="user" w:date="2026-04-11T13:53:00Z">
        <w:r>
          <w:rPr>
            <w:rFonts w:ascii="Segoe UI" w:eastAsia="Times New Roman" w:hAnsi="Segoe UI" w:cs="Segoe UI"/>
            <w:bCs/>
            <w:color w:val="FF0000"/>
            <w:sz w:val="32"/>
            <w:szCs w:val="24"/>
            <w:lang w:val="ru-RU" w:eastAsia="en-GB"/>
          </w:rPr>
          <w:t xml:space="preserve"> мнению что </w:t>
        </w:r>
      </w:ins>
      <w:ins w:id="276" w:author="user" w:date="2026-04-11T13:54:00Z">
        <w:r>
          <w:rPr>
            <w:rFonts w:ascii="Segoe UI" w:eastAsia="Times New Roman" w:hAnsi="Segoe UI" w:cs="Segoe UI"/>
            <w:bCs/>
            <w:color w:val="FF0000"/>
            <w:sz w:val="32"/>
            <w:szCs w:val="24"/>
            <w:lang w:val="ru-RU" w:eastAsia="en-GB"/>
          </w:rPr>
          <w:t>кодификацию с общей части надо начинать</w:t>
        </w:r>
      </w:ins>
      <w:ins w:id="277" w:author="user" w:date="2026-04-11T13:55:00Z">
        <w:r>
          <w:rPr>
            <w:rFonts w:ascii="Segoe UI" w:eastAsia="Times New Roman" w:hAnsi="Segoe UI" w:cs="Segoe UI"/>
            <w:bCs/>
            <w:color w:val="FF0000"/>
            <w:sz w:val="32"/>
            <w:szCs w:val="24"/>
            <w:lang w:val="ru-RU" w:eastAsia="en-GB"/>
          </w:rPr>
          <w:t xml:space="preserve"> с общей части</w:t>
        </w:r>
      </w:ins>
      <w:ins w:id="278" w:author="user" w:date="2026-04-11T13:54:00Z">
        <w:r>
          <w:rPr>
            <w:rFonts w:ascii="Segoe UI" w:eastAsia="Times New Roman" w:hAnsi="Segoe UI" w:cs="Segoe UI"/>
            <w:bCs/>
            <w:color w:val="FF0000"/>
            <w:sz w:val="32"/>
            <w:szCs w:val="24"/>
            <w:lang w:val="ru-RU" w:eastAsia="en-GB"/>
          </w:rPr>
          <w:t xml:space="preserve">… нет с особенной… особенная только может дать </w:t>
        </w:r>
      </w:ins>
      <w:ins w:id="279" w:author="user" w:date="2026-04-11T14:07:00Z">
        <w:r w:rsidR="007A5635">
          <w:rPr>
            <w:rFonts w:ascii="Segoe UI" w:eastAsia="Times New Roman" w:hAnsi="Segoe UI" w:cs="Segoe UI"/>
            <w:bCs/>
            <w:color w:val="FF0000"/>
            <w:sz w:val="32"/>
            <w:szCs w:val="24"/>
            <w:lang w:val="ru-RU" w:eastAsia="en-GB"/>
          </w:rPr>
          <w:t>полноту</w:t>
        </w:r>
      </w:ins>
      <w:ins w:id="280" w:author="user" w:date="2026-04-11T13:54:00Z">
        <w:r>
          <w:rPr>
            <w:rFonts w:ascii="Segoe UI" w:eastAsia="Times New Roman" w:hAnsi="Segoe UI" w:cs="Segoe UI"/>
            <w:bCs/>
            <w:color w:val="FF0000"/>
            <w:sz w:val="32"/>
            <w:szCs w:val="24"/>
            <w:lang w:val="ru-RU" w:eastAsia="en-GB"/>
          </w:rPr>
          <w:t xml:space="preserve"> </w:t>
        </w:r>
      </w:ins>
      <w:ins w:id="281" w:author="user" w:date="2026-04-11T14:07:00Z">
        <w:r w:rsidR="007A5635">
          <w:rPr>
            <w:rFonts w:ascii="Segoe UI" w:eastAsia="Times New Roman" w:hAnsi="Segoe UI" w:cs="Segoe UI"/>
            <w:bCs/>
            <w:color w:val="FF0000"/>
            <w:sz w:val="32"/>
            <w:szCs w:val="24"/>
            <w:lang w:val="ru-RU" w:eastAsia="en-GB"/>
          </w:rPr>
          <w:t>представлений. и</w:t>
        </w:r>
      </w:ins>
      <w:ins w:id="282" w:author="user" w:date="2026-04-11T13:54:00Z">
        <w:r>
          <w:rPr>
            <w:rFonts w:ascii="Segoe UI" w:eastAsia="Times New Roman" w:hAnsi="Segoe UI" w:cs="Segoe UI"/>
            <w:bCs/>
            <w:color w:val="FF0000"/>
            <w:sz w:val="32"/>
            <w:szCs w:val="24"/>
            <w:lang w:val="ru-RU" w:eastAsia="en-GB"/>
          </w:rPr>
          <w:t>. выделить базовы</w:t>
        </w:r>
      </w:ins>
      <w:ins w:id="283" w:author="user" w:date="2026-04-11T21:34:00Z">
        <w:r w:rsidR="005E0BFD">
          <w:rPr>
            <w:rFonts w:ascii="Segoe UI" w:eastAsia="Times New Roman" w:hAnsi="Segoe UI" w:cs="Segoe UI"/>
            <w:bCs/>
            <w:color w:val="FF0000"/>
            <w:sz w:val="32"/>
            <w:szCs w:val="24"/>
            <w:lang w:val="ru-RU" w:eastAsia="en-GB"/>
          </w:rPr>
          <w:t>е</w:t>
        </w:r>
      </w:ins>
      <w:ins w:id="284" w:author="user" w:date="2026-04-11T13:54:00Z">
        <w:r>
          <w:rPr>
            <w:rFonts w:ascii="Segoe UI" w:eastAsia="Times New Roman" w:hAnsi="Segoe UI" w:cs="Segoe UI"/>
            <w:bCs/>
            <w:color w:val="FF0000"/>
            <w:sz w:val="32"/>
            <w:szCs w:val="24"/>
            <w:lang w:val="ru-RU" w:eastAsia="en-GB"/>
          </w:rPr>
          <w:t xml:space="preserve"> </w:t>
        </w:r>
      </w:ins>
      <w:ins w:id="285" w:author="user" w:date="2026-04-11T14:10:00Z">
        <w:r w:rsidR="007A5635">
          <w:rPr>
            <w:rFonts w:ascii="Segoe UI" w:eastAsia="Times New Roman" w:hAnsi="Segoe UI" w:cs="Segoe UI"/>
            <w:bCs/>
            <w:color w:val="FF0000"/>
            <w:sz w:val="32"/>
            <w:szCs w:val="24"/>
            <w:lang w:val="ru-RU" w:eastAsia="en-GB"/>
          </w:rPr>
          <w:t>объекты</w:t>
        </w:r>
      </w:ins>
      <w:ins w:id="286" w:author="user" w:date="2026-04-11T21:34:00Z">
        <w:r w:rsidR="005E0BFD">
          <w:rPr>
            <w:rFonts w:ascii="Segoe UI" w:eastAsia="Times New Roman" w:hAnsi="Segoe UI" w:cs="Segoe UI"/>
            <w:bCs/>
            <w:color w:val="FF0000"/>
            <w:sz w:val="32"/>
            <w:szCs w:val="24"/>
            <w:lang w:val="ru-RU" w:eastAsia="en-GB"/>
          </w:rPr>
          <w:t xml:space="preserve"> отрасли информационного права…</w:t>
        </w:r>
      </w:ins>
    </w:p>
    <w:p w14:paraId="0A7C5E24" w14:textId="1158704F" w:rsidR="00EE6DAA" w:rsidRDefault="005E0BFD">
      <w:pPr>
        <w:shd w:val="clear" w:color="auto" w:fill="FFFFFF"/>
        <w:spacing w:line="360" w:lineRule="auto"/>
        <w:ind w:firstLine="709"/>
        <w:jc w:val="both"/>
        <w:rPr>
          <w:ins w:id="287" w:author="user" w:date="2026-04-11T14:19:00Z"/>
          <w:rFonts w:ascii="Segoe UI" w:eastAsia="Times New Roman" w:hAnsi="Segoe UI" w:cs="Segoe UI"/>
          <w:bCs/>
          <w:color w:val="FF0000"/>
          <w:sz w:val="32"/>
          <w:szCs w:val="24"/>
          <w:lang w:val="ru-RU" w:eastAsia="en-GB"/>
        </w:rPr>
      </w:pPr>
      <w:ins w:id="288" w:author="user" w:date="2026-04-11T21:34:00Z">
        <w:r>
          <w:rPr>
            <w:rFonts w:ascii="Segoe UI" w:eastAsia="Times New Roman" w:hAnsi="Segoe UI" w:cs="Segoe UI"/>
            <w:bCs/>
            <w:color w:val="FF0000"/>
            <w:sz w:val="32"/>
            <w:szCs w:val="24"/>
            <w:lang w:val="ru-RU" w:eastAsia="en-GB"/>
          </w:rPr>
          <w:t>определить базовые объекты</w:t>
        </w:r>
      </w:ins>
      <w:ins w:id="289" w:author="user" w:date="2026-04-11T21:35:00Z">
        <w:r>
          <w:rPr>
            <w:rFonts w:ascii="Segoe UI" w:eastAsia="Times New Roman" w:hAnsi="Segoe UI" w:cs="Segoe UI"/>
            <w:bCs/>
            <w:color w:val="FF0000"/>
            <w:sz w:val="32"/>
            <w:szCs w:val="24"/>
            <w:lang w:val="ru-RU" w:eastAsia="en-GB"/>
          </w:rPr>
          <w:t xml:space="preserve"> отрасли права </w:t>
        </w:r>
      </w:ins>
      <w:ins w:id="290" w:author="user" w:date="2026-04-11T14:19:00Z">
        <w:r w:rsidR="00705EF7">
          <w:rPr>
            <w:rFonts w:ascii="Segoe UI" w:eastAsia="Times New Roman" w:hAnsi="Segoe UI" w:cs="Segoe UI"/>
            <w:bCs/>
            <w:color w:val="FF0000"/>
            <w:sz w:val="32"/>
            <w:szCs w:val="24"/>
            <w:lang w:val="ru-RU" w:eastAsia="en-GB"/>
          </w:rPr>
          <w:t>= = определить «первичный ключ»</w:t>
        </w:r>
      </w:ins>
      <w:ins w:id="291" w:author="user" w:date="2026-04-11T21:35:00Z">
        <w:r>
          <w:rPr>
            <w:rFonts w:ascii="Segoe UI" w:eastAsia="Times New Roman" w:hAnsi="Segoe UI" w:cs="Segoe UI"/>
            <w:bCs/>
            <w:color w:val="FF0000"/>
            <w:sz w:val="32"/>
            <w:szCs w:val="24"/>
            <w:lang w:val="ru-RU" w:eastAsia="en-GB"/>
          </w:rPr>
          <w:t xml:space="preserve"> (для целей структуризации объектов – определения связей между ними?)</w:t>
        </w:r>
      </w:ins>
    </w:p>
    <w:p w14:paraId="72B3B28B" w14:textId="6C2766BE" w:rsidR="00705EF7" w:rsidRDefault="00705EF7" w:rsidP="00705EF7">
      <w:pPr>
        <w:shd w:val="clear" w:color="auto" w:fill="FFFFFF"/>
        <w:spacing w:line="360" w:lineRule="auto"/>
        <w:ind w:firstLine="709"/>
        <w:jc w:val="both"/>
        <w:rPr>
          <w:ins w:id="292" w:author="user" w:date="2026-04-11T14:20:00Z"/>
          <w:rFonts w:ascii="Segoe UI" w:eastAsia="Times New Roman" w:hAnsi="Segoe UI" w:cs="Segoe UI"/>
          <w:bCs/>
          <w:color w:val="FF0000"/>
          <w:sz w:val="32"/>
          <w:szCs w:val="24"/>
          <w:lang w:val="ru-RU" w:eastAsia="en-GB"/>
        </w:rPr>
      </w:pPr>
      <w:ins w:id="293" w:author="user" w:date="2026-04-11T14:19:00Z">
        <w:r>
          <w:rPr>
            <w:rFonts w:ascii="Segoe UI" w:eastAsia="Times New Roman" w:hAnsi="Segoe UI" w:cs="Segoe UI"/>
            <w:bCs/>
            <w:color w:val="FF0000"/>
            <w:sz w:val="32"/>
            <w:szCs w:val="24"/>
            <w:lang w:val="ru-RU" w:eastAsia="en-GB"/>
          </w:rPr>
          <w:lastRenderedPageBreak/>
          <w:t>#</w:t>
        </w:r>
        <w:r w:rsidRPr="00705EF7">
          <w:rPr>
            <w:rFonts w:ascii="Segoe UI" w:eastAsia="Times New Roman" w:hAnsi="Segoe UI" w:cs="Segoe UI"/>
            <w:bCs/>
            <w:color w:val="FF0000"/>
            <w:sz w:val="32"/>
            <w:szCs w:val="24"/>
            <w:lang w:val="ru-RU" w:eastAsia="en-GB"/>
          </w:rPr>
          <w:t xml:space="preserve"> </w:t>
        </w:r>
        <w:r>
          <w:rPr>
            <w:rFonts w:ascii="Segoe UI" w:eastAsia="Times New Roman" w:hAnsi="Segoe UI" w:cs="Segoe UI"/>
            <w:bCs/>
            <w:color w:val="FF0000"/>
            <w:sz w:val="32"/>
            <w:szCs w:val="24"/>
            <w:lang w:val="ru-RU" w:eastAsia="en-GB"/>
          </w:rPr>
          <w:t xml:space="preserve">понятие </w:t>
        </w:r>
      </w:ins>
      <w:ins w:id="294" w:author="user" w:date="2026-04-11T21:35:00Z">
        <w:r w:rsidR="005E0BFD">
          <w:rPr>
            <w:rFonts w:ascii="Segoe UI" w:eastAsia="Times New Roman" w:hAnsi="Segoe UI" w:cs="Segoe UI"/>
            <w:bCs/>
            <w:color w:val="FF0000"/>
            <w:sz w:val="32"/>
            <w:szCs w:val="24"/>
            <w:lang w:val="ru-RU" w:eastAsia="en-GB"/>
          </w:rPr>
          <w:t>первичного</w:t>
        </w:r>
      </w:ins>
      <w:ins w:id="295" w:author="user" w:date="2026-04-11T14:19:00Z">
        <w:r>
          <w:rPr>
            <w:rFonts w:ascii="Segoe UI" w:eastAsia="Times New Roman" w:hAnsi="Segoe UI" w:cs="Segoe UI"/>
            <w:bCs/>
            <w:color w:val="FF0000"/>
            <w:sz w:val="32"/>
            <w:szCs w:val="24"/>
            <w:lang w:val="ru-RU" w:eastAsia="en-GB"/>
          </w:rPr>
          <w:t xml:space="preserve"> ключа из области математики/ </w:t>
        </w:r>
      </w:ins>
      <w:ins w:id="296" w:author="user" w:date="2026-04-11T22:17:00Z">
        <w:r w:rsidR="00F95F2B">
          <w:rPr>
            <w:rFonts w:ascii="Segoe UI" w:eastAsia="Times New Roman" w:hAnsi="Segoe UI" w:cs="Segoe UI"/>
            <w:bCs/>
            <w:color w:val="FF0000"/>
            <w:sz w:val="32"/>
            <w:szCs w:val="24"/>
            <w:lang w:val="ru-RU" w:eastAsia="en-GB"/>
          </w:rPr>
          <w:t>программирования...</w:t>
        </w:r>
      </w:ins>
      <w:ins w:id="297" w:author="user" w:date="2026-04-11T14:19:00Z">
        <w:r>
          <w:rPr>
            <w:rFonts w:ascii="Segoe UI" w:eastAsia="Times New Roman" w:hAnsi="Segoe UI" w:cs="Segoe UI"/>
            <w:bCs/>
            <w:color w:val="FF0000"/>
            <w:sz w:val="32"/>
            <w:szCs w:val="24"/>
            <w:lang w:val="ru-RU" w:eastAsia="en-GB"/>
          </w:rPr>
          <w:t xml:space="preserve"> однако гармонично вписывается в правовую плоскость, если речь идет о систематизации слабо связанных многовидовых массивов правовой информации.  </w:t>
        </w:r>
      </w:ins>
    </w:p>
    <w:p w14:paraId="48C719CD" w14:textId="6D88BE48" w:rsidR="00BC1A67" w:rsidRDefault="00BC1A67" w:rsidP="00705EF7">
      <w:pPr>
        <w:shd w:val="clear" w:color="auto" w:fill="FFFFFF"/>
        <w:spacing w:line="360" w:lineRule="auto"/>
        <w:ind w:firstLine="709"/>
        <w:jc w:val="both"/>
        <w:rPr>
          <w:ins w:id="298" w:author="user" w:date="2026-04-11T14:24:00Z"/>
          <w:rFonts w:ascii="Segoe UI" w:eastAsia="Times New Roman" w:hAnsi="Segoe UI" w:cs="Segoe UI"/>
          <w:bCs/>
          <w:color w:val="FF0000"/>
          <w:sz w:val="32"/>
          <w:szCs w:val="24"/>
          <w:lang w:val="ru-RU" w:eastAsia="en-GB"/>
        </w:rPr>
      </w:pPr>
      <w:ins w:id="299" w:author="user" w:date="2026-04-11T14:20:00Z">
        <w:r>
          <w:rPr>
            <w:rFonts w:ascii="Segoe UI" w:eastAsia="Times New Roman" w:hAnsi="Segoe UI" w:cs="Segoe UI"/>
            <w:bCs/>
            <w:color w:val="FF0000"/>
            <w:sz w:val="32"/>
            <w:szCs w:val="24"/>
            <w:lang w:val="ru-RU" w:eastAsia="en-GB"/>
          </w:rPr>
          <w:t># Определение первичного ключа == точное установление базо</w:t>
        </w:r>
      </w:ins>
      <w:ins w:id="300" w:author="user" w:date="2026-04-11T14:21:00Z">
        <w:r>
          <w:rPr>
            <w:rFonts w:ascii="Segoe UI" w:eastAsia="Times New Roman" w:hAnsi="Segoe UI" w:cs="Segoe UI"/>
            <w:bCs/>
            <w:color w:val="FF0000"/>
            <w:sz w:val="32"/>
            <w:szCs w:val="24"/>
            <w:lang w:val="ru-RU" w:eastAsia="en-GB"/>
          </w:rPr>
          <w:t xml:space="preserve">вых объектов информационного права. </w:t>
        </w:r>
      </w:ins>
      <w:ins w:id="301" w:author="user" w:date="2026-04-11T22:17:00Z">
        <w:r w:rsidR="00107B73">
          <w:rPr>
            <w:rFonts w:ascii="Segoe UI" w:eastAsia="Times New Roman" w:hAnsi="Segoe UI" w:cs="Segoe UI"/>
            <w:bCs/>
            <w:color w:val="FF0000"/>
            <w:sz w:val="32"/>
            <w:szCs w:val="24"/>
            <w:lang w:val="ru-RU" w:eastAsia="en-GB"/>
          </w:rPr>
          <w:t>Возможно,</w:t>
        </w:r>
      </w:ins>
      <w:ins w:id="302" w:author="user" w:date="2026-04-11T14:21:00Z">
        <w:r>
          <w:rPr>
            <w:rFonts w:ascii="Segoe UI" w:eastAsia="Times New Roman" w:hAnsi="Segoe UI" w:cs="Segoe UI"/>
            <w:bCs/>
            <w:color w:val="FF0000"/>
            <w:sz w:val="32"/>
            <w:szCs w:val="24"/>
            <w:lang w:val="ru-RU" w:eastAsia="en-GB"/>
          </w:rPr>
          <w:t xml:space="preserve"> на основе анализа полного законодательного массива </w:t>
        </w:r>
      </w:ins>
      <w:ins w:id="303" w:author="user" w:date="2026-04-11T22:17:00Z">
        <w:r w:rsidR="00107B73">
          <w:rPr>
            <w:rFonts w:ascii="Segoe UI" w:eastAsia="Times New Roman" w:hAnsi="Segoe UI" w:cs="Segoe UI"/>
            <w:bCs/>
            <w:color w:val="FF0000"/>
            <w:sz w:val="32"/>
            <w:szCs w:val="24"/>
            <w:lang w:val="ru-RU" w:eastAsia="en-GB"/>
          </w:rPr>
          <w:t>в информационной сфере...,</w:t>
        </w:r>
      </w:ins>
      <w:ins w:id="304" w:author="user" w:date="2026-04-11T14:22:00Z">
        <w:r>
          <w:rPr>
            <w:rFonts w:ascii="Segoe UI" w:eastAsia="Times New Roman" w:hAnsi="Segoe UI" w:cs="Segoe UI"/>
            <w:bCs/>
            <w:color w:val="FF0000"/>
            <w:sz w:val="32"/>
            <w:szCs w:val="24"/>
            <w:lang w:val="ru-RU" w:eastAsia="en-GB"/>
          </w:rPr>
          <w:t xml:space="preserve"> то есть через попытки проектирования </w:t>
        </w:r>
        <w:r w:rsidRPr="00BC1A67">
          <w:rPr>
            <w:rFonts w:ascii="Segoe UI" w:eastAsia="Times New Roman" w:hAnsi="Segoe UI" w:cs="Segoe UI"/>
            <w:bCs/>
            <w:i/>
            <w:iCs/>
            <w:color w:val="FF0000"/>
            <w:sz w:val="32"/>
            <w:szCs w:val="24"/>
            <w:lang w:val="ru-RU" w:eastAsia="en-GB"/>
            <w:rPrChange w:id="305" w:author="user" w:date="2026-04-11T14:22:00Z">
              <w:rPr>
                <w:rFonts w:ascii="Segoe UI" w:eastAsia="Times New Roman" w:hAnsi="Segoe UI" w:cs="Segoe UI"/>
                <w:bCs/>
                <w:color w:val="FF0000"/>
                <w:sz w:val="32"/>
                <w:szCs w:val="24"/>
                <w:lang w:val="ru-RU" w:eastAsia="en-GB"/>
              </w:rPr>
            </w:rPrChange>
          </w:rPr>
          <w:t>особенной части</w:t>
        </w:r>
        <w:r>
          <w:rPr>
            <w:rFonts w:ascii="Segoe UI" w:eastAsia="Times New Roman" w:hAnsi="Segoe UI" w:cs="Segoe UI"/>
            <w:bCs/>
            <w:color w:val="FF0000"/>
            <w:sz w:val="32"/>
            <w:szCs w:val="24"/>
            <w:lang w:val="ru-RU" w:eastAsia="en-GB"/>
          </w:rPr>
          <w:t xml:space="preserve"> информационного </w:t>
        </w:r>
        <w:proofErr w:type="spellStart"/>
        <w:r>
          <w:rPr>
            <w:rFonts w:ascii="Segoe UI" w:eastAsia="Times New Roman" w:hAnsi="Segoe UI" w:cs="Segoe UI"/>
            <w:bCs/>
            <w:color w:val="FF0000"/>
            <w:sz w:val="32"/>
            <w:szCs w:val="24"/>
            <w:lang w:val="ru-RU" w:eastAsia="en-GB"/>
          </w:rPr>
          <w:t>кодексаю</w:t>
        </w:r>
      </w:ins>
      <w:proofErr w:type="spellEnd"/>
    </w:p>
    <w:p w14:paraId="28282B74" w14:textId="5730AE08" w:rsidR="005B7D5A" w:rsidRDefault="00107B73" w:rsidP="00705EF7">
      <w:pPr>
        <w:shd w:val="clear" w:color="auto" w:fill="FFFFFF"/>
        <w:spacing w:line="360" w:lineRule="auto"/>
        <w:ind w:firstLine="709"/>
        <w:jc w:val="both"/>
        <w:rPr>
          <w:ins w:id="306" w:author="user" w:date="2026-04-11T14:25:00Z"/>
          <w:rFonts w:ascii="Segoe UI" w:eastAsia="Times New Roman" w:hAnsi="Segoe UI" w:cs="Segoe UI"/>
          <w:bCs/>
          <w:color w:val="FF0000"/>
          <w:sz w:val="32"/>
          <w:szCs w:val="24"/>
          <w:lang w:val="ru-RU" w:eastAsia="en-GB"/>
        </w:rPr>
      </w:pPr>
      <w:ins w:id="307" w:author="user" w:date="2026-04-11T22:17:00Z">
        <w:r>
          <w:rPr>
            <w:rFonts w:ascii="Segoe UI" w:eastAsia="Times New Roman" w:hAnsi="Segoe UI" w:cs="Segoe UI"/>
            <w:bCs/>
            <w:color w:val="FF0000"/>
            <w:sz w:val="32"/>
            <w:szCs w:val="24"/>
            <w:lang w:val="ru-RU" w:eastAsia="en-GB"/>
          </w:rPr>
          <w:t>возможно,</w:t>
        </w:r>
      </w:ins>
      <w:ins w:id="308" w:author="user" w:date="2026-04-11T14:25:00Z">
        <w:r w:rsidR="005B7D5A">
          <w:rPr>
            <w:rFonts w:ascii="Segoe UI" w:eastAsia="Times New Roman" w:hAnsi="Segoe UI" w:cs="Segoe UI"/>
            <w:bCs/>
            <w:color w:val="FF0000"/>
            <w:sz w:val="32"/>
            <w:szCs w:val="24"/>
            <w:lang w:val="ru-RU" w:eastAsia="en-GB"/>
          </w:rPr>
          <w:t xml:space="preserve"> на основании массива законодательства в информационной сфере, объединенного в </w:t>
        </w:r>
      </w:ins>
      <w:ins w:id="309" w:author="user" w:date="2026-04-11T14:26:00Z">
        <w:r w:rsidR="005B7D5A">
          <w:rPr>
            <w:rFonts w:ascii="Segoe UI" w:eastAsia="Times New Roman" w:hAnsi="Segoe UI" w:cs="Segoe UI"/>
            <w:bCs/>
            <w:color w:val="FF0000"/>
            <w:sz w:val="32"/>
            <w:szCs w:val="24"/>
            <w:lang w:val="ru-RU" w:eastAsia="en-GB"/>
          </w:rPr>
          <w:t xml:space="preserve">условные </w:t>
        </w:r>
      </w:ins>
      <w:ins w:id="310" w:author="user" w:date="2026-04-11T14:25:00Z">
        <w:r w:rsidR="005B7D5A">
          <w:rPr>
            <w:rFonts w:ascii="Segoe UI" w:eastAsia="Times New Roman" w:hAnsi="Segoe UI" w:cs="Segoe UI"/>
            <w:bCs/>
            <w:color w:val="FF0000"/>
            <w:sz w:val="32"/>
            <w:szCs w:val="24"/>
            <w:lang w:val="ru-RU" w:eastAsia="en-GB"/>
          </w:rPr>
          <w:t>тематические блоки в рамках информационной сф</w:t>
        </w:r>
        <w:commentRangeStart w:id="311"/>
        <w:r w:rsidR="005B7D5A">
          <w:rPr>
            <w:rFonts w:ascii="Segoe UI" w:eastAsia="Times New Roman" w:hAnsi="Segoe UI" w:cs="Segoe UI"/>
            <w:bCs/>
            <w:color w:val="FF0000"/>
            <w:sz w:val="32"/>
            <w:szCs w:val="24"/>
            <w:lang w:val="ru-RU" w:eastAsia="en-GB"/>
          </w:rPr>
          <w:t>еры …</w:t>
        </w:r>
      </w:ins>
      <w:commentRangeEnd w:id="311"/>
      <w:ins w:id="312" w:author="user" w:date="2026-04-11T14:30:00Z">
        <w:r w:rsidR="008B5499">
          <w:rPr>
            <w:rStyle w:val="a7"/>
          </w:rPr>
          <w:commentReference w:id="311"/>
        </w:r>
      </w:ins>
    </w:p>
    <w:p w14:paraId="749EAF50" w14:textId="06B89058" w:rsidR="005B7D5A" w:rsidRDefault="005B7D5A" w:rsidP="00705EF7">
      <w:pPr>
        <w:shd w:val="clear" w:color="auto" w:fill="FFFFFF"/>
        <w:spacing w:line="360" w:lineRule="auto"/>
        <w:ind w:firstLine="709"/>
        <w:jc w:val="both"/>
        <w:rPr>
          <w:ins w:id="313" w:author="user" w:date="2026-04-11T14:25:00Z"/>
          <w:rFonts w:ascii="Segoe UI" w:eastAsia="Times New Roman" w:hAnsi="Segoe UI" w:cs="Segoe UI"/>
          <w:bCs/>
          <w:color w:val="FF0000"/>
          <w:sz w:val="32"/>
          <w:szCs w:val="24"/>
          <w:lang w:val="ru-RU" w:eastAsia="en-GB"/>
        </w:rPr>
      </w:pPr>
    </w:p>
    <w:p w14:paraId="7186323E" w14:textId="5CEAB4B1" w:rsidR="005B7D5A" w:rsidRDefault="005B7D5A" w:rsidP="00705EF7">
      <w:pPr>
        <w:shd w:val="clear" w:color="auto" w:fill="FFFFFF"/>
        <w:spacing w:line="360" w:lineRule="auto"/>
        <w:ind w:firstLine="709"/>
        <w:jc w:val="both"/>
        <w:rPr>
          <w:ins w:id="314" w:author="user" w:date="2026-04-11T14:25:00Z"/>
          <w:rFonts w:ascii="Segoe UI" w:eastAsia="Times New Roman" w:hAnsi="Segoe UI" w:cs="Segoe UI"/>
          <w:bCs/>
          <w:color w:val="FF0000"/>
          <w:sz w:val="32"/>
          <w:szCs w:val="24"/>
          <w:lang w:val="ru-RU" w:eastAsia="en-GB"/>
        </w:rPr>
      </w:pPr>
      <w:ins w:id="315" w:author="user" w:date="2026-04-11T14:25:00Z">
        <w:r>
          <w:rPr>
            <w:rFonts w:ascii="Segoe UI" w:eastAsia="Times New Roman" w:hAnsi="Segoe UI" w:cs="Segoe UI"/>
            <w:bCs/>
            <w:color w:val="FF0000"/>
            <w:sz w:val="32"/>
            <w:szCs w:val="24"/>
            <w:lang w:val="ru-RU" w:eastAsia="en-GB"/>
          </w:rPr>
          <w:t>….</w:t>
        </w:r>
      </w:ins>
    </w:p>
    <w:p w14:paraId="3322C2DE" w14:textId="624388EC" w:rsidR="005B7D5A" w:rsidRDefault="005B7D5A" w:rsidP="00705EF7">
      <w:pPr>
        <w:shd w:val="clear" w:color="auto" w:fill="FFFFFF"/>
        <w:spacing w:line="360" w:lineRule="auto"/>
        <w:ind w:firstLine="709"/>
        <w:jc w:val="both"/>
        <w:rPr>
          <w:ins w:id="316" w:author="user" w:date="2026-04-11T13:53:00Z"/>
          <w:rFonts w:ascii="Segoe UI" w:eastAsia="Times New Roman" w:hAnsi="Segoe UI" w:cs="Segoe UI"/>
          <w:bCs/>
          <w:color w:val="FF0000"/>
          <w:sz w:val="32"/>
          <w:szCs w:val="24"/>
          <w:lang w:val="ru-RU" w:eastAsia="en-GB"/>
        </w:rPr>
      </w:pPr>
      <w:ins w:id="317" w:author="user" w:date="2026-04-11T14:25:00Z">
        <w:r>
          <w:rPr>
            <w:rFonts w:ascii="Segoe UI" w:eastAsia="Times New Roman" w:hAnsi="Segoe UI" w:cs="Segoe UI"/>
            <w:bCs/>
            <w:color w:val="FF0000"/>
            <w:sz w:val="32"/>
            <w:szCs w:val="24"/>
            <w:lang w:val="ru-RU" w:eastAsia="en-GB"/>
          </w:rPr>
          <w:t>…</w:t>
        </w:r>
      </w:ins>
    </w:p>
    <w:p w14:paraId="53704213" w14:textId="77777777" w:rsidR="006D6303" w:rsidRDefault="006D6303" w:rsidP="00CF2FA4">
      <w:pPr>
        <w:shd w:val="clear" w:color="auto" w:fill="FFFFFF"/>
        <w:spacing w:line="360" w:lineRule="auto"/>
        <w:ind w:firstLine="709"/>
        <w:jc w:val="both"/>
        <w:rPr>
          <w:ins w:id="318" w:author="user" w:date="2026-04-11T14:26:00Z"/>
          <w:rFonts w:ascii="Segoe UI" w:eastAsia="Times New Roman" w:hAnsi="Segoe UI" w:cs="Segoe UI"/>
          <w:bCs/>
          <w:color w:val="FF0000"/>
          <w:sz w:val="32"/>
          <w:szCs w:val="24"/>
          <w:lang w:val="ru-RU" w:eastAsia="en-GB"/>
        </w:rPr>
      </w:pPr>
    </w:p>
    <w:p w14:paraId="66B96019" w14:textId="66375B01" w:rsidR="006D6303" w:rsidRDefault="006D6303" w:rsidP="00CF2FA4">
      <w:pPr>
        <w:shd w:val="clear" w:color="auto" w:fill="FFFFFF"/>
        <w:spacing w:line="360" w:lineRule="auto"/>
        <w:ind w:firstLine="709"/>
        <w:jc w:val="both"/>
        <w:rPr>
          <w:ins w:id="319" w:author="user" w:date="2026-04-11T14:27:00Z"/>
          <w:rFonts w:ascii="Segoe UI" w:eastAsia="Times New Roman" w:hAnsi="Segoe UI" w:cs="Segoe UI"/>
          <w:bCs/>
          <w:color w:val="FF0000"/>
          <w:sz w:val="32"/>
          <w:szCs w:val="24"/>
          <w:lang w:val="ru-RU" w:eastAsia="en-GB"/>
        </w:rPr>
      </w:pPr>
      <w:ins w:id="320" w:author="user" w:date="2026-04-11T14:26:00Z">
        <w:r>
          <w:rPr>
            <w:rFonts w:ascii="Segoe UI" w:eastAsia="Times New Roman" w:hAnsi="Segoe UI" w:cs="Segoe UI"/>
            <w:bCs/>
            <w:color w:val="FF0000"/>
            <w:sz w:val="32"/>
            <w:szCs w:val="24"/>
            <w:lang w:val="ru-RU" w:eastAsia="en-GB"/>
          </w:rPr>
          <w:t>веса – наиболее часто повторяющи</w:t>
        </w:r>
      </w:ins>
      <w:ins w:id="321" w:author="user" w:date="2026-04-11T14:27:00Z">
        <w:r>
          <w:rPr>
            <w:rFonts w:ascii="Segoe UI" w:eastAsia="Times New Roman" w:hAnsi="Segoe UI" w:cs="Segoe UI"/>
            <w:bCs/>
            <w:color w:val="FF0000"/>
            <w:sz w:val="32"/>
            <w:szCs w:val="24"/>
            <w:lang w:val="ru-RU" w:eastAsia="en-GB"/>
          </w:rPr>
          <w:t>еся элементы… которые перманенты (факультативный объект</w:t>
        </w:r>
      </w:ins>
      <w:ins w:id="322" w:author="user" w:date="2026-04-11T14:30:00Z">
        <w:r w:rsidR="008B5499">
          <w:rPr>
            <w:rFonts w:ascii="Segoe UI" w:eastAsia="Times New Roman" w:hAnsi="Segoe UI" w:cs="Segoe UI"/>
            <w:bCs/>
            <w:color w:val="FF0000"/>
            <w:sz w:val="32"/>
            <w:szCs w:val="24"/>
            <w:lang w:val="ru-RU" w:eastAsia="en-GB"/>
          </w:rPr>
          <w:t xml:space="preserve"> – </w:t>
        </w:r>
      </w:ins>
      <w:ins w:id="323" w:author="user" w:date="2026-04-11T22:17:00Z">
        <w:r w:rsidR="00107B73">
          <w:rPr>
            <w:rFonts w:ascii="Segoe UI" w:eastAsia="Times New Roman" w:hAnsi="Segoe UI" w:cs="Segoe UI"/>
            <w:bCs/>
            <w:color w:val="FF0000"/>
            <w:sz w:val="32"/>
            <w:szCs w:val="24"/>
            <w:lang w:val="ru-RU" w:eastAsia="en-GB"/>
          </w:rPr>
          <w:t>примеры!!!</w:t>
        </w:r>
      </w:ins>
      <w:ins w:id="324" w:author="user" w:date="2026-04-11T14:30:00Z">
        <w:r w:rsidR="008B5499">
          <w:rPr>
            <w:rFonts w:ascii="Segoe UI" w:eastAsia="Times New Roman" w:hAnsi="Segoe UI" w:cs="Segoe UI"/>
            <w:bCs/>
            <w:color w:val="FF0000"/>
            <w:sz w:val="32"/>
            <w:szCs w:val="24"/>
            <w:lang w:val="ru-RU" w:eastAsia="en-GB"/>
          </w:rPr>
          <w:t xml:space="preserve"> </w:t>
        </w:r>
      </w:ins>
      <w:ins w:id="325" w:author="user" w:date="2026-04-11T14:27:00Z">
        <w:r>
          <w:rPr>
            <w:rFonts w:ascii="Segoe UI" w:eastAsia="Times New Roman" w:hAnsi="Segoe UI" w:cs="Segoe UI"/>
            <w:bCs/>
            <w:color w:val="FF0000"/>
            <w:sz w:val="32"/>
            <w:szCs w:val="24"/>
            <w:lang w:val="ru-RU" w:eastAsia="en-GB"/>
          </w:rPr>
          <w:t xml:space="preserve"> </w:t>
        </w:r>
      </w:ins>
      <w:ins w:id="326" w:author="user" w:date="2026-04-11T22:17:00Z">
        <w:r w:rsidR="00107B73">
          <w:rPr>
            <w:rFonts w:ascii="Segoe UI" w:eastAsia="Times New Roman" w:hAnsi="Segoe UI" w:cs="Segoe UI"/>
            <w:bCs/>
            <w:color w:val="FF0000"/>
            <w:sz w:val="32"/>
            <w:szCs w:val="24"/>
            <w:lang w:val="ru-RU" w:eastAsia="en-GB"/>
          </w:rPr>
          <w:t>меняется) …</w:t>
        </w:r>
      </w:ins>
    </w:p>
    <w:p w14:paraId="7007E98B" w14:textId="08B7A541" w:rsidR="006D6303" w:rsidRDefault="006D6303" w:rsidP="00CF2FA4">
      <w:pPr>
        <w:shd w:val="clear" w:color="auto" w:fill="FFFFFF"/>
        <w:spacing w:line="360" w:lineRule="auto"/>
        <w:ind w:firstLine="709"/>
        <w:jc w:val="both"/>
        <w:rPr>
          <w:ins w:id="327" w:author="user" w:date="2026-04-11T14:28:00Z"/>
          <w:rFonts w:ascii="Segoe UI" w:eastAsia="Times New Roman" w:hAnsi="Segoe UI" w:cs="Segoe UI"/>
          <w:bCs/>
          <w:color w:val="FF0000"/>
          <w:sz w:val="32"/>
          <w:szCs w:val="24"/>
          <w:lang w:val="ru-RU" w:eastAsia="en-GB"/>
        </w:rPr>
      </w:pPr>
      <w:proofErr w:type="spellStart"/>
      <w:ins w:id="328" w:author="user" w:date="2026-04-11T14:27:00Z">
        <w:r>
          <w:rPr>
            <w:rFonts w:ascii="Segoe UI" w:eastAsia="Times New Roman" w:hAnsi="Segoe UI" w:cs="Segoe UI"/>
            <w:bCs/>
            <w:color w:val="FF0000"/>
            <w:sz w:val="32"/>
            <w:szCs w:val="24"/>
            <w:lang w:val="ru-RU" w:eastAsia="en-GB"/>
          </w:rPr>
          <w:t>Т.о</w:t>
        </w:r>
        <w:proofErr w:type="spellEnd"/>
        <w:r>
          <w:rPr>
            <w:rFonts w:ascii="Segoe UI" w:eastAsia="Times New Roman" w:hAnsi="Segoe UI" w:cs="Segoe UI"/>
            <w:bCs/>
            <w:color w:val="FF0000"/>
            <w:sz w:val="32"/>
            <w:szCs w:val="24"/>
            <w:lang w:val="ru-RU" w:eastAsia="en-GB"/>
          </w:rPr>
          <w:t>. 3 объекта…</w:t>
        </w:r>
      </w:ins>
      <w:ins w:id="329" w:author="user" w:date="2026-04-11T14:28:00Z">
        <w:r>
          <w:rPr>
            <w:rFonts w:ascii="Segoe UI" w:eastAsia="Times New Roman" w:hAnsi="Segoe UI" w:cs="Segoe UI"/>
            <w:bCs/>
            <w:color w:val="FF0000"/>
            <w:sz w:val="32"/>
            <w:szCs w:val="24"/>
            <w:lang w:val="ru-RU" w:eastAsia="en-GB"/>
          </w:rPr>
          <w:t>.</w:t>
        </w:r>
      </w:ins>
    </w:p>
    <w:p w14:paraId="084B6A2F" w14:textId="77777777" w:rsidR="006D6303" w:rsidRDefault="006D6303" w:rsidP="00CF2FA4">
      <w:pPr>
        <w:shd w:val="clear" w:color="auto" w:fill="FFFFFF"/>
        <w:spacing w:line="360" w:lineRule="auto"/>
        <w:ind w:firstLine="709"/>
        <w:jc w:val="both"/>
        <w:rPr>
          <w:ins w:id="330" w:author="user" w:date="2026-04-11T14:26:00Z"/>
          <w:rFonts w:ascii="Segoe UI" w:eastAsia="Times New Roman" w:hAnsi="Segoe UI" w:cs="Segoe UI"/>
          <w:bCs/>
          <w:color w:val="FF0000"/>
          <w:sz w:val="32"/>
          <w:szCs w:val="24"/>
          <w:lang w:val="ru-RU" w:eastAsia="en-GB"/>
        </w:rPr>
      </w:pPr>
    </w:p>
    <w:p w14:paraId="663C356D" w14:textId="30120741" w:rsidR="00CF2FA4" w:rsidRDefault="006D6303" w:rsidP="00CF2FA4">
      <w:pPr>
        <w:shd w:val="clear" w:color="auto" w:fill="FFFFFF"/>
        <w:spacing w:line="360" w:lineRule="auto"/>
        <w:ind w:firstLine="709"/>
        <w:jc w:val="both"/>
        <w:rPr>
          <w:ins w:id="331" w:author="user" w:date="2026-04-11T14:10:00Z"/>
          <w:rFonts w:ascii="Segoe UI" w:eastAsia="Times New Roman" w:hAnsi="Segoe UI" w:cs="Segoe UI"/>
          <w:bCs/>
          <w:color w:val="FF0000"/>
          <w:sz w:val="32"/>
          <w:szCs w:val="24"/>
          <w:lang w:val="ru-RU" w:eastAsia="en-GB"/>
        </w:rPr>
      </w:pPr>
      <w:ins w:id="332" w:author="user" w:date="2026-04-11T14:27:00Z">
        <w:r>
          <w:rPr>
            <w:rFonts w:ascii="Segoe UI" w:eastAsia="Times New Roman" w:hAnsi="Segoe UI" w:cs="Segoe UI"/>
            <w:bCs/>
            <w:color w:val="FF0000"/>
            <w:sz w:val="32"/>
            <w:szCs w:val="24"/>
            <w:lang w:val="ru-RU" w:eastAsia="en-GB"/>
          </w:rPr>
          <w:t xml:space="preserve"> </w:t>
        </w:r>
      </w:ins>
      <w:ins w:id="333" w:author="user" w:date="2026-04-11T14:02:00Z">
        <w:r w:rsidR="00CF2FA4">
          <w:rPr>
            <w:rFonts w:ascii="Segoe UI" w:eastAsia="Times New Roman" w:hAnsi="Segoe UI" w:cs="Segoe UI"/>
            <w:bCs/>
            <w:color w:val="FF0000"/>
            <w:sz w:val="32"/>
            <w:szCs w:val="24"/>
            <w:lang w:val="ru-RU" w:eastAsia="en-GB"/>
          </w:rPr>
          <w:t xml:space="preserve">определения </w:t>
        </w:r>
      </w:ins>
      <w:ins w:id="334" w:author="user" w:date="2026-04-11T14:08:00Z">
        <w:r w:rsidR="007A5635">
          <w:rPr>
            <w:rFonts w:ascii="Segoe UI" w:eastAsia="Times New Roman" w:hAnsi="Segoe UI" w:cs="Segoe UI"/>
            <w:bCs/>
            <w:color w:val="FF0000"/>
            <w:sz w:val="32"/>
            <w:szCs w:val="24"/>
            <w:lang w:val="ru-RU" w:eastAsia="en-GB"/>
          </w:rPr>
          <w:t>объектов, в рамках анал</w:t>
        </w:r>
      </w:ins>
      <w:ins w:id="335" w:author="user" w:date="2026-04-11T14:09:00Z">
        <w:r w:rsidR="007A5635">
          <w:rPr>
            <w:rFonts w:ascii="Segoe UI" w:eastAsia="Times New Roman" w:hAnsi="Segoe UI" w:cs="Segoe UI"/>
            <w:bCs/>
            <w:color w:val="FF0000"/>
            <w:sz w:val="32"/>
            <w:szCs w:val="24"/>
            <w:lang w:val="ru-RU" w:eastAsia="en-GB"/>
          </w:rPr>
          <w:t>иза всей совокупности отношений (определения структуры особенной части), конечно</w:t>
        </w:r>
      </w:ins>
      <w:ins w:id="336" w:author="user" w:date="2026-04-11T14:08:00Z">
        <w:r w:rsidR="007A5635">
          <w:rPr>
            <w:rFonts w:ascii="Segoe UI" w:eastAsia="Times New Roman" w:hAnsi="Segoe UI" w:cs="Segoe UI"/>
            <w:bCs/>
            <w:color w:val="FF0000"/>
            <w:sz w:val="32"/>
            <w:szCs w:val="24"/>
            <w:lang w:val="ru-RU" w:eastAsia="en-GB"/>
          </w:rPr>
          <w:t>,</w:t>
        </w:r>
      </w:ins>
      <w:ins w:id="337" w:author="user" w:date="2026-04-11T14:02:00Z">
        <w:r w:rsidR="00CF2FA4">
          <w:rPr>
            <w:rFonts w:ascii="Segoe UI" w:eastAsia="Times New Roman" w:hAnsi="Segoe UI" w:cs="Segoe UI"/>
            <w:bCs/>
            <w:color w:val="FF0000"/>
            <w:sz w:val="32"/>
            <w:szCs w:val="24"/>
            <w:lang w:val="ru-RU" w:eastAsia="en-GB"/>
          </w:rPr>
          <w:t xml:space="preserve"> недостаточно…</w:t>
        </w:r>
      </w:ins>
      <w:commentRangeStart w:id="338"/>
      <w:ins w:id="339" w:author="user" w:date="2026-04-11T14:35:00Z">
        <w:r w:rsidR="00A94D9F" w:rsidRPr="00A94D9F">
          <w:rPr>
            <w:rFonts w:ascii="Segoe UI" w:eastAsia="Times New Roman" w:hAnsi="Segoe UI" w:cs="Segoe UI"/>
            <w:bCs/>
            <w:color w:val="FF0000"/>
            <w:sz w:val="32"/>
            <w:szCs w:val="24"/>
            <w:highlight w:val="green"/>
            <w:lang w:val="ru-RU" w:eastAsia="en-GB"/>
            <w:rPrChange w:id="340" w:author="user" w:date="2026-04-11T14:35:00Z">
              <w:rPr>
                <w:rFonts w:ascii="Segoe UI" w:eastAsia="Times New Roman" w:hAnsi="Segoe UI" w:cs="Segoe UI"/>
                <w:bCs/>
                <w:color w:val="FF0000"/>
                <w:sz w:val="32"/>
                <w:szCs w:val="24"/>
                <w:lang w:val="ru-RU" w:eastAsia="en-GB"/>
              </w:rPr>
            </w:rPrChange>
          </w:rPr>
          <w:t xml:space="preserve">с учетом </w:t>
        </w:r>
      </w:ins>
      <w:ins w:id="341" w:author="user" w:date="2026-04-11T22:17:00Z">
        <w:r w:rsidR="00107B73" w:rsidRPr="00A94D9F">
          <w:rPr>
            <w:rFonts w:ascii="Segoe UI" w:eastAsia="Times New Roman" w:hAnsi="Segoe UI" w:cs="Segoe UI"/>
            <w:bCs/>
            <w:color w:val="FF0000"/>
            <w:sz w:val="32"/>
            <w:szCs w:val="24"/>
            <w:highlight w:val="green"/>
            <w:lang w:val="ru-RU" w:eastAsia="en-GB"/>
          </w:rPr>
          <w:t>иерархичности</w:t>
        </w:r>
      </w:ins>
      <w:ins w:id="342" w:author="user" w:date="2026-04-11T14:35:00Z">
        <w:r w:rsidR="00A94D9F" w:rsidRPr="00A94D9F">
          <w:rPr>
            <w:rFonts w:ascii="Segoe UI" w:eastAsia="Times New Roman" w:hAnsi="Segoe UI" w:cs="Segoe UI"/>
            <w:bCs/>
            <w:color w:val="FF0000"/>
            <w:sz w:val="32"/>
            <w:szCs w:val="24"/>
            <w:highlight w:val="green"/>
            <w:lang w:val="ru-RU" w:eastAsia="en-GB"/>
            <w:rPrChange w:id="343" w:author="user" w:date="2026-04-11T14:35:00Z">
              <w:rPr>
                <w:rFonts w:ascii="Segoe UI" w:eastAsia="Times New Roman" w:hAnsi="Segoe UI" w:cs="Segoe UI"/>
                <w:bCs/>
                <w:color w:val="FF0000"/>
                <w:sz w:val="32"/>
                <w:szCs w:val="24"/>
                <w:lang w:val="ru-RU" w:eastAsia="en-GB"/>
              </w:rPr>
            </w:rPrChange>
          </w:rPr>
          <w:t xml:space="preserve"> </w:t>
        </w:r>
      </w:ins>
      <w:ins w:id="344" w:author="user" w:date="2026-04-11T22:18:00Z">
        <w:r w:rsidR="00107B73" w:rsidRPr="00A94D9F">
          <w:rPr>
            <w:rFonts w:ascii="Segoe UI" w:eastAsia="Times New Roman" w:hAnsi="Segoe UI" w:cs="Segoe UI"/>
            <w:bCs/>
            <w:color w:val="FF0000"/>
            <w:sz w:val="32"/>
            <w:szCs w:val="24"/>
            <w:highlight w:val="green"/>
            <w:lang w:val="ru-RU" w:eastAsia="en-GB"/>
          </w:rPr>
          <w:t>объектов</w:t>
        </w:r>
      </w:ins>
      <w:ins w:id="345" w:author="user" w:date="2026-04-11T14:35:00Z">
        <w:r w:rsidR="00A94D9F">
          <w:rPr>
            <w:rFonts w:ascii="Segoe UI" w:eastAsia="Times New Roman" w:hAnsi="Segoe UI" w:cs="Segoe UI"/>
            <w:bCs/>
            <w:color w:val="FF0000"/>
            <w:sz w:val="32"/>
            <w:szCs w:val="24"/>
            <w:lang w:val="ru-RU" w:eastAsia="en-GB"/>
          </w:rPr>
          <w:t xml:space="preserve"> …</w:t>
        </w:r>
      </w:ins>
      <w:ins w:id="346" w:author="user" w:date="2026-04-11T14:02:00Z">
        <w:r w:rsidR="00CF2FA4">
          <w:rPr>
            <w:rFonts w:ascii="Segoe UI" w:eastAsia="Times New Roman" w:hAnsi="Segoe UI" w:cs="Segoe UI"/>
            <w:bCs/>
            <w:color w:val="FF0000"/>
            <w:sz w:val="32"/>
            <w:szCs w:val="24"/>
            <w:lang w:val="ru-RU" w:eastAsia="en-GB"/>
          </w:rPr>
          <w:t xml:space="preserve"> </w:t>
        </w:r>
      </w:ins>
      <w:ins w:id="347" w:author="user" w:date="2026-04-11T14:09:00Z">
        <w:r w:rsidR="007A5635">
          <w:rPr>
            <w:rFonts w:ascii="Segoe UI" w:eastAsia="Times New Roman" w:hAnsi="Segoe UI" w:cs="Segoe UI"/>
            <w:bCs/>
            <w:color w:val="FF0000"/>
            <w:sz w:val="32"/>
            <w:szCs w:val="24"/>
            <w:lang w:val="ru-RU" w:eastAsia="en-GB"/>
          </w:rPr>
          <w:t>их нужно оф</w:t>
        </w:r>
      </w:ins>
      <w:commentRangeEnd w:id="338"/>
      <w:ins w:id="348" w:author="user" w:date="2026-04-11T14:35:00Z">
        <w:r w:rsidR="00A94D9F">
          <w:rPr>
            <w:rStyle w:val="a7"/>
          </w:rPr>
          <w:commentReference w:id="338"/>
        </w:r>
      </w:ins>
      <w:ins w:id="349" w:author="user" w:date="2026-04-11T14:09:00Z">
        <w:r w:rsidR="007A5635">
          <w:rPr>
            <w:rFonts w:ascii="Segoe UI" w:eastAsia="Times New Roman" w:hAnsi="Segoe UI" w:cs="Segoe UI"/>
            <w:bCs/>
            <w:color w:val="FF0000"/>
            <w:sz w:val="32"/>
            <w:szCs w:val="24"/>
            <w:lang w:val="ru-RU" w:eastAsia="en-GB"/>
          </w:rPr>
          <w:t xml:space="preserve">ормить в общую часть … </w:t>
        </w:r>
      </w:ins>
      <w:ins w:id="350" w:author="user" w:date="2026-04-11T14:02:00Z">
        <w:r w:rsidR="00CF2FA4">
          <w:rPr>
            <w:rFonts w:ascii="Segoe UI" w:eastAsia="Times New Roman" w:hAnsi="Segoe UI" w:cs="Segoe UI"/>
            <w:bCs/>
            <w:color w:val="FF0000"/>
            <w:sz w:val="32"/>
            <w:szCs w:val="24"/>
            <w:lang w:val="ru-RU" w:eastAsia="en-GB"/>
          </w:rPr>
          <w:t>возможны различные структуры…</w:t>
        </w:r>
      </w:ins>
    </w:p>
    <w:p w14:paraId="5F386177" w14:textId="394FFF62" w:rsidR="007A5635" w:rsidRDefault="007A5635" w:rsidP="00CF2FA4">
      <w:pPr>
        <w:shd w:val="clear" w:color="auto" w:fill="FFFFFF"/>
        <w:spacing w:line="360" w:lineRule="auto"/>
        <w:ind w:firstLine="709"/>
        <w:jc w:val="both"/>
        <w:rPr>
          <w:ins w:id="351" w:author="user" w:date="2026-04-11T14:28:00Z"/>
          <w:rFonts w:ascii="Segoe UI" w:eastAsia="Times New Roman" w:hAnsi="Segoe UI" w:cs="Segoe UI"/>
          <w:bCs/>
          <w:color w:val="FF0000"/>
          <w:sz w:val="32"/>
          <w:szCs w:val="24"/>
          <w:lang w:val="ru-RU" w:eastAsia="en-GB"/>
        </w:rPr>
      </w:pPr>
      <w:ins w:id="352" w:author="user" w:date="2026-04-11T14:10:00Z">
        <w:r>
          <w:rPr>
            <w:rFonts w:ascii="Segoe UI" w:eastAsia="Times New Roman" w:hAnsi="Segoe UI" w:cs="Segoe UI"/>
            <w:bCs/>
            <w:color w:val="FF0000"/>
            <w:sz w:val="32"/>
            <w:szCs w:val="24"/>
            <w:lang w:val="ru-RU" w:eastAsia="en-GB"/>
          </w:rPr>
          <w:t xml:space="preserve">для выбора </w:t>
        </w:r>
      </w:ins>
      <w:ins w:id="353" w:author="user" w:date="2026-04-11T14:11:00Z">
        <w:r>
          <w:rPr>
            <w:rFonts w:ascii="Segoe UI" w:eastAsia="Times New Roman" w:hAnsi="Segoe UI" w:cs="Segoe UI"/>
            <w:bCs/>
            <w:color w:val="FF0000"/>
            <w:sz w:val="32"/>
            <w:szCs w:val="24"/>
            <w:lang w:val="ru-RU" w:eastAsia="en-GB"/>
          </w:rPr>
          <w:t xml:space="preserve">оптимальной структуры </w:t>
        </w:r>
      </w:ins>
      <w:ins w:id="354" w:author="user" w:date="2026-04-11T14:10:00Z">
        <w:r>
          <w:rPr>
            <w:rFonts w:ascii="Segoe UI" w:eastAsia="Times New Roman" w:hAnsi="Segoe UI" w:cs="Segoe UI"/>
            <w:bCs/>
            <w:color w:val="FF0000"/>
            <w:sz w:val="32"/>
            <w:szCs w:val="24"/>
            <w:lang w:val="ru-RU" w:eastAsia="en-GB"/>
          </w:rPr>
          <w:t xml:space="preserve">нужно </w:t>
        </w:r>
      </w:ins>
      <w:ins w:id="355" w:author="user" w:date="2026-04-11T14:11:00Z">
        <w:r>
          <w:rPr>
            <w:rFonts w:ascii="Segoe UI" w:eastAsia="Times New Roman" w:hAnsi="Segoe UI" w:cs="Segoe UI"/>
            <w:bCs/>
            <w:color w:val="FF0000"/>
            <w:sz w:val="32"/>
            <w:szCs w:val="24"/>
            <w:lang w:val="ru-RU" w:eastAsia="en-GB"/>
          </w:rPr>
          <w:t xml:space="preserve">определить </w:t>
        </w:r>
      </w:ins>
      <w:ins w:id="356" w:author="user" w:date="2026-04-11T14:18:00Z">
        <w:r w:rsidR="00705EF7">
          <w:rPr>
            <w:rFonts w:ascii="Segoe UI" w:eastAsia="Times New Roman" w:hAnsi="Segoe UI" w:cs="Segoe UI"/>
            <w:bCs/>
            <w:color w:val="FF0000"/>
            <w:sz w:val="32"/>
            <w:szCs w:val="24"/>
            <w:lang w:val="ru-RU" w:eastAsia="en-GB"/>
          </w:rPr>
          <w:t>еще од</w:t>
        </w:r>
      </w:ins>
      <w:ins w:id="357" w:author="user" w:date="2026-04-11T14:19:00Z">
        <w:r w:rsidR="00705EF7">
          <w:rPr>
            <w:rFonts w:ascii="Segoe UI" w:eastAsia="Times New Roman" w:hAnsi="Segoe UI" w:cs="Segoe UI"/>
            <w:bCs/>
            <w:color w:val="FF0000"/>
            <w:sz w:val="32"/>
            <w:szCs w:val="24"/>
            <w:lang w:val="ru-RU" w:eastAsia="en-GB"/>
          </w:rPr>
          <w:t>ин «</w:t>
        </w:r>
      </w:ins>
      <w:ins w:id="358" w:author="user" w:date="2026-04-11T14:10:00Z">
        <w:r>
          <w:rPr>
            <w:rFonts w:ascii="Segoe UI" w:eastAsia="Times New Roman" w:hAnsi="Segoe UI" w:cs="Segoe UI"/>
            <w:bCs/>
            <w:color w:val="FF0000"/>
            <w:sz w:val="32"/>
            <w:szCs w:val="24"/>
            <w:lang w:val="ru-RU" w:eastAsia="en-GB"/>
          </w:rPr>
          <w:t xml:space="preserve">первичный </w:t>
        </w:r>
      </w:ins>
      <w:ins w:id="359" w:author="user" w:date="2026-04-11T14:29:00Z">
        <w:r w:rsidR="006D6303">
          <w:rPr>
            <w:rFonts w:ascii="Segoe UI" w:eastAsia="Times New Roman" w:hAnsi="Segoe UI" w:cs="Segoe UI"/>
            <w:bCs/>
            <w:color w:val="FF0000"/>
            <w:sz w:val="32"/>
            <w:szCs w:val="24"/>
            <w:lang w:val="ru-RU" w:eastAsia="en-GB"/>
          </w:rPr>
          <w:t>ключ» …</w:t>
        </w:r>
      </w:ins>
      <w:ins w:id="360" w:author="user" w:date="2026-04-11T14:10:00Z">
        <w:r>
          <w:rPr>
            <w:rFonts w:ascii="Segoe UI" w:eastAsia="Times New Roman" w:hAnsi="Segoe UI" w:cs="Segoe UI"/>
            <w:bCs/>
            <w:color w:val="FF0000"/>
            <w:sz w:val="32"/>
            <w:szCs w:val="24"/>
            <w:lang w:val="ru-RU" w:eastAsia="en-GB"/>
          </w:rPr>
          <w:t xml:space="preserve"> </w:t>
        </w:r>
      </w:ins>
      <w:ins w:id="361" w:author="user" w:date="2026-04-11T14:19:00Z">
        <w:r w:rsidR="00705EF7">
          <w:rPr>
            <w:rFonts w:ascii="Segoe UI" w:eastAsia="Times New Roman" w:hAnsi="Segoe UI" w:cs="Segoe UI"/>
            <w:bCs/>
            <w:color w:val="FF0000"/>
            <w:sz w:val="32"/>
            <w:szCs w:val="24"/>
            <w:lang w:val="ru-RU" w:eastAsia="en-GB"/>
          </w:rPr>
          <w:t xml:space="preserve">уже для </w:t>
        </w:r>
        <w:proofErr w:type="spellStart"/>
        <w:r w:rsidR="00705EF7">
          <w:rPr>
            <w:rFonts w:ascii="Segoe UI" w:eastAsia="Times New Roman" w:hAnsi="Segoe UI" w:cs="Segoe UI"/>
            <w:bCs/>
            <w:color w:val="FF0000"/>
            <w:sz w:val="32"/>
            <w:szCs w:val="24"/>
            <w:lang w:val="ru-RU" w:eastAsia="en-GB"/>
          </w:rPr>
          <w:t>педмета</w:t>
        </w:r>
        <w:proofErr w:type="spellEnd"/>
        <w:r w:rsidR="00705EF7">
          <w:rPr>
            <w:rFonts w:ascii="Segoe UI" w:eastAsia="Times New Roman" w:hAnsi="Segoe UI" w:cs="Segoe UI"/>
            <w:bCs/>
            <w:color w:val="FF0000"/>
            <w:sz w:val="32"/>
            <w:szCs w:val="24"/>
            <w:lang w:val="ru-RU" w:eastAsia="en-GB"/>
          </w:rPr>
          <w:t>…</w:t>
        </w:r>
      </w:ins>
    </w:p>
    <w:p w14:paraId="284D3820" w14:textId="338E4DC4" w:rsidR="006D6303" w:rsidRDefault="006D6303" w:rsidP="00CF2FA4">
      <w:pPr>
        <w:shd w:val="clear" w:color="auto" w:fill="FFFFFF"/>
        <w:spacing w:line="360" w:lineRule="auto"/>
        <w:ind w:firstLine="709"/>
        <w:jc w:val="both"/>
        <w:rPr>
          <w:ins w:id="362" w:author="user" w:date="2026-04-11T14:28:00Z"/>
          <w:rFonts w:ascii="Segoe UI" w:eastAsia="Times New Roman" w:hAnsi="Segoe UI" w:cs="Segoe UI"/>
          <w:bCs/>
          <w:color w:val="FF0000"/>
          <w:sz w:val="32"/>
          <w:szCs w:val="24"/>
          <w:lang w:val="ru-RU" w:eastAsia="en-GB"/>
        </w:rPr>
      </w:pPr>
      <w:ins w:id="363" w:author="user" w:date="2026-04-11T14:29:00Z">
        <w:r w:rsidRPr="006D6303">
          <w:rPr>
            <w:rFonts w:ascii="Segoe UI" w:eastAsia="Times New Roman" w:hAnsi="Segoe UI" w:cs="Segoe UI"/>
            <w:bCs/>
            <w:sz w:val="32"/>
            <w:szCs w:val="24"/>
            <w:highlight w:val="magenta"/>
            <w:lang w:val="ru-RU" w:eastAsia="en-GB"/>
            <w:rPrChange w:id="364" w:author="user" w:date="2026-04-11T14:29:00Z">
              <w:rPr>
                <w:rFonts w:ascii="Segoe UI" w:eastAsia="Times New Roman" w:hAnsi="Segoe UI" w:cs="Segoe UI"/>
                <w:bCs/>
                <w:color w:val="FF0000"/>
                <w:sz w:val="32"/>
                <w:szCs w:val="24"/>
                <w:lang w:val="ru-RU" w:eastAsia="en-GB"/>
              </w:rPr>
            </w:rPrChange>
          </w:rPr>
          <w:t>через определение</w:t>
        </w:r>
      </w:ins>
      <w:ins w:id="365" w:author="user" w:date="2026-04-11T14:28:00Z">
        <w:r w:rsidRPr="006D6303">
          <w:rPr>
            <w:rFonts w:ascii="Segoe UI" w:eastAsia="Times New Roman" w:hAnsi="Segoe UI" w:cs="Segoe UI"/>
            <w:bCs/>
            <w:sz w:val="32"/>
            <w:szCs w:val="24"/>
            <w:highlight w:val="magenta"/>
            <w:lang w:val="ru-RU" w:eastAsia="en-GB"/>
            <w:rPrChange w:id="366" w:author="user" w:date="2026-04-11T14:29:00Z">
              <w:rPr>
                <w:rFonts w:ascii="Segoe UI" w:eastAsia="Times New Roman" w:hAnsi="Segoe UI" w:cs="Segoe UI"/>
                <w:bCs/>
                <w:color w:val="FF0000"/>
                <w:sz w:val="32"/>
                <w:szCs w:val="24"/>
                <w:lang w:val="ru-RU" w:eastAsia="en-GB"/>
              </w:rPr>
            </w:rPrChange>
          </w:rPr>
          <w:t xml:space="preserve"> нижестоящей структуры объекта</w:t>
        </w:r>
        <w:r w:rsidRPr="006D6303">
          <w:rPr>
            <w:rFonts w:ascii="Segoe UI" w:eastAsia="Times New Roman" w:hAnsi="Segoe UI" w:cs="Segoe UI"/>
            <w:bCs/>
            <w:sz w:val="32"/>
            <w:szCs w:val="24"/>
            <w:lang w:val="ru-RU" w:eastAsia="en-GB"/>
            <w:rPrChange w:id="367" w:author="user" w:date="2026-04-11T14:29:00Z">
              <w:rPr>
                <w:rFonts w:ascii="Segoe UI" w:eastAsia="Times New Roman" w:hAnsi="Segoe UI" w:cs="Segoe UI"/>
                <w:bCs/>
                <w:color w:val="FF0000"/>
                <w:sz w:val="32"/>
                <w:szCs w:val="24"/>
                <w:lang w:val="ru-RU" w:eastAsia="en-GB"/>
              </w:rPr>
            </w:rPrChange>
          </w:rPr>
          <w:t xml:space="preserve"> … </w:t>
        </w:r>
      </w:ins>
      <w:ins w:id="368" w:author="user" w:date="2026-04-11T14:29:00Z">
        <w:r>
          <w:rPr>
            <w:rFonts w:ascii="Segoe UI" w:eastAsia="Times New Roman" w:hAnsi="Segoe UI" w:cs="Segoe UI"/>
            <w:bCs/>
            <w:color w:val="FF0000"/>
            <w:sz w:val="32"/>
            <w:szCs w:val="24"/>
            <w:lang w:val="ru-RU" w:eastAsia="en-GB"/>
          </w:rPr>
          <w:t>возможно</w:t>
        </w:r>
      </w:ins>
      <w:ins w:id="369" w:author="user" w:date="2026-04-11T14:28:00Z">
        <w:r>
          <w:rPr>
            <w:rFonts w:ascii="Segoe UI" w:eastAsia="Times New Roman" w:hAnsi="Segoe UI" w:cs="Segoe UI"/>
            <w:bCs/>
            <w:color w:val="FF0000"/>
            <w:sz w:val="32"/>
            <w:szCs w:val="24"/>
            <w:lang w:val="ru-RU" w:eastAsia="en-GB"/>
          </w:rPr>
          <w:t xml:space="preserve">… </w:t>
        </w:r>
      </w:ins>
    </w:p>
    <w:p w14:paraId="7E5F9ED4" w14:textId="2897DD07" w:rsidR="006D6303" w:rsidRDefault="006D6303" w:rsidP="00CF2FA4">
      <w:pPr>
        <w:shd w:val="clear" w:color="auto" w:fill="FFFFFF"/>
        <w:spacing w:line="360" w:lineRule="auto"/>
        <w:ind w:firstLine="709"/>
        <w:jc w:val="both"/>
        <w:rPr>
          <w:ins w:id="370" w:author="user" w:date="2026-04-11T14:11:00Z"/>
          <w:rFonts w:ascii="Segoe UI" w:eastAsia="Times New Roman" w:hAnsi="Segoe UI" w:cs="Segoe UI"/>
          <w:bCs/>
          <w:color w:val="FF0000"/>
          <w:sz w:val="32"/>
          <w:szCs w:val="24"/>
          <w:lang w:val="ru-RU" w:eastAsia="en-GB"/>
        </w:rPr>
      </w:pPr>
      <w:ins w:id="371" w:author="user" w:date="2026-04-11T14:28:00Z">
        <w:r>
          <w:rPr>
            <w:rFonts w:ascii="Segoe UI" w:eastAsia="Times New Roman" w:hAnsi="Segoe UI" w:cs="Segoe UI"/>
            <w:bCs/>
            <w:color w:val="FF0000"/>
            <w:sz w:val="32"/>
            <w:szCs w:val="24"/>
            <w:lang w:val="ru-RU" w:eastAsia="en-GB"/>
          </w:rPr>
          <w:t>но объектов много</w:t>
        </w:r>
      </w:ins>
      <w:ins w:id="372" w:author="user" w:date="2026-04-11T14:29:00Z">
        <w:r>
          <w:rPr>
            <w:rFonts w:ascii="Segoe UI" w:eastAsia="Times New Roman" w:hAnsi="Segoe UI" w:cs="Segoe UI"/>
            <w:bCs/>
            <w:color w:val="FF0000"/>
            <w:sz w:val="32"/>
            <w:szCs w:val="24"/>
            <w:lang w:val="ru-RU" w:eastAsia="en-GB"/>
          </w:rPr>
          <w:t>… трудно их связать… связи слабые…</w:t>
        </w:r>
      </w:ins>
    </w:p>
    <w:p w14:paraId="33698D1F" w14:textId="621815C3" w:rsidR="00CF2FA4" w:rsidRDefault="00CF2FA4" w:rsidP="00CF2FA4">
      <w:pPr>
        <w:shd w:val="clear" w:color="auto" w:fill="FFFFFF"/>
        <w:spacing w:line="360" w:lineRule="auto"/>
        <w:ind w:firstLine="709"/>
        <w:jc w:val="both"/>
        <w:rPr>
          <w:ins w:id="373" w:author="user" w:date="2026-04-11T13:57:00Z"/>
          <w:rFonts w:ascii="Segoe UI" w:eastAsia="Times New Roman" w:hAnsi="Segoe UI" w:cs="Segoe UI"/>
          <w:bCs/>
          <w:color w:val="FF0000"/>
          <w:sz w:val="32"/>
          <w:szCs w:val="24"/>
          <w:lang w:val="ru-RU" w:eastAsia="en-GB"/>
        </w:rPr>
      </w:pPr>
      <w:ins w:id="374" w:author="user" w:date="2026-04-11T14:02:00Z">
        <w:r>
          <w:rPr>
            <w:rFonts w:ascii="Segoe UI" w:eastAsia="Times New Roman" w:hAnsi="Segoe UI" w:cs="Segoe UI"/>
            <w:bCs/>
            <w:color w:val="FF0000"/>
            <w:sz w:val="32"/>
            <w:szCs w:val="24"/>
            <w:lang w:val="ru-RU" w:eastAsia="en-GB"/>
          </w:rPr>
          <w:lastRenderedPageBreak/>
          <w:t>пе</w:t>
        </w:r>
      </w:ins>
      <w:ins w:id="375" w:author="user" w:date="2026-04-11T14:03:00Z">
        <w:r>
          <w:rPr>
            <w:rFonts w:ascii="Segoe UI" w:eastAsia="Times New Roman" w:hAnsi="Segoe UI" w:cs="Segoe UI"/>
            <w:bCs/>
            <w:color w:val="FF0000"/>
            <w:sz w:val="32"/>
            <w:szCs w:val="24"/>
            <w:lang w:val="ru-RU" w:eastAsia="en-GB"/>
          </w:rPr>
          <w:t xml:space="preserve">рвичный ключ </w:t>
        </w:r>
      </w:ins>
      <w:ins w:id="376" w:author="user" w:date="2026-04-11T14:11:00Z">
        <w:r w:rsidR="007A5635">
          <w:rPr>
            <w:rFonts w:ascii="Segoe UI" w:eastAsia="Times New Roman" w:hAnsi="Segoe UI" w:cs="Segoe UI"/>
            <w:bCs/>
            <w:color w:val="FF0000"/>
            <w:sz w:val="32"/>
            <w:szCs w:val="24"/>
            <w:lang w:val="ru-RU" w:eastAsia="en-GB"/>
          </w:rPr>
          <w:t xml:space="preserve">в информационном праве </w:t>
        </w:r>
      </w:ins>
      <w:ins w:id="377" w:author="user" w:date="2026-04-11T14:03:00Z">
        <w:r>
          <w:rPr>
            <w:rFonts w:ascii="Segoe UI" w:eastAsia="Times New Roman" w:hAnsi="Segoe UI" w:cs="Segoe UI"/>
            <w:bCs/>
            <w:color w:val="FF0000"/>
            <w:sz w:val="32"/>
            <w:szCs w:val="24"/>
            <w:lang w:val="ru-RU" w:eastAsia="en-GB"/>
          </w:rPr>
          <w:t>как бы это парадоксально не было -</w:t>
        </w:r>
        <w:r w:rsidRPr="005B7D5A">
          <w:rPr>
            <w:rFonts w:ascii="Segoe UI" w:eastAsia="Times New Roman" w:hAnsi="Segoe UI" w:cs="Segoe UI"/>
            <w:bCs/>
            <w:sz w:val="32"/>
            <w:szCs w:val="24"/>
            <w:highlight w:val="magenta"/>
            <w:lang w:val="ru-RU" w:eastAsia="en-GB"/>
            <w:rPrChange w:id="378" w:author="user" w:date="2026-04-11T14:24:00Z">
              <w:rPr>
                <w:rFonts w:ascii="Segoe UI" w:eastAsia="Times New Roman" w:hAnsi="Segoe UI" w:cs="Segoe UI"/>
                <w:bCs/>
                <w:color w:val="FF0000"/>
                <w:sz w:val="32"/>
                <w:szCs w:val="24"/>
                <w:lang w:val="ru-RU" w:eastAsia="en-GB"/>
              </w:rPr>
            </w:rPrChange>
          </w:rPr>
          <w:t>субъект…</w:t>
        </w:r>
      </w:ins>
    </w:p>
    <w:p w14:paraId="31A62DE3" w14:textId="55D52FAD" w:rsidR="00CF2FA4" w:rsidRDefault="00CF2FA4" w:rsidP="00CF2FA4">
      <w:pPr>
        <w:shd w:val="clear" w:color="auto" w:fill="FFFFFF"/>
        <w:spacing w:line="360" w:lineRule="auto"/>
        <w:ind w:firstLine="709"/>
        <w:jc w:val="both"/>
        <w:rPr>
          <w:ins w:id="379" w:author="user" w:date="2026-04-11T13:59:00Z"/>
          <w:rFonts w:ascii="Segoe UI" w:eastAsia="Times New Roman" w:hAnsi="Segoe UI" w:cs="Segoe UI"/>
          <w:bCs/>
          <w:color w:val="FF0000"/>
          <w:sz w:val="32"/>
          <w:szCs w:val="24"/>
          <w:lang w:val="ru-RU" w:eastAsia="en-GB"/>
        </w:rPr>
      </w:pPr>
      <w:ins w:id="380" w:author="user" w:date="2026-04-11T13:57:00Z">
        <w:r>
          <w:rPr>
            <w:rFonts w:ascii="Segoe UI" w:eastAsia="Times New Roman" w:hAnsi="Segoe UI" w:cs="Segoe UI"/>
            <w:bCs/>
            <w:color w:val="FF0000"/>
            <w:sz w:val="32"/>
            <w:szCs w:val="24"/>
            <w:lang w:val="ru-RU" w:eastAsia="en-GB"/>
          </w:rPr>
          <w:t xml:space="preserve">однако не отменяет задачу </w:t>
        </w:r>
      </w:ins>
      <w:ins w:id="381" w:author="user" w:date="2026-04-12T00:18:00Z">
        <w:r w:rsidR="00612236">
          <w:rPr>
            <w:rFonts w:ascii="Segoe UI" w:eastAsia="Times New Roman" w:hAnsi="Segoe UI" w:cs="Segoe UI"/>
            <w:bCs/>
            <w:color w:val="FF0000"/>
            <w:sz w:val="32"/>
            <w:szCs w:val="24"/>
            <w:lang w:val="ru-RU" w:eastAsia="en-GB"/>
          </w:rPr>
          <w:t>структурирования</w:t>
        </w:r>
      </w:ins>
      <w:ins w:id="382" w:author="user" w:date="2026-04-11T13:57:00Z">
        <w:r>
          <w:rPr>
            <w:rFonts w:ascii="Segoe UI" w:eastAsia="Times New Roman" w:hAnsi="Segoe UI" w:cs="Segoe UI"/>
            <w:bCs/>
            <w:color w:val="FF0000"/>
            <w:sz w:val="32"/>
            <w:szCs w:val="24"/>
            <w:lang w:val="ru-RU" w:eastAsia="en-GB"/>
          </w:rPr>
          <w:t xml:space="preserve"> о</w:t>
        </w:r>
      </w:ins>
      <w:ins w:id="383" w:author="user" w:date="2026-04-11T13:58:00Z">
        <w:r>
          <w:rPr>
            <w:rFonts w:ascii="Segoe UI" w:eastAsia="Times New Roman" w:hAnsi="Segoe UI" w:cs="Segoe UI"/>
            <w:bCs/>
            <w:color w:val="FF0000"/>
            <w:sz w:val="32"/>
            <w:szCs w:val="24"/>
            <w:lang w:val="ru-RU" w:eastAsia="en-GB"/>
          </w:rPr>
          <w:t>бщей части…</w:t>
        </w:r>
      </w:ins>
      <w:ins w:id="384" w:author="user" w:date="2026-04-11T13:59:00Z">
        <w:r>
          <w:rPr>
            <w:rFonts w:ascii="Segoe UI" w:eastAsia="Times New Roman" w:hAnsi="Segoe UI" w:cs="Segoe UI"/>
            <w:bCs/>
            <w:color w:val="FF0000"/>
            <w:sz w:val="32"/>
            <w:szCs w:val="24"/>
            <w:lang w:val="ru-RU" w:eastAsia="en-GB"/>
          </w:rPr>
          <w:t xml:space="preserve"> которая полностью не </w:t>
        </w:r>
      </w:ins>
      <w:ins w:id="385" w:author="user" w:date="2026-04-11T22:18:00Z">
        <w:r w:rsidR="00107B73">
          <w:rPr>
            <w:rFonts w:ascii="Segoe UI" w:eastAsia="Times New Roman" w:hAnsi="Segoe UI" w:cs="Segoe UI"/>
            <w:bCs/>
            <w:color w:val="FF0000"/>
            <w:sz w:val="32"/>
            <w:szCs w:val="24"/>
            <w:lang w:val="ru-RU" w:eastAsia="en-GB"/>
          </w:rPr>
          <w:t>решена...</w:t>
        </w:r>
      </w:ins>
      <w:ins w:id="386" w:author="user" w:date="2026-04-11T13:59:00Z">
        <w:r>
          <w:rPr>
            <w:rFonts w:ascii="Segoe UI" w:eastAsia="Times New Roman" w:hAnsi="Segoe UI" w:cs="Segoe UI"/>
            <w:bCs/>
            <w:color w:val="FF0000"/>
            <w:sz w:val="32"/>
            <w:szCs w:val="24"/>
            <w:lang w:val="ru-RU" w:eastAsia="en-GB"/>
          </w:rPr>
          <w:t xml:space="preserve"> но возможно решение и не </w:t>
        </w:r>
      </w:ins>
      <w:ins w:id="387" w:author="user" w:date="2026-04-11T22:18:00Z">
        <w:r w:rsidR="00107B73">
          <w:rPr>
            <w:rFonts w:ascii="Segoe UI" w:eastAsia="Times New Roman" w:hAnsi="Segoe UI" w:cs="Segoe UI"/>
            <w:bCs/>
            <w:color w:val="FF0000"/>
            <w:sz w:val="32"/>
            <w:szCs w:val="24"/>
            <w:lang w:val="ru-RU" w:eastAsia="en-GB"/>
          </w:rPr>
          <w:t>требуется</w:t>
        </w:r>
      </w:ins>
      <w:ins w:id="388" w:author="user" w:date="2026-04-11T13:59:00Z">
        <w:r>
          <w:rPr>
            <w:rFonts w:ascii="Segoe UI" w:eastAsia="Times New Roman" w:hAnsi="Segoe UI" w:cs="Segoe UI"/>
            <w:bCs/>
            <w:color w:val="FF0000"/>
            <w:sz w:val="32"/>
            <w:szCs w:val="24"/>
            <w:lang w:val="ru-RU" w:eastAsia="en-GB"/>
          </w:rPr>
          <w:t>?</w:t>
        </w:r>
      </w:ins>
    </w:p>
    <w:p w14:paraId="49E668BA" w14:textId="06B3ADA2" w:rsidR="00CF2FA4" w:rsidRDefault="00107B73" w:rsidP="00CF2FA4">
      <w:pPr>
        <w:shd w:val="clear" w:color="auto" w:fill="FFFFFF"/>
        <w:spacing w:line="360" w:lineRule="auto"/>
        <w:ind w:firstLine="709"/>
        <w:jc w:val="both"/>
        <w:rPr>
          <w:ins w:id="389" w:author="user" w:date="2026-04-11T14:01:00Z"/>
          <w:rFonts w:ascii="Segoe UI" w:eastAsia="Times New Roman" w:hAnsi="Segoe UI" w:cs="Segoe UI"/>
          <w:bCs/>
          <w:color w:val="FF0000"/>
          <w:sz w:val="32"/>
          <w:szCs w:val="24"/>
          <w:lang w:val="ru-RU" w:eastAsia="en-GB"/>
        </w:rPr>
      </w:pPr>
      <w:ins w:id="390" w:author="user" w:date="2026-04-11T22:18:00Z">
        <w:r>
          <w:rPr>
            <w:rFonts w:ascii="Segoe UI" w:eastAsia="Times New Roman" w:hAnsi="Segoe UI" w:cs="Segoe UI"/>
            <w:bCs/>
            <w:color w:val="FF0000"/>
            <w:sz w:val="32"/>
            <w:szCs w:val="24"/>
            <w:lang w:val="ru-RU" w:eastAsia="en-GB"/>
          </w:rPr>
          <w:t>очевидно,</w:t>
        </w:r>
      </w:ins>
      <w:ins w:id="391" w:author="user" w:date="2026-04-11T14:01:00Z">
        <w:r w:rsidR="00CF2FA4">
          <w:rPr>
            <w:rFonts w:ascii="Segoe UI" w:eastAsia="Times New Roman" w:hAnsi="Segoe UI" w:cs="Segoe UI"/>
            <w:bCs/>
            <w:color w:val="FF0000"/>
            <w:sz w:val="32"/>
            <w:szCs w:val="24"/>
            <w:lang w:val="ru-RU" w:eastAsia="en-GB"/>
          </w:rPr>
          <w:t xml:space="preserve"> что дол</w:t>
        </w:r>
      </w:ins>
      <w:ins w:id="392" w:author="user" w:date="2026-04-11T22:18:00Z">
        <w:r>
          <w:rPr>
            <w:rFonts w:ascii="Segoe UI" w:eastAsia="Times New Roman" w:hAnsi="Segoe UI" w:cs="Segoe UI"/>
            <w:bCs/>
            <w:color w:val="FF0000"/>
            <w:sz w:val="32"/>
            <w:szCs w:val="24"/>
            <w:lang w:val="ru-RU" w:eastAsia="en-GB"/>
          </w:rPr>
          <w:t>ж</w:t>
        </w:r>
      </w:ins>
      <w:ins w:id="393" w:author="user" w:date="2026-04-11T14:01:00Z">
        <w:r w:rsidR="00CF2FA4">
          <w:rPr>
            <w:rFonts w:ascii="Segoe UI" w:eastAsia="Times New Roman" w:hAnsi="Segoe UI" w:cs="Segoe UI"/>
            <w:bCs/>
            <w:color w:val="FF0000"/>
            <w:sz w:val="32"/>
            <w:szCs w:val="24"/>
            <w:lang w:val="ru-RU" w:eastAsia="en-GB"/>
          </w:rPr>
          <w:t xml:space="preserve">ны быть </w:t>
        </w:r>
      </w:ins>
      <w:ins w:id="394" w:author="user" w:date="2026-04-11T22:18:00Z">
        <w:r>
          <w:rPr>
            <w:rFonts w:ascii="Segoe UI" w:eastAsia="Times New Roman" w:hAnsi="Segoe UI" w:cs="Segoe UI"/>
            <w:bCs/>
            <w:color w:val="FF0000"/>
            <w:sz w:val="32"/>
            <w:szCs w:val="24"/>
            <w:lang w:val="ru-RU" w:eastAsia="en-GB"/>
          </w:rPr>
          <w:t>положения,</w:t>
        </w:r>
      </w:ins>
      <w:ins w:id="395" w:author="user" w:date="2026-04-11T14:01:00Z">
        <w:r w:rsidR="00CF2FA4">
          <w:rPr>
            <w:rFonts w:ascii="Segoe UI" w:eastAsia="Times New Roman" w:hAnsi="Segoe UI" w:cs="Segoe UI"/>
            <w:bCs/>
            <w:color w:val="FF0000"/>
            <w:sz w:val="32"/>
            <w:szCs w:val="24"/>
            <w:lang w:val="ru-RU" w:eastAsia="en-GB"/>
          </w:rPr>
          <w:t xml:space="preserve"> которые во всех общих частях есть…</w:t>
        </w:r>
      </w:ins>
    </w:p>
    <w:p w14:paraId="09EA8478" w14:textId="0E5C22A9" w:rsidR="00CF2FA4" w:rsidRDefault="00CF2FA4" w:rsidP="00CF2FA4">
      <w:pPr>
        <w:shd w:val="clear" w:color="auto" w:fill="FFFFFF"/>
        <w:spacing w:line="360" w:lineRule="auto"/>
        <w:ind w:firstLine="709"/>
        <w:jc w:val="both"/>
        <w:rPr>
          <w:ins w:id="396" w:author="user" w:date="2026-04-11T13:53:00Z"/>
          <w:rFonts w:ascii="Segoe UI" w:eastAsia="Times New Roman" w:hAnsi="Segoe UI" w:cs="Segoe UI"/>
          <w:bCs/>
          <w:color w:val="FF0000"/>
          <w:sz w:val="32"/>
          <w:szCs w:val="24"/>
          <w:lang w:val="ru-RU" w:eastAsia="en-GB"/>
        </w:rPr>
      </w:pPr>
      <w:ins w:id="397" w:author="user" w:date="2026-04-11T14:01:00Z">
        <w:r>
          <w:rPr>
            <w:rFonts w:ascii="Segoe UI" w:eastAsia="Times New Roman" w:hAnsi="Segoe UI" w:cs="Segoe UI"/>
            <w:bCs/>
            <w:color w:val="FF0000"/>
            <w:sz w:val="32"/>
            <w:szCs w:val="24"/>
            <w:lang w:val="ru-RU" w:eastAsia="en-GB"/>
          </w:rPr>
          <w:t xml:space="preserve">уникальная </w:t>
        </w:r>
      </w:ins>
      <w:ins w:id="398" w:author="user" w:date="2026-04-11T22:18:00Z">
        <w:r w:rsidR="00107B73">
          <w:rPr>
            <w:rFonts w:ascii="Segoe UI" w:eastAsia="Times New Roman" w:hAnsi="Segoe UI" w:cs="Segoe UI"/>
            <w:bCs/>
            <w:color w:val="FF0000"/>
            <w:sz w:val="32"/>
            <w:szCs w:val="24"/>
            <w:lang w:val="ru-RU" w:eastAsia="en-GB"/>
          </w:rPr>
          <w:t>особенность</w:t>
        </w:r>
      </w:ins>
      <w:ins w:id="399" w:author="user" w:date="2026-04-11T14:01:00Z">
        <w:r>
          <w:rPr>
            <w:rFonts w:ascii="Segoe UI" w:eastAsia="Times New Roman" w:hAnsi="Segoe UI" w:cs="Segoe UI"/>
            <w:bCs/>
            <w:color w:val="FF0000"/>
            <w:sz w:val="32"/>
            <w:szCs w:val="24"/>
            <w:lang w:val="ru-RU" w:eastAsia="en-GB"/>
          </w:rPr>
          <w:t xml:space="preserve"> – объекты их </w:t>
        </w:r>
      </w:ins>
      <w:ins w:id="400" w:author="user" w:date="2026-04-11T22:18:00Z">
        <w:r w:rsidR="00107B73">
          <w:rPr>
            <w:rFonts w:ascii="Segoe UI" w:eastAsia="Times New Roman" w:hAnsi="Segoe UI" w:cs="Segoe UI"/>
            <w:bCs/>
            <w:color w:val="FF0000"/>
            <w:sz w:val="32"/>
            <w:szCs w:val="24"/>
            <w:lang w:val="ru-RU" w:eastAsia="en-GB"/>
          </w:rPr>
          <w:t>понятия, классификация</w:t>
        </w:r>
      </w:ins>
      <w:ins w:id="401" w:author="user" w:date="2026-04-11T14:02:00Z">
        <w:r>
          <w:rPr>
            <w:rFonts w:ascii="Segoe UI" w:eastAsia="Times New Roman" w:hAnsi="Segoe UI" w:cs="Segoe UI"/>
            <w:bCs/>
            <w:color w:val="FF0000"/>
            <w:sz w:val="32"/>
            <w:szCs w:val="24"/>
            <w:lang w:val="ru-RU" w:eastAsia="en-GB"/>
          </w:rPr>
          <w:t xml:space="preserve">, связи… применительно к </w:t>
        </w:r>
      </w:ins>
      <w:ins w:id="402" w:author="user" w:date="2026-04-11T22:18:00Z">
        <w:r w:rsidR="00107B73">
          <w:rPr>
            <w:rFonts w:ascii="Segoe UI" w:eastAsia="Times New Roman" w:hAnsi="Segoe UI" w:cs="Segoe UI"/>
            <w:bCs/>
            <w:color w:val="FF0000"/>
            <w:sz w:val="32"/>
            <w:szCs w:val="24"/>
            <w:lang w:val="ru-RU" w:eastAsia="en-GB"/>
          </w:rPr>
          <w:t>информационному</w:t>
        </w:r>
      </w:ins>
      <w:ins w:id="403" w:author="user" w:date="2026-04-11T14:02:00Z">
        <w:r>
          <w:rPr>
            <w:rFonts w:ascii="Segoe UI" w:eastAsia="Times New Roman" w:hAnsi="Segoe UI" w:cs="Segoe UI"/>
            <w:bCs/>
            <w:color w:val="FF0000"/>
            <w:sz w:val="32"/>
            <w:szCs w:val="24"/>
            <w:lang w:val="ru-RU" w:eastAsia="en-GB"/>
          </w:rPr>
          <w:t xml:space="preserve"> …</w:t>
        </w:r>
      </w:ins>
    </w:p>
    <w:p w14:paraId="1DC6479B" w14:textId="60344512" w:rsidR="00C53FE1" w:rsidRDefault="00E3172F" w:rsidP="00D8342B">
      <w:pPr>
        <w:shd w:val="clear" w:color="auto" w:fill="FFFFFF"/>
        <w:spacing w:line="360" w:lineRule="auto"/>
        <w:ind w:firstLine="709"/>
        <w:jc w:val="both"/>
        <w:rPr>
          <w:ins w:id="404" w:author="user" w:date="2026-04-11T13:45:00Z"/>
          <w:rFonts w:ascii="Segoe UI" w:eastAsia="Times New Roman" w:hAnsi="Segoe UI" w:cs="Segoe UI"/>
          <w:bCs/>
          <w:sz w:val="32"/>
          <w:szCs w:val="24"/>
          <w:lang w:val="ru-RU" w:eastAsia="en-GB"/>
        </w:rPr>
      </w:pPr>
      <w:ins w:id="405" w:author="user" w:date="2026-04-11T13:16:00Z">
        <w:r w:rsidRPr="00887284">
          <w:rPr>
            <w:rFonts w:ascii="Segoe UI" w:eastAsia="Times New Roman" w:hAnsi="Segoe UI" w:cs="Segoe UI"/>
            <w:bCs/>
            <w:color w:val="FF0000"/>
            <w:sz w:val="32"/>
            <w:szCs w:val="24"/>
            <w:lang w:val="ru-RU" w:eastAsia="en-GB"/>
          </w:rPr>
          <w:t>+</w:t>
        </w:r>
        <w:r>
          <w:rPr>
            <w:rFonts w:ascii="Segoe UI" w:eastAsia="Times New Roman" w:hAnsi="Segoe UI" w:cs="Segoe UI"/>
            <w:bCs/>
            <w:color w:val="FF0000"/>
            <w:sz w:val="32"/>
            <w:szCs w:val="24"/>
            <w:lang w:val="ru-RU" w:eastAsia="en-GB"/>
          </w:rPr>
          <w:t xml:space="preserve"> </w:t>
        </w:r>
        <w:r w:rsidRPr="00C53FE1">
          <w:rPr>
            <w:rFonts w:ascii="Segoe UI" w:eastAsia="Times New Roman" w:hAnsi="Segoe UI" w:cs="Segoe UI"/>
            <w:bCs/>
            <w:sz w:val="32"/>
            <w:szCs w:val="24"/>
            <w:highlight w:val="magenta"/>
            <w:lang w:val="ru-RU" w:eastAsia="en-GB"/>
            <w:rPrChange w:id="406" w:author="user" w:date="2026-04-11T13:41:00Z">
              <w:rPr>
                <w:rFonts w:ascii="Segoe UI" w:eastAsia="Times New Roman" w:hAnsi="Segoe UI" w:cs="Segoe UI"/>
                <w:bCs/>
                <w:color w:val="FF0000"/>
                <w:sz w:val="32"/>
                <w:szCs w:val="24"/>
                <w:lang w:val="ru-RU" w:eastAsia="en-GB"/>
              </w:rPr>
            </w:rPrChange>
          </w:rPr>
          <w:t>широкая область</w:t>
        </w:r>
      </w:ins>
      <w:ins w:id="407" w:author="user" w:date="2026-04-11T13:22:00Z">
        <w:r w:rsidRPr="00C53FE1">
          <w:rPr>
            <w:rFonts w:ascii="Segoe UI" w:eastAsia="Times New Roman" w:hAnsi="Segoe UI" w:cs="Segoe UI"/>
            <w:bCs/>
            <w:sz w:val="32"/>
            <w:szCs w:val="24"/>
            <w:highlight w:val="magenta"/>
            <w:lang w:val="ru-RU" w:eastAsia="en-GB"/>
            <w:rPrChange w:id="408" w:author="user" w:date="2026-04-11T13:41:00Z">
              <w:rPr>
                <w:rFonts w:ascii="Segoe UI" w:eastAsia="Times New Roman" w:hAnsi="Segoe UI" w:cs="Segoe UI"/>
                <w:bCs/>
                <w:color w:val="FF0000"/>
                <w:sz w:val="32"/>
                <w:szCs w:val="24"/>
                <w:lang w:val="ru-RU" w:eastAsia="en-GB"/>
              </w:rPr>
            </w:rPrChange>
          </w:rPr>
          <w:t xml:space="preserve"> понимания</w:t>
        </w:r>
      </w:ins>
      <w:ins w:id="409" w:author="user" w:date="2026-04-11T13:16:00Z">
        <w:r w:rsidRPr="00C53FE1">
          <w:rPr>
            <w:rFonts w:ascii="Segoe UI" w:eastAsia="Times New Roman" w:hAnsi="Segoe UI" w:cs="Segoe UI"/>
            <w:bCs/>
            <w:sz w:val="32"/>
            <w:szCs w:val="24"/>
            <w:highlight w:val="magenta"/>
            <w:lang w:val="ru-RU" w:eastAsia="en-GB"/>
            <w:rPrChange w:id="410" w:author="user" w:date="2026-04-11T13:41:00Z">
              <w:rPr>
                <w:rFonts w:ascii="Segoe UI" w:eastAsia="Times New Roman" w:hAnsi="Segoe UI" w:cs="Segoe UI"/>
                <w:bCs/>
                <w:color w:val="FF0000"/>
                <w:sz w:val="32"/>
                <w:szCs w:val="24"/>
                <w:lang w:val="ru-RU" w:eastAsia="en-GB"/>
              </w:rPr>
            </w:rPrChange>
          </w:rPr>
          <w:t xml:space="preserve"> объектов</w:t>
        </w:r>
      </w:ins>
      <w:proofErr w:type="gramStart"/>
      <w:ins w:id="411" w:author="user" w:date="2026-04-11T13:33:00Z">
        <w:r w:rsidR="001B6A86" w:rsidRPr="00C53FE1">
          <w:rPr>
            <w:rFonts w:ascii="Segoe UI" w:eastAsia="Times New Roman" w:hAnsi="Segoe UI" w:cs="Segoe UI"/>
            <w:bCs/>
            <w:sz w:val="32"/>
            <w:szCs w:val="24"/>
            <w:lang w:val="ru-RU" w:eastAsia="en-GB"/>
            <w:rPrChange w:id="412" w:author="user" w:date="2026-04-11T13:41:00Z">
              <w:rPr>
                <w:rFonts w:ascii="Segoe UI" w:eastAsia="Times New Roman" w:hAnsi="Segoe UI" w:cs="Segoe UI"/>
                <w:bCs/>
                <w:color w:val="FF0000"/>
                <w:sz w:val="32"/>
                <w:szCs w:val="24"/>
                <w:lang w:val="ru-RU" w:eastAsia="en-GB"/>
              </w:rPr>
            </w:rPrChange>
          </w:rPr>
          <w:t xml:space="preserve"> ….</w:t>
        </w:r>
        <w:proofErr w:type="gramEnd"/>
        <w:r w:rsidR="001B6A86" w:rsidRPr="00C53FE1">
          <w:rPr>
            <w:rFonts w:ascii="Segoe UI" w:eastAsia="Times New Roman" w:hAnsi="Segoe UI" w:cs="Segoe UI"/>
            <w:bCs/>
            <w:sz w:val="32"/>
            <w:szCs w:val="24"/>
            <w:lang w:val="ru-RU" w:eastAsia="en-GB"/>
            <w:rPrChange w:id="413" w:author="user" w:date="2026-04-11T13:41:00Z">
              <w:rPr>
                <w:rFonts w:ascii="Segoe UI" w:eastAsia="Times New Roman" w:hAnsi="Segoe UI" w:cs="Segoe UI"/>
                <w:bCs/>
                <w:color w:val="FF0000"/>
                <w:sz w:val="32"/>
                <w:szCs w:val="24"/>
                <w:lang w:val="ru-RU" w:eastAsia="en-GB"/>
              </w:rPr>
            </w:rPrChange>
          </w:rPr>
          <w:t xml:space="preserve"> </w:t>
        </w:r>
        <w:r w:rsidR="001B6A86" w:rsidRPr="001B6A86">
          <w:rPr>
            <w:rFonts w:ascii="Segoe UI" w:eastAsia="Times New Roman" w:hAnsi="Segoe UI" w:cs="Segoe UI"/>
            <w:bCs/>
            <w:sz w:val="32"/>
            <w:szCs w:val="24"/>
            <w:lang w:val="ru-RU" w:eastAsia="en-GB"/>
            <w:rPrChange w:id="414" w:author="user" w:date="2026-04-11T13:33:00Z">
              <w:rPr>
                <w:rFonts w:ascii="Segoe UI" w:eastAsia="Times New Roman" w:hAnsi="Segoe UI" w:cs="Segoe UI"/>
                <w:bCs/>
                <w:color w:val="FF0000"/>
                <w:sz w:val="32"/>
                <w:szCs w:val="24"/>
                <w:lang w:val="ru-RU" w:eastAsia="en-GB"/>
              </w:rPr>
            </w:rPrChange>
          </w:rPr>
          <w:t>в науке мнения о том что</w:t>
        </w:r>
      </w:ins>
      <w:ins w:id="415" w:author="user" w:date="2026-04-11T13:36:00Z">
        <w:r w:rsidR="00C53FE1">
          <w:rPr>
            <w:rFonts w:ascii="Segoe UI" w:eastAsia="Times New Roman" w:hAnsi="Segoe UI" w:cs="Segoe UI"/>
            <w:bCs/>
            <w:sz w:val="32"/>
            <w:szCs w:val="24"/>
            <w:lang w:val="ru-RU" w:eastAsia="en-GB"/>
          </w:rPr>
          <w:t>..</w:t>
        </w:r>
      </w:ins>
      <w:ins w:id="416" w:author="user" w:date="2026-04-11T13:38:00Z">
        <w:r w:rsidR="00C53FE1">
          <w:rPr>
            <w:rFonts w:ascii="Segoe UI" w:eastAsia="Times New Roman" w:hAnsi="Segoe UI" w:cs="Segoe UI"/>
            <w:bCs/>
            <w:sz w:val="32"/>
            <w:szCs w:val="24"/>
            <w:lang w:val="ru-RU" w:eastAsia="en-GB"/>
          </w:rPr>
          <w:t xml:space="preserve"> предмета нет… </w:t>
        </w:r>
      </w:ins>
    </w:p>
    <w:p w14:paraId="0AAF4F7A" w14:textId="77777777" w:rsidR="00C53FE1" w:rsidRDefault="00C53FE1" w:rsidP="00D8342B">
      <w:pPr>
        <w:shd w:val="clear" w:color="auto" w:fill="FFFFFF"/>
        <w:spacing w:line="360" w:lineRule="auto"/>
        <w:ind w:firstLine="709"/>
        <w:jc w:val="both"/>
        <w:rPr>
          <w:ins w:id="417" w:author="user" w:date="2026-04-11T13:45:00Z"/>
          <w:rFonts w:ascii="Segoe UI" w:eastAsia="Times New Roman" w:hAnsi="Segoe UI" w:cs="Segoe UI"/>
          <w:bCs/>
          <w:sz w:val="32"/>
          <w:szCs w:val="24"/>
          <w:lang w:val="ru-RU" w:eastAsia="en-GB"/>
        </w:rPr>
      </w:pPr>
      <w:ins w:id="418" w:author="user" w:date="2026-04-11T13:38:00Z">
        <w:r>
          <w:rPr>
            <w:rFonts w:ascii="Segoe UI" w:eastAsia="Times New Roman" w:hAnsi="Segoe UI" w:cs="Segoe UI"/>
            <w:bCs/>
            <w:sz w:val="32"/>
            <w:szCs w:val="24"/>
            <w:lang w:val="ru-RU" w:eastAsia="en-GB"/>
          </w:rPr>
          <w:t xml:space="preserve">так ли это? </w:t>
        </w:r>
      </w:ins>
    </w:p>
    <w:p w14:paraId="7132460D" w14:textId="48E83EF0" w:rsidR="00F75A6D" w:rsidRDefault="00107B73" w:rsidP="00D8342B">
      <w:pPr>
        <w:shd w:val="clear" w:color="auto" w:fill="FFFFFF"/>
        <w:spacing w:line="360" w:lineRule="auto"/>
        <w:ind w:firstLine="709"/>
        <w:jc w:val="both"/>
        <w:rPr>
          <w:ins w:id="419" w:author="user" w:date="2026-04-11T13:39:00Z"/>
          <w:rFonts w:ascii="Segoe UI" w:eastAsia="Times New Roman" w:hAnsi="Segoe UI" w:cs="Segoe UI"/>
          <w:bCs/>
          <w:sz w:val="32"/>
          <w:szCs w:val="24"/>
          <w:lang w:val="ru-RU" w:eastAsia="en-GB"/>
        </w:rPr>
      </w:pPr>
      <w:ins w:id="420" w:author="user" w:date="2026-04-11T22:18:00Z">
        <w:r>
          <w:rPr>
            <w:rFonts w:ascii="Segoe UI" w:eastAsia="Times New Roman" w:hAnsi="Segoe UI" w:cs="Segoe UI"/>
            <w:bCs/>
            <w:sz w:val="32"/>
            <w:szCs w:val="24"/>
            <w:lang w:val="ru-RU" w:eastAsia="en-GB"/>
          </w:rPr>
          <w:t>конечно</w:t>
        </w:r>
      </w:ins>
      <w:ins w:id="421" w:author="user" w:date="2026-04-11T13:38:00Z">
        <w:r w:rsidR="00C53FE1">
          <w:rPr>
            <w:rFonts w:ascii="Segoe UI" w:eastAsia="Times New Roman" w:hAnsi="Segoe UI" w:cs="Segoe UI"/>
            <w:bCs/>
            <w:sz w:val="32"/>
            <w:szCs w:val="24"/>
            <w:lang w:val="ru-RU" w:eastAsia="en-GB"/>
          </w:rPr>
          <w:t xml:space="preserve"> нет!</w:t>
        </w:r>
      </w:ins>
    </w:p>
    <w:p w14:paraId="05A05C34" w14:textId="57297093" w:rsidR="00C53FE1" w:rsidRDefault="00C53FE1" w:rsidP="00D8342B">
      <w:pPr>
        <w:shd w:val="clear" w:color="auto" w:fill="FFFFFF"/>
        <w:spacing w:line="360" w:lineRule="auto"/>
        <w:ind w:firstLine="709"/>
        <w:jc w:val="both"/>
        <w:rPr>
          <w:ins w:id="422" w:author="user" w:date="2026-04-11T13:46:00Z"/>
          <w:rFonts w:ascii="Segoe UI" w:eastAsia="Times New Roman" w:hAnsi="Segoe UI" w:cs="Segoe UI"/>
          <w:bCs/>
          <w:sz w:val="32"/>
          <w:szCs w:val="24"/>
          <w:lang w:val="ru-RU" w:eastAsia="en-GB"/>
        </w:rPr>
      </w:pPr>
      <w:ins w:id="423" w:author="user" w:date="2026-04-11T13:39:00Z">
        <w:r>
          <w:rPr>
            <w:rFonts w:ascii="Segoe UI" w:eastAsia="Times New Roman" w:hAnsi="Segoe UI" w:cs="Segoe UI"/>
            <w:bCs/>
            <w:sz w:val="32"/>
            <w:szCs w:val="24"/>
            <w:lang w:val="ru-RU" w:eastAsia="en-GB"/>
          </w:rPr>
          <w:t xml:space="preserve">объект не равно предмет… </w:t>
        </w:r>
      </w:ins>
    </w:p>
    <w:p w14:paraId="7347C314" w14:textId="2EAB518D" w:rsidR="00EE6DAA" w:rsidRDefault="00EE6DAA" w:rsidP="00D8342B">
      <w:pPr>
        <w:shd w:val="clear" w:color="auto" w:fill="FFFFFF"/>
        <w:spacing w:line="360" w:lineRule="auto"/>
        <w:ind w:firstLine="709"/>
        <w:jc w:val="both"/>
        <w:rPr>
          <w:ins w:id="424" w:author="user" w:date="2026-04-11T13:48:00Z"/>
          <w:rFonts w:ascii="Segoe UI" w:eastAsia="Times New Roman" w:hAnsi="Segoe UI" w:cs="Segoe UI"/>
          <w:bCs/>
          <w:sz w:val="32"/>
          <w:szCs w:val="24"/>
          <w:lang w:val="ru-RU" w:eastAsia="en-GB"/>
        </w:rPr>
      </w:pPr>
      <w:ins w:id="425" w:author="user" w:date="2026-04-11T13:46:00Z">
        <w:r>
          <w:rPr>
            <w:rFonts w:ascii="Segoe UI" w:eastAsia="Times New Roman" w:hAnsi="Segoe UI" w:cs="Segoe UI"/>
            <w:bCs/>
            <w:sz w:val="32"/>
            <w:szCs w:val="24"/>
            <w:lang w:val="ru-RU" w:eastAsia="en-GB"/>
          </w:rPr>
          <w:lastRenderedPageBreak/>
          <w:t xml:space="preserve">но нужны </w:t>
        </w:r>
        <w:proofErr w:type="gramStart"/>
        <w:r>
          <w:rPr>
            <w:rFonts w:ascii="Segoe UI" w:eastAsia="Times New Roman" w:hAnsi="Segoe UI" w:cs="Segoe UI"/>
            <w:bCs/>
            <w:sz w:val="32"/>
            <w:szCs w:val="24"/>
            <w:lang w:val="ru-RU" w:eastAsia="en-GB"/>
          </w:rPr>
          <w:t>веса</w:t>
        </w:r>
        <w:proofErr w:type="gramEnd"/>
        <w:r>
          <w:rPr>
            <w:rFonts w:ascii="Segoe UI" w:eastAsia="Times New Roman" w:hAnsi="Segoe UI" w:cs="Segoe UI"/>
            <w:bCs/>
            <w:sz w:val="32"/>
            <w:szCs w:val="24"/>
            <w:lang w:val="ru-RU" w:eastAsia="en-GB"/>
          </w:rPr>
          <w:t xml:space="preserve"> которые позволят выделить</w:t>
        </w:r>
      </w:ins>
      <w:ins w:id="426" w:author="user" w:date="2026-04-11T13:47:00Z">
        <w:r>
          <w:rPr>
            <w:rFonts w:ascii="Segoe UI" w:eastAsia="Times New Roman" w:hAnsi="Segoe UI" w:cs="Segoe UI"/>
            <w:bCs/>
            <w:sz w:val="32"/>
            <w:szCs w:val="24"/>
            <w:lang w:val="ru-RU" w:eastAsia="en-GB"/>
          </w:rPr>
          <w:t xml:space="preserve"> базовые </w:t>
        </w:r>
      </w:ins>
      <w:ins w:id="427" w:author="user" w:date="2026-04-11T22:18:00Z">
        <w:r w:rsidR="00107B73">
          <w:rPr>
            <w:rFonts w:ascii="Segoe UI" w:eastAsia="Times New Roman" w:hAnsi="Segoe UI" w:cs="Segoe UI"/>
            <w:bCs/>
            <w:sz w:val="32"/>
            <w:szCs w:val="24"/>
            <w:lang w:val="ru-RU" w:eastAsia="en-GB"/>
          </w:rPr>
          <w:t>объекты...</w:t>
        </w:r>
      </w:ins>
      <w:ins w:id="428" w:author="user" w:date="2026-04-11T13:47:00Z">
        <w:r>
          <w:rPr>
            <w:rFonts w:ascii="Segoe UI" w:eastAsia="Times New Roman" w:hAnsi="Segoe UI" w:cs="Segoe UI"/>
            <w:bCs/>
            <w:sz w:val="32"/>
            <w:szCs w:val="24"/>
            <w:lang w:val="ru-RU" w:eastAsia="en-GB"/>
          </w:rPr>
          <w:t xml:space="preserve"> </w:t>
        </w:r>
      </w:ins>
    </w:p>
    <w:p w14:paraId="5A64474F" w14:textId="7E1C661D" w:rsidR="00EE6DAA" w:rsidRDefault="00EE6DAA" w:rsidP="00D8342B">
      <w:pPr>
        <w:shd w:val="clear" w:color="auto" w:fill="FFFFFF"/>
        <w:spacing w:line="360" w:lineRule="auto"/>
        <w:ind w:firstLine="709"/>
        <w:jc w:val="both"/>
        <w:rPr>
          <w:ins w:id="429" w:author="user" w:date="2026-04-11T13:47:00Z"/>
          <w:rFonts w:ascii="Segoe UI" w:eastAsia="Times New Roman" w:hAnsi="Segoe UI" w:cs="Segoe UI"/>
          <w:bCs/>
          <w:sz w:val="32"/>
          <w:szCs w:val="24"/>
          <w:lang w:val="ru-RU" w:eastAsia="en-GB"/>
        </w:rPr>
      </w:pPr>
      <w:ins w:id="430" w:author="user" w:date="2026-04-11T13:47:00Z">
        <w:r>
          <w:rPr>
            <w:rFonts w:ascii="Segoe UI" w:eastAsia="Times New Roman" w:hAnsi="Segoe UI" w:cs="Segoe UI"/>
            <w:bCs/>
            <w:sz w:val="32"/>
            <w:szCs w:val="24"/>
            <w:lang w:val="ru-RU" w:eastAsia="en-GB"/>
          </w:rPr>
          <w:t xml:space="preserve">веса – научные публикации… </w:t>
        </w:r>
      </w:ins>
    </w:p>
    <w:p w14:paraId="228667DD" w14:textId="328C6698" w:rsidR="00EE6DAA" w:rsidRDefault="00107B73" w:rsidP="00D8342B">
      <w:pPr>
        <w:shd w:val="clear" w:color="auto" w:fill="FFFFFF"/>
        <w:spacing w:line="360" w:lineRule="auto"/>
        <w:ind w:firstLine="709"/>
        <w:jc w:val="both"/>
        <w:rPr>
          <w:ins w:id="431" w:author="user" w:date="2026-04-11T13:50:00Z"/>
          <w:rFonts w:ascii="Segoe UI" w:eastAsia="Times New Roman" w:hAnsi="Segoe UI" w:cs="Segoe UI"/>
          <w:bCs/>
          <w:sz w:val="32"/>
          <w:szCs w:val="24"/>
          <w:lang w:val="ru-RU" w:eastAsia="en-GB"/>
        </w:rPr>
      </w:pPr>
      <w:ins w:id="432" w:author="user" w:date="2026-04-11T22:18:00Z">
        <w:r>
          <w:rPr>
            <w:rFonts w:ascii="Segoe UI" w:eastAsia="Times New Roman" w:hAnsi="Segoe UI" w:cs="Segoe UI"/>
            <w:bCs/>
            <w:sz w:val="32"/>
            <w:szCs w:val="24"/>
            <w:lang w:val="ru-RU" w:eastAsia="en-GB"/>
          </w:rPr>
          <w:t>ориентир Перечень</w:t>
        </w:r>
      </w:ins>
      <w:ins w:id="433" w:author="user" w:date="2026-04-11T13:47:00Z">
        <w:r w:rsidR="00EE6DAA">
          <w:rPr>
            <w:rFonts w:ascii="Segoe UI" w:eastAsia="Times New Roman" w:hAnsi="Segoe UI" w:cs="Segoe UI"/>
            <w:bCs/>
            <w:sz w:val="32"/>
            <w:szCs w:val="24"/>
            <w:lang w:val="ru-RU" w:eastAsia="en-GB"/>
          </w:rPr>
          <w:t xml:space="preserve"> диссертаций</w:t>
        </w:r>
      </w:ins>
    </w:p>
    <w:p w14:paraId="55E5A2C9" w14:textId="65A2EC8F" w:rsidR="00EE6DAA" w:rsidRDefault="00EE6DAA" w:rsidP="00D8342B">
      <w:pPr>
        <w:shd w:val="clear" w:color="auto" w:fill="FFFFFF"/>
        <w:spacing w:line="360" w:lineRule="auto"/>
        <w:ind w:firstLine="709"/>
        <w:jc w:val="both"/>
        <w:rPr>
          <w:ins w:id="434" w:author="user" w:date="2026-04-11T13:50:00Z"/>
          <w:rFonts w:ascii="Segoe UI" w:eastAsia="Times New Roman" w:hAnsi="Segoe UI" w:cs="Segoe UI"/>
          <w:bCs/>
          <w:sz w:val="32"/>
          <w:szCs w:val="24"/>
          <w:lang w:val="ru-RU" w:eastAsia="en-GB"/>
        </w:rPr>
      </w:pPr>
    </w:p>
    <w:p w14:paraId="365A073C" w14:textId="36D4681B" w:rsidR="00EE6DAA" w:rsidRDefault="00EE6DAA" w:rsidP="00D8342B">
      <w:pPr>
        <w:shd w:val="clear" w:color="auto" w:fill="FFFFFF"/>
        <w:spacing w:line="360" w:lineRule="auto"/>
        <w:ind w:firstLine="709"/>
        <w:jc w:val="both"/>
        <w:rPr>
          <w:ins w:id="435" w:author="user" w:date="2026-04-11T13:50:00Z"/>
          <w:rFonts w:ascii="Segoe UI" w:eastAsia="Times New Roman" w:hAnsi="Segoe UI" w:cs="Segoe UI"/>
          <w:bCs/>
          <w:sz w:val="32"/>
          <w:szCs w:val="24"/>
          <w:lang w:val="ru-RU" w:eastAsia="en-GB"/>
        </w:rPr>
      </w:pPr>
    </w:p>
    <w:p w14:paraId="0DAAAF73" w14:textId="77777777" w:rsidR="00EE6DAA" w:rsidRDefault="00EE6DAA" w:rsidP="00D8342B">
      <w:pPr>
        <w:shd w:val="clear" w:color="auto" w:fill="FFFFFF"/>
        <w:spacing w:line="360" w:lineRule="auto"/>
        <w:ind w:firstLine="709"/>
        <w:jc w:val="both"/>
        <w:rPr>
          <w:ins w:id="436" w:author="user" w:date="2026-04-11T13:36:00Z"/>
          <w:rFonts w:ascii="Segoe UI" w:eastAsia="Times New Roman" w:hAnsi="Segoe UI" w:cs="Segoe UI"/>
          <w:bCs/>
          <w:sz w:val="32"/>
          <w:szCs w:val="24"/>
          <w:lang w:val="ru-RU" w:eastAsia="en-GB"/>
        </w:rPr>
      </w:pPr>
    </w:p>
    <w:p w14:paraId="6403E148" w14:textId="0BEB4E2D" w:rsidR="00C53FE1" w:rsidRDefault="00C53FE1" w:rsidP="00D8342B">
      <w:pPr>
        <w:shd w:val="clear" w:color="auto" w:fill="FFFFFF"/>
        <w:spacing w:line="360" w:lineRule="auto"/>
        <w:ind w:firstLine="709"/>
        <w:jc w:val="both"/>
        <w:rPr>
          <w:ins w:id="437" w:author="user" w:date="2026-04-11T13:52:00Z"/>
          <w:rFonts w:ascii="Segoe UI" w:eastAsia="Times New Roman" w:hAnsi="Segoe UI" w:cs="Segoe UI"/>
          <w:bCs/>
          <w:sz w:val="32"/>
          <w:szCs w:val="24"/>
          <w:lang w:val="ru-RU" w:eastAsia="en-GB"/>
        </w:rPr>
      </w:pPr>
      <w:ins w:id="438" w:author="user" w:date="2026-04-11T13:36:00Z">
        <w:r>
          <w:rPr>
            <w:rFonts w:ascii="Segoe UI" w:eastAsia="Times New Roman" w:hAnsi="Segoe UI" w:cs="Segoe UI"/>
            <w:bCs/>
            <w:sz w:val="32"/>
            <w:szCs w:val="24"/>
            <w:lang w:val="ru-RU" w:eastAsia="en-GB"/>
          </w:rPr>
          <w:t xml:space="preserve">с </w:t>
        </w:r>
        <w:proofErr w:type="spellStart"/>
        <w:r>
          <w:rPr>
            <w:rFonts w:ascii="Segoe UI" w:eastAsia="Times New Roman" w:hAnsi="Segoe UI" w:cs="Segoe UI"/>
            <w:bCs/>
            <w:sz w:val="32"/>
            <w:szCs w:val="24"/>
            <w:lang w:val="ru-RU" w:eastAsia="en-GB"/>
          </w:rPr>
          <w:t>у</w:t>
        </w:r>
      </w:ins>
      <w:ins w:id="439" w:author="user" w:date="2026-04-11T22:18:00Z">
        <w:r w:rsidR="00107B73">
          <w:rPr>
            <w:rFonts w:ascii="Segoe UI" w:eastAsia="Times New Roman" w:hAnsi="Segoe UI" w:cs="Segoe UI"/>
            <w:bCs/>
            <w:sz w:val="32"/>
            <w:szCs w:val="24"/>
            <w:lang w:val="ru-RU" w:eastAsia="en-GB"/>
          </w:rPr>
          <w:t>ч</w:t>
        </w:r>
      </w:ins>
      <w:ins w:id="440" w:author="user" w:date="2026-04-11T13:36:00Z">
        <w:r>
          <w:rPr>
            <w:rFonts w:ascii="Segoe UI" w:eastAsia="Times New Roman" w:hAnsi="Segoe UI" w:cs="Segoe UI"/>
            <w:bCs/>
            <w:sz w:val="32"/>
            <w:szCs w:val="24"/>
            <w:lang w:val="ru-RU" w:eastAsia="en-GB"/>
          </w:rPr>
          <w:t>ом</w:t>
        </w:r>
        <w:proofErr w:type="spellEnd"/>
        <w:r>
          <w:rPr>
            <w:rFonts w:ascii="Segoe UI" w:eastAsia="Times New Roman" w:hAnsi="Segoe UI" w:cs="Segoe UI"/>
            <w:bCs/>
            <w:sz w:val="32"/>
            <w:szCs w:val="24"/>
            <w:lang w:val="ru-RU" w:eastAsia="en-GB"/>
          </w:rPr>
          <w:t xml:space="preserve"> </w:t>
        </w:r>
      </w:ins>
      <w:ins w:id="441" w:author="user" w:date="2026-04-11T13:51:00Z">
        <w:r w:rsidR="00EE6DAA">
          <w:rPr>
            <w:rFonts w:ascii="Segoe UI" w:eastAsia="Times New Roman" w:hAnsi="Segoe UI" w:cs="Segoe UI"/>
            <w:bCs/>
            <w:sz w:val="32"/>
            <w:szCs w:val="24"/>
            <w:lang w:val="ru-RU" w:eastAsia="en-GB"/>
          </w:rPr>
          <w:t xml:space="preserve">разнородности… </w:t>
        </w:r>
      </w:ins>
    </w:p>
    <w:p w14:paraId="7EBD5455" w14:textId="1A088DDD" w:rsidR="00EE6DAA" w:rsidRDefault="00EE6DAA" w:rsidP="00D8342B">
      <w:pPr>
        <w:shd w:val="clear" w:color="auto" w:fill="FFFFFF"/>
        <w:spacing w:line="360" w:lineRule="auto"/>
        <w:ind w:firstLine="709"/>
        <w:jc w:val="both"/>
        <w:rPr>
          <w:ins w:id="442" w:author="user" w:date="2026-04-11T13:52:00Z"/>
          <w:rFonts w:ascii="Segoe UI" w:eastAsia="Times New Roman" w:hAnsi="Segoe UI" w:cs="Segoe UI"/>
          <w:bCs/>
          <w:sz w:val="32"/>
          <w:szCs w:val="24"/>
          <w:lang w:val="ru-RU" w:eastAsia="en-GB"/>
        </w:rPr>
      </w:pPr>
      <w:ins w:id="443" w:author="user" w:date="2026-04-11T13:52:00Z">
        <w:r>
          <w:rPr>
            <w:rFonts w:ascii="Segoe UI" w:eastAsia="Times New Roman" w:hAnsi="Segoe UI" w:cs="Segoe UI"/>
            <w:bCs/>
            <w:sz w:val="32"/>
            <w:szCs w:val="24"/>
            <w:lang w:val="ru-RU" w:eastAsia="en-GB"/>
          </w:rPr>
          <w:t>…</w:t>
        </w:r>
      </w:ins>
    </w:p>
    <w:p w14:paraId="553716F9" w14:textId="2F0BC1BA" w:rsidR="00EE6DAA" w:rsidRDefault="00EE6DAA" w:rsidP="00D8342B">
      <w:pPr>
        <w:shd w:val="clear" w:color="auto" w:fill="FFFFFF"/>
        <w:spacing w:line="360" w:lineRule="auto"/>
        <w:ind w:firstLine="709"/>
        <w:jc w:val="both"/>
        <w:rPr>
          <w:ins w:id="444" w:author="user" w:date="2026-04-11T13:52:00Z"/>
          <w:rFonts w:ascii="Segoe UI" w:eastAsia="Times New Roman" w:hAnsi="Segoe UI" w:cs="Segoe UI"/>
          <w:bCs/>
          <w:sz w:val="32"/>
          <w:szCs w:val="24"/>
          <w:lang w:val="ru-RU" w:eastAsia="en-GB"/>
        </w:rPr>
      </w:pPr>
      <w:proofErr w:type="spellStart"/>
      <w:ins w:id="445" w:author="user" w:date="2026-04-11T13:52:00Z">
        <w:r>
          <w:rPr>
            <w:rFonts w:ascii="Segoe UI" w:eastAsia="Times New Roman" w:hAnsi="Segoe UI" w:cs="Segoe UI"/>
            <w:bCs/>
            <w:sz w:val="32"/>
            <w:szCs w:val="24"/>
            <w:lang w:val="ru-RU" w:eastAsia="en-GB"/>
          </w:rPr>
          <w:t>выделние</w:t>
        </w:r>
        <w:proofErr w:type="spellEnd"/>
        <w:r>
          <w:rPr>
            <w:rFonts w:ascii="Segoe UI" w:eastAsia="Times New Roman" w:hAnsi="Segoe UI" w:cs="Segoe UI"/>
            <w:bCs/>
            <w:sz w:val="32"/>
            <w:szCs w:val="24"/>
            <w:lang w:val="ru-RU" w:eastAsia="en-GB"/>
          </w:rPr>
          <w:t xml:space="preserve"> базовых объектов – структура особенной части… с нее начинать… </w:t>
        </w:r>
      </w:ins>
    </w:p>
    <w:p w14:paraId="7113BC68" w14:textId="7C25666F" w:rsidR="00EE6DAA" w:rsidRPr="001B6A86" w:rsidRDefault="00EE6DAA" w:rsidP="00D8342B">
      <w:pPr>
        <w:shd w:val="clear" w:color="auto" w:fill="FFFFFF"/>
        <w:spacing w:line="360" w:lineRule="auto"/>
        <w:ind w:firstLine="709"/>
        <w:jc w:val="both"/>
        <w:rPr>
          <w:ins w:id="446" w:author="user" w:date="2026-04-11T13:23:00Z"/>
          <w:rFonts w:ascii="Segoe UI" w:eastAsia="Times New Roman" w:hAnsi="Segoe UI" w:cs="Segoe UI"/>
          <w:bCs/>
          <w:sz w:val="32"/>
          <w:szCs w:val="24"/>
          <w:lang w:val="ru-RU" w:eastAsia="en-GB"/>
          <w:rPrChange w:id="447" w:author="user" w:date="2026-04-11T13:33:00Z">
            <w:rPr>
              <w:ins w:id="448" w:author="user" w:date="2026-04-11T13:23:00Z"/>
              <w:rFonts w:ascii="Segoe UI" w:eastAsia="Times New Roman" w:hAnsi="Segoe UI" w:cs="Segoe UI"/>
              <w:bCs/>
              <w:color w:val="FF0000"/>
              <w:sz w:val="32"/>
              <w:szCs w:val="24"/>
              <w:lang w:val="ru-RU" w:eastAsia="en-GB"/>
            </w:rPr>
          </w:rPrChange>
        </w:rPr>
      </w:pPr>
      <w:ins w:id="449" w:author="user" w:date="2026-04-11T13:52:00Z">
        <w:r>
          <w:rPr>
            <w:rFonts w:ascii="Segoe UI" w:eastAsia="Times New Roman" w:hAnsi="Segoe UI" w:cs="Segoe UI"/>
            <w:bCs/>
            <w:sz w:val="32"/>
            <w:szCs w:val="24"/>
            <w:lang w:val="ru-RU" w:eastAsia="en-GB"/>
          </w:rPr>
          <w:t xml:space="preserve">организация </w:t>
        </w:r>
      </w:ins>
    </w:p>
    <w:p w14:paraId="381101FA" w14:textId="734141C0" w:rsidR="00E3172F" w:rsidRDefault="00E3172F" w:rsidP="00D8342B">
      <w:pPr>
        <w:shd w:val="clear" w:color="auto" w:fill="FFFFFF"/>
        <w:spacing w:line="360" w:lineRule="auto"/>
        <w:ind w:firstLine="709"/>
        <w:jc w:val="both"/>
        <w:rPr>
          <w:ins w:id="450" w:author="user" w:date="2026-04-11T13:24:00Z"/>
          <w:rFonts w:ascii="Segoe UI" w:eastAsia="Times New Roman" w:hAnsi="Segoe UI" w:cs="Segoe UI"/>
          <w:bCs/>
          <w:color w:val="FF0000"/>
          <w:sz w:val="32"/>
          <w:szCs w:val="24"/>
          <w:lang w:val="ru-RU" w:eastAsia="en-GB"/>
        </w:rPr>
      </w:pPr>
      <w:ins w:id="451" w:author="user" w:date="2026-04-11T13:23:00Z">
        <w:r>
          <w:rPr>
            <w:rFonts w:ascii="Segoe UI" w:eastAsia="Times New Roman" w:hAnsi="Segoe UI" w:cs="Segoe UI"/>
            <w:bCs/>
            <w:color w:val="FF0000"/>
            <w:sz w:val="32"/>
            <w:szCs w:val="24"/>
            <w:lang w:val="ru-RU" w:eastAsia="en-GB"/>
          </w:rPr>
          <w:t xml:space="preserve">+ недостаточная определенность в </w:t>
        </w:r>
      </w:ins>
      <w:ins w:id="452" w:author="user" w:date="2026-04-11T13:27:00Z">
        <w:r w:rsidR="001B6A86">
          <w:rPr>
            <w:rFonts w:ascii="Segoe UI" w:eastAsia="Times New Roman" w:hAnsi="Segoe UI" w:cs="Segoe UI"/>
            <w:bCs/>
            <w:color w:val="FF0000"/>
            <w:sz w:val="32"/>
            <w:szCs w:val="24"/>
            <w:lang w:val="ru-RU" w:eastAsia="en-GB"/>
          </w:rPr>
          <w:t xml:space="preserve">перечне </w:t>
        </w:r>
      </w:ins>
      <w:ins w:id="453" w:author="user" w:date="2026-04-11T13:23:00Z">
        <w:r>
          <w:rPr>
            <w:rFonts w:ascii="Segoe UI" w:eastAsia="Times New Roman" w:hAnsi="Segoe UI" w:cs="Segoe UI"/>
            <w:bCs/>
            <w:color w:val="FF0000"/>
            <w:sz w:val="32"/>
            <w:szCs w:val="24"/>
            <w:lang w:val="ru-RU" w:eastAsia="en-GB"/>
          </w:rPr>
          <w:t>базовых объектов</w:t>
        </w:r>
        <w:proofErr w:type="gramStart"/>
        <w:r>
          <w:rPr>
            <w:rFonts w:ascii="Segoe UI" w:eastAsia="Times New Roman" w:hAnsi="Segoe UI" w:cs="Segoe UI"/>
            <w:bCs/>
            <w:color w:val="FF0000"/>
            <w:sz w:val="32"/>
            <w:szCs w:val="24"/>
            <w:lang w:val="ru-RU" w:eastAsia="en-GB"/>
          </w:rPr>
          <w:t xml:space="preserve"> </w:t>
        </w:r>
      </w:ins>
      <w:ins w:id="454" w:author="user" w:date="2026-04-11T13:24:00Z">
        <w:r>
          <w:rPr>
            <w:rFonts w:ascii="Segoe UI" w:eastAsia="Times New Roman" w:hAnsi="Segoe UI" w:cs="Segoe UI"/>
            <w:bCs/>
            <w:color w:val="FF0000"/>
            <w:sz w:val="32"/>
            <w:szCs w:val="24"/>
            <w:lang w:val="ru-RU" w:eastAsia="en-GB"/>
          </w:rPr>
          <w:t>….</w:t>
        </w:r>
      </w:ins>
      <w:proofErr w:type="gramEnd"/>
      <w:ins w:id="455" w:author="user" w:date="2026-04-11T13:27:00Z">
        <w:r w:rsidR="001B6A86">
          <w:rPr>
            <w:rFonts w:ascii="Segoe UI" w:eastAsia="Times New Roman" w:hAnsi="Segoe UI" w:cs="Segoe UI"/>
            <w:bCs/>
            <w:color w:val="FF0000"/>
            <w:sz w:val="32"/>
            <w:szCs w:val="24"/>
            <w:lang w:val="ru-RU" w:eastAsia="en-GB"/>
          </w:rPr>
          <w:t xml:space="preserve"> их содержании</w:t>
        </w:r>
      </w:ins>
    </w:p>
    <w:p w14:paraId="4A8BC605" w14:textId="5CEFF012" w:rsidR="00E3172F" w:rsidRDefault="001B6A86" w:rsidP="00D8342B">
      <w:pPr>
        <w:shd w:val="clear" w:color="auto" w:fill="FFFFFF"/>
        <w:spacing w:line="360" w:lineRule="auto"/>
        <w:ind w:firstLine="709"/>
        <w:jc w:val="both"/>
        <w:rPr>
          <w:ins w:id="456" w:author="user" w:date="2026-04-11T13:31:00Z"/>
          <w:rFonts w:ascii="Segoe UI" w:eastAsia="Times New Roman" w:hAnsi="Segoe UI" w:cs="Segoe UI"/>
          <w:bCs/>
          <w:sz w:val="32"/>
          <w:szCs w:val="24"/>
          <w:lang w:val="ru-RU" w:eastAsia="en-GB"/>
        </w:rPr>
      </w:pPr>
      <w:ins w:id="457" w:author="user" w:date="2026-04-11T13:28:00Z">
        <w:r>
          <w:rPr>
            <w:rFonts w:ascii="Segoe UI" w:eastAsia="Times New Roman" w:hAnsi="Segoe UI" w:cs="Segoe UI"/>
            <w:bCs/>
            <w:sz w:val="32"/>
            <w:szCs w:val="24"/>
            <w:lang w:val="ru-RU" w:eastAsia="en-GB"/>
          </w:rPr>
          <w:lastRenderedPageBreak/>
          <w:t>1)</w:t>
        </w:r>
      </w:ins>
      <w:ins w:id="458" w:author="user" w:date="2026-04-11T13:24:00Z">
        <w:r w:rsidR="00E3172F" w:rsidRPr="00E3172F">
          <w:rPr>
            <w:rFonts w:ascii="Segoe UI" w:eastAsia="Times New Roman" w:hAnsi="Segoe UI" w:cs="Segoe UI"/>
            <w:bCs/>
            <w:sz w:val="32"/>
            <w:szCs w:val="24"/>
            <w:lang w:val="ru-RU" w:eastAsia="en-GB"/>
            <w:rPrChange w:id="459" w:author="user" w:date="2026-04-11T13:24:00Z">
              <w:rPr>
                <w:rFonts w:ascii="Segoe UI" w:eastAsia="Times New Roman" w:hAnsi="Segoe UI" w:cs="Segoe UI"/>
                <w:bCs/>
                <w:color w:val="FF0000"/>
                <w:sz w:val="32"/>
                <w:szCs w:val="24"/>
                <w:lang w:val="ru-RU" w:eastAsia="en-GB"/>
              </w:rPr>
            </w:rPrChange>
          </w:rPr>
          <w:t xml:space="preserve"> информация … - информационное право…</w:t>
        </w:r>
      </w:ins>
      <w:ins w:id="460" w:author="user" w:date="2026-04-11T13:31:00Z">
        <w:r>
          <w:rPr>
            <w:rFonts w:ascii="Segoe UI" w:eastAsia="Times New Roman" w:hAnsi="Segoe UI" w:cs="Segoe UI"/>
            <w:bCs/>
            <w:sz w:val="32"/>
            <w:szCs w:val="24"/>
            <w:lang w:val="ru-RU" w:eastAsia="en-GB"/>
          </w:rPr>
          <w:t xml:space="preserve"> привести все вне зависимости от отрасли… пример – инвесторы…. </w:t>
        </w:r>
      </w:ins>
    </w:p>
    <w:p w14:paraId="7BD9CD15" w14:textId="35A76838" w:rsidR="001B6A86" w:rsidRDefault="001B6A86" w:rsidP="00D8342B">
      <w:pPr>
        <w:shd w:val="clear" w:color="auto" w:fill="FFFFFF"/>
        <w:spacing w:line="360" w:lineRule="auto"/>
        <w:ind w:firstLine="709"/>
        <w:jc w:val="both"/>
        <w:rPr>
          <w:ins w:id="461" w:author="user" w:date="2026-04-11T13:32:00Z"/>
          <w:rFonts w:ascii="Segoe UI" w:eastAsia="Times New Roman" w:hAnsi="Segoe UI" w:cs="Segoe UI"/>
          <w:bCs/>
          <w:sz w:val="32"/>
          <w:szCs w:val="24"/>
          <w:lang w:val="ru-RU" w:eastAsia="en-GB"/>
        </w:rPr>
      </w:pPr>
      <w:ins w:id="462" w:author="user" w:date="2026-04-11T13:31:00Z">
        <w:r>
          <w:rPr>
            <w:rFonts w:ascii="Segoe UI" w:eastAsia="Times New Roman" w:hAnsi="Segoe UI" w:cs="Segoe UI"/>
            <w:bCs/>
            <w:sz w:val="32"/>
            <w:szCs w:val="24"/>
            <w:lang w:val="ru-RU" w:eastAsia="en-GB"/>
          </w:rPr>
          <w:t xml:space="preserve">способ разграничения </w:t>
        </w:r>
      </w:ins>
      <w:ins w:id="463" w:author="user" w:date="2026-04-11T13:32:00Z">
        <w:r>
          <w:rPr>
            <w:rFonts w:ascii="Segoe UI" w:eastAsia="Times New Roman" w:hAnsi="Segoe UI" w:cs="Segoe UI"/>
            <w:bCs/>
            <w:sz w:val="32"/>
            <w:szCs w:val="24"/>
            <w:lang w:val="ru-RU" w:eastAsia="en-GB"/>
          </w:rPr>
          <w:t xml:space="preserve">– </w:t>
        </w:r>
        <w:r w:rsidRPr="00C53FE1">
          <w:rPr>
            <w:rFonts w:ascii="Segoe UI" w:eastAsia="Times New Roman" w:hAnsi="Segoe UI" w:cs="Segoe UI"/>
            <w:bCs/>
            <w:sz w:val="32"/>
            <w:szCs w:val="24"/>
            <w:highlight w:val="magenta"/>
            <w:lang w:val="ru-RU" w:eastAsia="en-GB"/>
            <w:rPrChange w:id="464" w:author="user" w:date="2026-04-11T13:40:00Z">
              <w:rPr>
                <w:rFonts w:ascii="Segoe UI" w:eastAsia="Times New Roman" w:hAnsi="Segoe UI" w:cs="Segoe UI"/>
                <w:bCs/>
                <w:sz w:val="32"/>
                <w:szCs w:val="24"/>
                <w:lang w:val="ru-RU" w:eastAsia="en-GB"/>
              </w:rPr>
            </w:rPrChange>
          </w:rPr>
          <w:t xml:space="preserve">переход на более высокий уровень </w:t>
        </w:r>
      </w:ins>
      <w:proofErr w:type="spellStart"/>
      <w:ins w:id="465" w:author="user" w:date="2026-04-11T13:41:00Z">
        <w:r w:rsidR="00C53FE1">
          <w:rPr>
            <w:rFonts w:ascii="Segoe UI" w:eastAsia="Times New Roman" w:hAnsi="Segoe UI" w:cs="Segoe UI"/>
            <w:bCs/>
            <w:sz w:val="32"/>
            <w:szCs w:val="24"/>
            <w:highlight w:val="magenta"/>
            <w:lang w:val="ru-RU" w:eastAsia="en-GB"/>
          </w:rPr>
          <w:t>а</w:t>
        </w:r>
      </w:ins>
      <w:ins w:id="466" w:author="user" w:date="2026-04-11T13:32:00Z">
        <w:r w:rsidRPr="00C53FE1">
          <w:rPr>
            <w:rFonts w:ascii="Segoe UI" w:eastAsia="Times New Roman" w:hAnsi="Segoe UI" w:cs="Segoe UI"/>
            <w:bCs/>
            <w:sz w:val="32"/>
            <w:szCs w:val="24"/>
            <w:highlight w:val="magenta"/>
            <w:lang w:val="ru-RU" w:eastAsia="en-GB"/>
            <w:rPrChange w:id="467" w:author="user" w:date="2026-04-11T13:40:00Z">
              <w:rPr>
                <w:rFonts w:ascii="Segoe UI" w:eastAsia="Times New Roman" w:hAnsi="Segoe UI" w:cs="Segoe UI"/>
                <w:bCs/>
                <w:sz w:val="32"/>
                <w:szCs w:val="24"/>
                <w:lang w:val="ru-RU" w:eastAsia="en-GB"/>
              </w:rPr>
            </w:rPrChange>
          </w:rPr>
          <w:t>бстракциии</w:t>
        </w:r>
        <w:proofErr w:type="spellEnd"/>
        <w:r w:rsidRPr="00C53FE1">
          <w:rPr>
            <w:rFonts w:ascii="Segoe UI" w:eastAsia="Times New Roman" w:hAnsi="Segoe UI" w:cs="Segoe UI"/>
            <w:bCs/>
            <w:sz w:val="32"/>
            <w:szCs w:val="24"/>
            <w:highlight w:val="magenta"/>
            <w:lang w:val="ru-RU" w:eastAsia="en-GB"/>
            <w:rPrChange w:id="468" w:author="user" w:date="2026-04-11T13:40:00Z">
              <w:rPr>
                <w:rFonts w:ascii="Segoe UI" w:eastAsia="Times New Roman" w:hAnsi="Segoe UI" w:cs="Segoe UI"/>
                <w:bCs/>
                <w:sz w:val="32"/>
                <w:szCs w:val="24"/>
                <w:lang w:val="ru-RU" w:eastAsia="en-GB"/>
              </w:rPr>
            </w:rPrChange>
          </w:rPr>
          <w:t>…</w:t>
        </w:r>
      </w:ins>
    </w:p>
    <w:p w14:paraId="2EC24337" w14:textId="7255EDE7" w:rsidR="001B6A86" w:rsidRDefault="001B6A86" w:rsidP="00D8342B">
      <w:pPr>
        <w:shd w:val="clear" w:color="auto" w:fill="FFFFFF"/>
        <w:spacing w:line="360" w:lineRule="auto"/>
        <w:ind w:firstLine="709"/>
        <w:jc w:val="both"/>
        <w:rPr>
          <w:ins w:id="469" w:author="user" w:date="2026-04-11T13:41:00Z"/>
          <w:rFonts w:ascii="Segoe UI" w:eastAsia="Times New Roman" w:hAnsi="Segoe UI" w:cs="Segoe UI"/>
          <w:bCs/>
          <w:sz w:val="32"/>
          <w:szCs w:val="24"/>
          <w:lang w:val="ru-RU" w:eastAsia="en-GB"/>
        </w:rPr>
      </w:pPr>
      <w:ins w:id="470" w:author="user" w:date="2026-04-11T13:32:00Z">
        <w:r>
          <w:rPr>
            <w:rFonts w:ascii="Segoe UI" w:eastAsia="Times New Roman" w:hAnsi="Segoe UI" w:cs="Segoe UI"/>
            <w:bCs/>
            <w:sz w:val="32"/>
            <w:szCs w:val="24"/>
            <w:lang w:val="ru-RU" w:eastAsia="en-GB"/>
          </w:rPr>
          <w:t>к абстрактному получателю/распростр</w:t>
        </w:r>
      </w:ins>
      <w:ins w:id="471" w:author="user" w:date="2026-04-11T13:33:00Z">
        <w:r>
          <w:rPr>
            <w:rFonts w:ascii="Segoe UI" w:eastAsia="Times New Roman" w:hAnsi="Segoe UI" w:cs="Segoe UI"/>
            <w:bCs/>
            <w:sz w:val="32"/>
            <w:szCs w:val="24"/>
            <w:lang w:val="ru-RU" w:eastAsia="en-GB"/>
          </w:rPr>
          <w:t>анителю информации?</w:t>
        </w:r>
      </w:ins>
    </w:p>
    <w:p w14:paraId="6594B4A5" w14:textId="7FF0A42C" w:rsidR="00C53FE1" w:rsidRDefault="00C53FE1" w:rsidP="00D8342B">
      <w:pPr>
        <w:shd w:val="clear" w:color="auto" w:fill="FFFFFF"/>
        <w:spacing w:line="360" w:lineRule="auto"/>
        <w:ind w:firstLine="709"/>
        <w:jc w:val="both"/>
        <w:rPr>
          <w:ins w:id="472" w:author="user" w:date="2026-04-11T13:42:00Z"/>
          <w:rFonts w:ascii="Segoe UI" w:eastAsia="Times New Roman" w:hAnsi="Segoe UI" w:cs="Segoe UI"/>
          <w:bCs/>
          <w:color w:val="FF0000"/>
          <w:sz w:val="32"/>
          <w:szCs w:val="24"/>
          <w:lang w:val="ru-RU" w:eastAsia="en-GB"/>
        </w:rPr>
      </w:pPr>
      <w:ins w:id="473" w:author="user" w:date="2026-04-11T13:41:00Z">
        <w:r>
          <w:rPr>
            <w:rFonts w:ascii="Segoe UI" w:eastAsia="Times New Roman" w:hAnsi="Segoe UI" w:cs="Segoe UI"/>
            <w:bCs/>
            <w:sz w:val="32"/>
            <w:szCs w:val="24"/>
            <w:lang w:val="ru-RU" w:eastAsia="en-GB"/>
          </w:rPr>
          <w:t xml:space="preserve">= </w:t>
        </w:r>
        <w:proofErr w:type="gramStart"/>
        <w:r>
          <w:rPr>
            <w:rFonts w:ascii="Segoe UI" w:eastAsia="Times New Roman" w:hAnsi="Segoe UI" w:cs="Segoe UI"/>
            <w:bCs/>
            <w:sz w:val="32"/>
            <w:szCs w:val="24"/>
            <w:lang w:val="ru-RU" w:eastAsia="en-GB"/>
          </w:rPr>
          <w:t>метод аномалий</w:t>
        </w:r>
      </w:ins>
      <w:proofErr w:type="gramEnd"/>
      <w:ins w:id="474" w:author="user" w:date="2026-04-11T13:42:00Z">
        <w:r>
          <w:rPr>
            <w:rFonts w:ascii="Segoe UI" w:eastAsia="Times New Roman" w:hAnsi="Segoe UI" w:cs="Segoe UI"/>
            <w:bCs/>
            <w:color w:val="FF0000"/>
            <w:sz w:val="32"/>
            <w:szCs w:val="24"/>
            <w:lang w:val="ru-RU" w:eastAsia="en-GB"/>
          </w:rPr>
          <w:t xml:space="preserve"> который </w:t>
        </w:r>
        <w:proofErr w:type="spellStart"/>
        <w:r>
          <w:rPr>
            <w:rFonts w:ascii="Segoe UI" w:eastAsia="Times New Roman" w:hAnsi="Segoe UI" w:cs="Segoe UI"/>
            <w:bCs/>
            <w:color w:val="FF0000"/>
            <w:sz w:val="32"/>
            <w:szCs w:val="24"/>
            <w:lang w:val="ru-RU" w:eastAsia="en-GB"/>
          </w:rPr>
          <w:t>вязывает</w:t>
        </w:r>
        <w:proofErr w:type="spellEnd"/>
        <w:r>
          <w:rPr>
            <w:rFonts w:ascii="Segoe UI" w:eastAsia="Times New Roman" w:hAnsi="Segoe UI" w:cs="Segoe UI"/>
            <w:bCs/>
            <w:color w:val="FF0000"/>
            <w:sz w:val="32"/>
            <w:szCs w:val="24"/>
            <w:lang w:val="ru-RU" w:eastAsia="en-GB"/>
          </w:rPr>
          <w:t xml:space="preserve"> два кластера = </w:t>
        </w:r>
        <w:proofErr w:type="spellStart"/>
        <w:r>
          <w:rPr>
            <w:rFonts w:ascii="Segoe UI" w:eastAsia="Times New Roman" w:hAnsi="Segoe UI" w:cs="Segoe UI"/>
            <w:bCs/>
            <w:color w:val="FF0000"/>
            <w:sz w:val="32"/>
            <w:szCs w:val="24"/>
            <w:lang w:val="ru-RU" w:eastAsia="en-GB"/>
          </w:rPr>
          <w:t>межсетовой</w:t>
        </w:r>
        <w:proofErr w:type="spellEnd"/>
        <w:r>
          <w:rPr>
            <w:rFonts w:ascii="Segoe UI" w:eastAsia="Times New Roman" w:hAnsi="Segoe UI" w:cs="Segoe UI"/>
            <w:bCs/>
            <w:color w:val="FF0000"/>
            <w:sz w:val="32"/>
            <w:szCs w:val="24"/>
            <w:lang w:val="ru-RU" w:eastAsia="en-GB"/>
          </w:rPr>
          <w:t xml:space="preserve"> мост… </w:t>
        </w:r>
      </w:ins>
    </w:p>
    <w:p w14:paraId="4DD733FB" w14:textId="53F1F1BC" w:rsidR="00C53FE1" w:rsidRDefault="00C53FE1" w:rsidP="00D8342B">
      <w:pPr>
        <w:shd w:val="clear" w:color="auto" w:fill="FFFFFF"/>
        <w:spacing w:line="360" w:lineRule="auto"/>
        <w:ind w:firstLine="709"/>
        <w:jc w:val="both"/>
        <w:rPr>
          <w:ins w:id="475" w:author="user" w:date="2026-04-11T13:42:00Z"/>
          <w:rFonts w:ascii="Segoe UI" w:eastAsia="Times New Roman" w:hAnsi="Segoe UI" w:cs="Segoe UI"/>
          <w:bCs/>
          <w:color w:val="FF0000"/>
          <w:sz w:val="32"/>
          <w:szCs w:val="24"/>
          <w:lang w:val="ru-RU" w:eastAsia="en-GB"/>
        </w:rPr>
      </w:pPr>
    </w:p>
    <w:p w14:paraId="03D39311" w14:textId="32663CEB" w:rsidR="00C53FE1" w:rsidRDefault="00C53FE1" w:rsidP="00D8342B">
      <w:pPr>
        <w:shd w:val="clear" w:color="auto" w:fill="FFFFFF"/>
        <w:spacing w:line="360" w:lineRule="auto"/>
        <w:ind w:firstLine="709"/>
        <w:jc w:val="both"/>
        <w:rPr>
          <w:ins w:id="476" w:author="user" w:date="2026-04-11T13:43:00Z"/>
          <w:rFonts w:ascii="Segoe UI" w:eastAsia="Times New Roman" w:hAnsi="Segoe UI" w:cs="Segoe UI"/>
          <w:bCs/>
          <w:color w:val="FF0000"/>
          <w:sz w:val="32"/>
          <w:szCs w:val="24"/>
          <w:lang w:val="ru-RU" w:eastAsia="en-GB"/>
        </w:rPr>
      </w:pPr>
      <w:proofErr w:type="gramStart"/>
      <w:ins w:id="477" w:author="user" w:date="2026-04-11T13:43:00Z">
        <w:r>
          <w:rPr>
            <w:rFonts w:ascii="Segoe UI" w:eastAsia="Times New Roman" w:hAnsi="Segoe UI" w:cs="Segoe UI"/>
            <w:bCs/>
            <w:color w:val="FF0000"/>
            <w:sz w:val="32"/>
            <w:szCs w:val="24"/>
            <w:lang w:val="ru-RU" w:eastAsia="en-GB"/>
          </w:rPr>
          <w:t>ключ</w:t>
        </w:r>
        <w:proofErr w:type="gramEnd"/>
        <w:r>
          <w:rPr>
            <w:rFonts w:ascii="Segoe UI" w:eastAsia="Times New Roman" w:hAnsi="Segoe UI" w:cs="Segoe UI"/>
            <w:bCs/>
            <w:color w:val="FF0000"/>
            <w:sz w:val="32"/>
            <w:szCs w:val="24"/>
            <w:lang w:val="ru-RU" w:eastAsia="en-GB"/>
          </w:rPr>
          <w:t xml:space="preserve"> который связывает две </w:t>
        </w:r>
        <w:proofErr w:type="spellStart"/>
        <w:r>
          <w:rPr>
            <w:rFonts w:ascii="Segoe UI" w:eastAsia="Times New Roman" w:hAnsi="Segoe UI" w:cs="Segoe UI"/>
            <w:bCs/>
            <w:color w:val="FF0000"/>
            <w:sz w:val="32"/>
            <w:szCs w:val="24"/>
            <w:lang w:val="ru-RU" w:eastAsia="en-GB"/>
          </w:rPr>
          <w:t>тпблицы</w:t>
        </w:r>
        <w:proofErr w:type="spellEnd"/>
        <w:r>
          <w:rPr>
            <w:rFonts w:ascii="Segoe UI" w:eastAsia="Times New Roman" w:hAnsi="Segoe UI" w:cs="Segoe UI"/>
            <w:bCs/>
            <w:color w:val="FF0000"/>
            <w:sz w:val="32"/>
            <w:szCs w:val="24"/>
            <w:lang w:val="ru-RU" w:eastAsia="en-GB"/>
          </w:rPr>
          <w:t>…</w:t>
        </w:r>
      </w:ins>
    </w:p>
    <w:p w14:paraId="173BDABE" w14:textId="6E43568E" w:rsidR="00C53FE1" w:rsidRDefault="00C53FE1" w:rsidP="00D8342B">
      <w:pPr>
        <w:shd w:val="clear" w:color="auto" w:fill="FFFFFF"/>
        <w:spacing w:line="360" w:lineRule="auto"/>
        <w:ind w:firstLine="709"/>
        <w:jc w:val="both"/>
        <w:rPr>
          <w:ins w:id="478" w:author="user" w:date="2026-04-11T13:43:00Z"/>
          <w:rFonts w:ascii="Segoe UI" w:eastAsia="Times New Roman" w:hAnsi="Segoe UI" w:cs="Segoe UI"/>
          <w:bCs/>
          <w:color w:val="FF0000"/>
          <w:sz w:val="32"/>
          <w:szCs w:val="24"/>
          <w:lang w:val="ru-RU" w:eastAsia="en-GB"/>
        </w:rPr>
      </w:pPr>
    </w:p>
    <w:p w14:paraId="285C73E2" w14:textId="78103FB2" w:rsidR="00C53FE1" w:rsidRDefault="00C53FE1" w:rsidP="00D8342B">
      <w:pPr>
        <w:shd w:val="clear" w:color="auto" w:fill="FFFFFF"/>
        <w:spacing w:line="360" w:lineRule="auto"/>
        <w:ind w:firstLine="709"/>
        <w:jc w:val="both"/>
        <w:rPr>
          <w:ins w:id="479" w:author="user" w:date="2026-04-11T13:25:00Z"/>
          <w:rFonts w:ascii="Segoe UI" w:eastAsia="Times New Roman" w:hAnsi="Segoe UI" w:cs="Segoe UI"/>
          <w:bCs/>
          <w:sz w:val="32"/>
          <w:szCs w:val="24"/>
          <w:lang w:val="ru-RU" w:eastAsia="en-GB"/>
        </w:rPr>
      </w:pPr>
      <w:ins w:id="480" w:author="user" w:date="2026-04-11T13:43:00Z">
        <w:r>
          <w:rPr>
            <w:rFonts w:ascii="Segoe UI" w:eastAsia="Times New Roman" w:hAnsi="Segoe UI" w:cs="Segoe UI"/>
            <w:bCs/>
            <w:color w:val="FF0000"/>
            <w:sz w:val="32"/>
            <w:szCs w:val="24"/>
            <w:lang w:val="ru-RU" w:eastAsia="en-GB"/>
          </w:rPr>
          <w:t xml:space="preserve">науки не изолированно… </w:t>
        </w:r>
      </w:ins>
      <w:ins w:id="481" w:author="user" w:date="2026-04-11T13:44:00Z">
        <w:r>
          <w:rPr>
            <w:rFonts w:ascii="Segoe UI" w:eastAsia="Times New Roman" w:hAnsi="Segoe UI" w:cs="Segoe UI"/>
            <w:bCs/>
            <w:color w:val="FF0000"/>
            <w:sz w:val="32"/>
            <w:szCs w:val="24"/>
            <w:lang w:val="ru-RU" w:eastAsia="en-GB"/>
          </w:rPr>
          <w:t xml:space="preserve">и право занимается не столько/только оформлением отношений но их </w:t>
        </w:r>
        <w:proofErr w:type="spellStart"/>
        <w:proofErr w:type="gramStart"/>
        <w:r>
          <w:rPr>
            <w:rFonts w:ascii="Segoe UI" w:eastAsia="Times New Roman" w:hAnsi="Segoe UI" w:cs="Segoe UI"/>
            <w:bCs/>
            <w:color w:val="FF0000"/>
            <w:sz w:val="32"/>
            <w:szCs w:val="24"/>
            <w:lang w:val="ru-RU" w:eastAsia="en-GB"/>
          </w:rPr>
          <w:t>изучением.ю</w:t>
        </w:r>
      </w:ins>
      <w:proofErr w:type="spellEnd"/>
      <w:proofErr w:type="gramEnd"/>
    </w:p>
    <w:p w14:paraId="20FB2179" w14:textId="1B9FB637" w:rsidR="00E3172F" w:rsidRPr="00E3172F" w:rsidRDefault="001B6A86" w:rsidP="00D8342B">
      <w:pPr>
        <w:shd w:val="clear" w:color="auto" w:fill="FFFFFF"/>
        <w:spacing w:line="360" w:lineRule="auto"/>
        <w:ind w:firstLine="709"/>
        <w:jc w:val="both"/>
        <w:rPr>
          <w:ins w:id="482" w:author="user" w:date="2026-04-11T13:16:00Z"/>
          <w:rFonts w:ascii="Segoe UI" w:eastAsia="Times New Roman" w:hAnsi="Segoe UI" w:cs="Segoe UI"/>
          <w:bCs/>
          <w:sz w:val="32"/>
          <w:szCs w:val="24"/>
          <w:lang w:val="ru-RU" w:eastAsia="en-GB"/>
          <w:rPrChange w:id="483" w:author="user" w:date="2026-04-11T13:24:00Z">
            <w:rPr>
              <w:ins w:id="484" w:author="user" w:date="2026-04-11T13:16:00Z"/>
              <w:rFonts w:ascii="Segoe UI" w:eastAsia="Times New Roman" w:hAnsi="Segoe UI" w:cs="Segoe UI"/>
              <w:bCs/>
              <w:color w:val="FF0000"/>
              <w:sz w:val="32"/>
              <w:szCs w:val="24"/>
              <w:lang w:val="ru-RU" w:eastAsia="en-GB"/>
            </w:rPr>
          </w:rPrChange>
        </w:rPr>
      </w:pPr>
      <w:ins w:id="485" w:author="user" w:date="2026-04-11T13:28:00Z">
        <w:r>
          <w:rPr>
            <w:rFonts w:ascii="Segoe UI" w:eastAsia="Times New Roman" w:hAnsi="Segoe UI" w:cs="Segoe UI"/>
            <w:bCs/>
            <w:sz w:val="32"/>
            <w:szCs w:val="24"/>
            <w:lang w:val="ru-RU" w:eastAsia="en-GB"/>
          </w:rPr>
          <w:t xml:space="preserve">2) </w:t>
        </w:r>
      </w:ins>
      <w:ins w:id="486" w:author="user" w:date="2026-04-11T13:25:00Z">
        <w:r w:rsidR="00E3172F">
          <w:rPr>
            <w:rFonts w:ascii="Segoe UI" w:eastAsia="Times New Roman" w:hAnsi="Segoe UI" w:cs="Segoe UI"/>
            <w:bCs/>
            <w:sz w:val="32"/>
            <w:szCs w:val="24"/>
            <w:lang w:val="ru-RU" w:eastAsia="en-GB"/>
          </w:rPr>
          <w:t>цифровые данные не сами по себе, а под влия</w:t>
        </w:r>
      </w:ins>
      <w:ins w:id="487" w:author="user" w:date="2026-04-11T13:26:00Z">
        <w:r w:rsidR="00E3172F">
          <w:rPr>
            <w:rFonts w:ascii="Segoe UI" w:eastAsia="Times New Roman" w:hAnsi="Segoe UI" w:cs="Segoe UI"/>
            <w:bCs/>
            <w:sz w:val="32"/>
            <w:szCs w:val="24"/>
            <w:lang w:val="ru-RU" w:eastAsia="en-GB"/>
          </w:rPr>
          <w:t>нием технологии?</w:t>
        </w:r>
      </w:ins>
      <w:ins w:id="488" w:author="user" w:date="2026-04-11T13:28:00Z">
        <w:r>
          <w:rPr>
            <w:rFonts w:ascii="Segoe UI" w:eastAsia="Times New Roman" w:hAnsi="Segoe UI" w:cs="Segoe UI"/>
            <w:bCs/>
            <w:sz w:val="32"/>
            <w:szCs w:val="24"/>
            <w:lang w:val="ru-RU" w:eastAsia="en-GB"/>
          </w:rPr>
          <w:t xml:space="preserve"> =расширенное </w:t>
        </w:r>
      </w:ins>
      <w:ins w:id="489" w:author="user" w:date="2026-04-11T13:29:00Z">
        <w:r>
          <w:rPr>
            <w:rFonts w:ascii="Segoe UI" w:eastAsia="Times New Roman" w:hAnsi="Segoe UI" w:cs="Segoe UI"/>
            <w:bCs/>
            <w:sz w:val="32"/>
            <w:szCs w:val="24"/>
            <w:lang w:val="ru-RU" w:eastAsia="en-GB"/>
          </w:rPr>
          <w:t>информационное</w:t>
        </w:r>
      </w:ins>
      <w:ins w:id="490" w:author="user" w:date="2026-04-11T13:28:00Z">
        <w:r>
          <w:rPr>
            <w:rFonts w:ascii="Segoe UI" w:eastAsia="Times New Roman" w:hAnsi="Segoe UI" w:cs="Segoe UI"/>
            <w:bCs/>
            <w:sz w:val="32"/>
            <w:szCs w:val="24"/>
            <w:lang w:val="ru-RU" w:eastAsia="en-GB"/>
          </w:rPr>
          <w:t xml:space="preserve"> … </w:t>
        </w:r>
        <w:proofErr w:type="gramStart"/>
        <w:r>
          <w:rPr>
            <w:rFonts w:ascii="Segoe UI" w:eastAsia="Times New Roman" w:hAnsi="Segoe UI" w:cs="Segoe UI"/>
            <w:bCs/>
            <w:sz w:val="32"/>
            <w:szCs w:val="24"/>
            <w:lang w:val="ru-RU" w:eastAsia="en-GB"/>
          </w:rPr>
          <w:t>цифровое..</w:t>
        </w:r>
      </w:ins>
      <w:proofErr w:type="gramEnd"/>
    </w:p>
    <w:p w14:paraId="7EFB9678" w14:textId="74CE7D50" w:rsidR="00E3172F" w:rsidRDefault="00E3172F" w:rsidP="00D8342B">
      <w:pPr>
        <w:shd w:val="clear" w:color="auto" w:fill="FFFFFF"/>
        <w:spacing w:line="360" w:lineRule="auto"/>
        <w:ind w:firstLine="709"/>
        <w:jc w:val="both"/>
        <w:rPr>
          <w:ins w:id="491" w:author="user" w:date="2026-04-11T13:21:00Z"/>
          <w:rFonts w:ascii="Segoe UI" w:eastAsia="Times New Roman" w:hAnsi="Segoe UI" w:cs="Segoe UI"/>
          <w:bCs/>
          <w:color w:val="FF0000"/>
          <w:sz w:val="32"/>
          <w:szCs w:val="24"/>
          <w:lang w:val="ru-RU" w:eastAsia="en-GB"/>
        </w:rPr>
      </w:pPr>
      <w:ins w:id="492" w:author="user" w:date="2026-04-11T13:16:00Z">
        <w:r>
          <w:rPr>
            <w:rFonts w:ascii="Segoe UI" w:eastAsia="Times New Roman" w:hAnsi="Segoe UI" w:cs="Segoe UI"/>
            <w:bCs/>
            <w:color w:val="FF0000"/>
            <w:sz w:val="32"/>
            <w:szCs w:val="24"/>
            <w:lang w:val="ru-RU" w:eastAsia="en-GB"/>
          </w:rPr>
          <w:t>+ для определения предмета нужно выбрать ключ</w:t>
        </w:r>
      </w:ins>
    </w:p>
    <w:p w14:paraId="30AA5E8C" w14:textId="7E5A48C1" w:rsidR="00E3172F" w:rsidRDefault="00E3172F" w:rsidP="00D8342B">
      <w:pPr>
        <w:shd w:val="clear" w:color="auto" w:fill="FFFFFF"/>
        <w:spacing w:line="360" w:lineRule="auto"/>
        <w:ind w:firstLine="709"/>
        <w:jc w:val="both"/>
        <w:rPr>
          <w:ins w:id="493" w:author="user" w:date="2026-04-11T13:16:00Z"/>
          <w:rFonts w:ascii="Segoe UI" w:eastAsia="Times New Roman" w:hAnsi="Segoe UI" w:cs="Segoe UI"/>
          <w:bCs/>
          <w:color w:val="FF0000"/>
          <w:sz w:val="32"/>
          <w:szCs w:val="24"/>
          <w:lang w:val="ru-RU" w:eastAsia="en-GB"/>
        </w:rPr>
      </w:pPr>
      <w:ins w:id="494" w:author="user" w:date="2026-04-11T13:21:00Z">
        <w:r>
          <w:rPr>
            <w:rFonts w:ascii="Segoe UI" w:eastAsia="Times New Roman" w:hAnsi="Segoe UI" w:cs="Segoe UI"/>
            <w:bCs/>
            <w:color w:val="FF0000"/>
            <w:sz w:val="32"/>
            <w:szCs w:val="24"/>
            <w:lang w:val="ru-RU" w:eastAsia="en-GB"/>
          </w:rPr>
          <w:lastRenderedPageBreak/>
          <w:t>+ варианты ключей</w:t>
        </w:r>
      </w:ins>
      <w:ins w:id="495" w:author="user" w:date="2026-04-11T13:22:00Z">
        <w:r>
          <w:rPr>
            <w:rFonts w:ascii="Segoe UI" w:eastAsia="Times New Roman" w:hAnsi="Segoe UI" w:cs="Segoe UI"/>
            <w:bCs/>
            <w:color w:val="FF0000"/>
            <w:sz w:val="32"/>
            <w:szCs w:val="24"/>
            <w:lang w:val="ru-RU" w:eastAsia="en-GB"/>
          </w:rPr>
          <w:t xml:space="preserve"> … нужно выбрать первичный… </w:t>
        </w:r>
      </w:ins>
    </w:p>
    <w:p w14:paraId="6307548D" w14:textId="1BF35758" w:rsidR="00E3172F" w:rsidRDefault="00E3172F" w:rsidP="00D8342B">
      <w:pPr>
        <w:shd w:val="clear" w:color="auto" w:fill="FFFFFF"/>
        <w:spacing w:line="360" w:lineRule="auto"/>
        <w:ind w:firstLine="709"/>
        <w:jc w:val="both"/>
        <w:rPr>
          <w:rFonts w:ascii="Times New Roman" w:eastAsia="Times New Roman" w:hAnsi="Times New Roman" w:cs="Times New Roman"/>
          <w:bCs/>
          <w:sz w:val="28"/>
          <w:szCs w:val="28"/>
          <w:lang w:val="ru-RU" w:eastAsia="en-GB"/>
        </w:rPr>
      </w:pPr>
      <w:ins w:id="496" w:author="user" w:date="2026-04-11T13:16:00Z">
        <w:r>
          <w:rPr>
            <w:rFonts w:ascii="Segoe UI" w:eastAsia="Times New Roman" w:hAnsi="Segoe UI" w:cs="Segoe UI"/>
            <w:bCs/>
            <w:color w:val="FF0000"/>
            <w:sz w:val="32"/>
            <w:szCs w:val="24"/>
            <w:lang w:val="ru-RU" w:eastAsia="en-GB"/>
          </w:rPr>
          <w:t>+</w:t>
        </w:r>
      </w:ins>
      <w:ins w:id="497" w:author="user" w:date="2026-04-11T13:22:00Z">
        <w:r>
          <w:rPr>
            <w:rFonts w:ascii="Segoe UI" w:eastAsia="Times New Roman" w:hAnsi="Segoe UI" w:cs="Segoe UI"/>
            <w:bCs/>
            <w:color w:val="FF0000"/>
            <w:sz w:val="32"/>
            <w:szCs w:val="24"/>
            <w:lang w:val="ru-RU" w:eastAsia="en-GB"/>
          </w:rPr>
          <w:t xml:space="preserve"> первичный ключ</w:t>
        </w:r>
      </w:ins>
      <w:ins w:id="498" w:author="user" w:date="2026-04-11T13:16:00Z">
        <w:r>
          <w:rPr>
            <w:rFonts w:ascii="Segoe UI" w:eastAsia="Times New Roman" w:hAnsi="Segoe UI" w:cs="Segoe UI"/>
            <w:bCs/>
            <w:color w:val="FF0000"/>
            <w:sz w:val="32"/>
            <w:szCs w:val="24"/>
            <w:lang w:val="ru-RU" w:eastAsia="en-GB"/>
          </w:rPr>
          <w:t xml:space="preserve"> </w:t>
        </w:r>
        <w:proofErr w:type="spellStart"/>
        <w:r>
          <w:rPr>
            <w:rFonts w:ascii="Segoe UI" w:eastAsia="Times New Roman" w:hAnsi="Segoe UI" w:cs="Segoe UI"/>
            <w:bCs/>
            <w:color w:val="FF0000"/>
            <w:sz w:val="32"/>
            <w:szCs w:val="24"/>
            <w:lang w:val="ru-RU" w:eastAsia="en-GB"/>
          </w:rPr>
          <w:t>ключ</w:t>
        </w:r>
        <w:proofErr w:type="spellEnd"/>
        <w:r>
          <w:rPr>
            <w:rFonts w:ascii="Segoe UI" w:eastAsia="Times New Roman" w:hAnsi="Segoe UI" w:cs="Segoe UI"/>
            <w:bCs/>
            <w:color w:val="FF0000"/>
            <w:sz w:val="32"/>
            <w:szCs w:val="24"/>
            <w:lang w:val="ru-RU" w:eastAsia="en-GB"/>
          </w:rPr>
          <w:t xml:space="preserve"> </w:t>
        </w:r>
      </w:ins>
      <w:ins w:id="499" w:author="user" w:date="2026-04-11T13:17:00Z">
        <w:r>
          <w:rPr>
            <w:rFonts w:ascii="Segoe UI" w:eastAsia="Times New Roman" w:hAnsi="Segoe UI" w:cs="Segoe UI"/>
            <w:bCs/>
            <w:color w:val="FF0000"/>
            <w:sz w:val="32"/>
            <w:szCs w:val="24"/>
            <w:lang w:val="ru-RU" w:eastAsia="en-GB"/>
          </w:rPr>
          <w:t>–</w:t>
        </w:r>
      </w:ins>
      <w:ins w:id="500" w:author="user" w:date="2026-04-11T13:16:00Z">
        <w:r>
          <w:rPr>
            <w:rFonts w:ascii="Segoe UI" w:eastAsia="Times New Roman" w:hAnsi="Segoe UI" w:cs="Segoe UI"/>
            <w:bCs/>
            <w:color w:val="FF0000"/>
            <w:sz w:val="32"/>
            <w:szCs w:val="24"/>
            <w:lang w:val="ru-RU" w:eastAsia="en-GB"/>
          </w:rPr>
          <w:t xml:space="preserve"> ориентац</w:t>
        </w:r>
      </w:ins>
      <w:ins w:id="501" w:author="user" w:date="2026-04-11T13:17:00Z">
        <w:r>
          <w:rPr>
            <w:rFonts w:ascii="Segoe UI" w:eastAsia="Times New Roman" w:hAnsi="Segoe UI" w:cs="Segoe UI"/>
            <w:bCs/>
            <w:color w:val="FF0000"/>
            <w:sz w:val="32"/>
            <w:szCs w:val="24"/>
            <w:lang w:val="ru-RU" w:eastAsia="en-GB"/>
          </w:rPr>
          <w:t>ия на человека как на субъекта</w:t>
        </w:r>
      </w:ins>
      <w:ins w:id="502" w:author="user" w:date="2026-04-11T13:26:00Z">
        <w:r w:rsidR="001B6A86">
          <w:rPr>
            <w:rFonts w:ascii="Segoe UI" w:eastAsia="Times New Roman" w:hAnsi="Segoe UI" w:cs="Segoe UI"/>
            <w:bCs/>
            <w:color w:val="FF0000"/>
            <w:sz w:val="32"/>
            <w:szCs w:val="24"/>
            <w:lang w:val="ru-RU" w:eastAsia="en-GB"/>
          </w:rPr>
          <w:t xml:space="preserve"> и их защиты (</w:t>
        </w:r>
        <w:proofErr w:type="spellStart"/>
        <w:r w:rsidR="001B6A86">
          <w:rPr>
            <w:rFonts w:ascii="Segoe UI" w:eastAsia="Times New Roman" w:hAnsi="Segoe UI" w:cs="Segoe UI"/>
            <w:bCs/>
            <w:color w:val="FF0000"/>
            <w:sz w:val="32"/>
            <w:szCs w:val="24"/>
            <w:lang w:val="ru-RU" w:eastAsia="en-GB"/>
          </w:rPr>
          <w:t>безопа</w:t>
        </w:r>
      </w:ins>
      <w:ins w:id="503" w:author="user" w:date="2026-04-11T13:27:00Z">
        <w:r w:rsidR="001B6A86">
          <w:rPr>
            <w:rFonts w:ascii="Segoe UI" w:eastAsia="Times New Roman" w:hAnsi="Segoe UI" w:cs="Segoe UI"/>
            <w:bCs/>
            <w:color w:val="FF0000"/>
            <w:sz w:val="32"/>
            <w:szCs w:val="24"/>
            <w:lang w:val="ru-RU" w:eastAsia="en-GB"/>
          </w:rPr>
          <w:t>сноси</w:t>
        </w:r>
        <w:proofErr w:type="spellEnd"/>
        <w:r w:rsidR="001B6A86">
          <w:rPr>
            <w:rFonts w:ascii="Segoe UI" w:eastAsia="Times New Roman" w:hAnsi="Segoe UI" w:cs="Segoe UI"/>
            <w:bCs/>
            <w:color w:val="FF0000"/>
            <w:sz w:val="32"/>
            <w:szCs w:val="24"/>
            <w:lang w:val="ru-RU" w:eastAsia="en-GB"/>
          </w:rPr>
          <w:t>)</w:t>
        </w:r>
      </w:ins>
    </w:p>
    <w:p w14:paraId="30B6590F" w14:textId="423358EB" w:rsidR="00BD6080" w:rsidRPr="007A5635" w:rsidRDefault="00F75A6D" w:rsidP="00D8342B">
      <w:pPr>
        <w:shd w:val="clear" w:color="auto" w:fill="FFFFFF"/>
        <w:spacing w:line="360" w:lineRule="auto"/>
        <w:ind w:firstLine="709"/>
        <w:jc w:val="both"/>
        <w:rPr>
          <w:ins w:id="504" w:author="user" w:date="2026-04-11T13:17:00Z"/>
          <w:rFonts w:ascii="Times New Roman" w:eastAsia="Times New Roman" w:hAnsi="Times New Roman" w:cs="Times New Roman"/>
          <w:bCs/>
          <w:sz w:val="28"/>
          <w:szCs w:val="28"/>
          <w:lang w:val="ru-RU" w:eastAsia="en-GB"/>
        </w:rPr>
      </w:pPr>
      <w:r w:rsidRPr="00CF2FA4">
        <w:rPr>
          <w:rFonts w:ascii="Times New Roman" w:eastAsia="Times New Roman" w:hAnsi="Times New Roman" w:cs="Times New Roman"/>
          <w:bCs/>
          <w:sz w:val="28"/>
          <w:szCs w:val="28"/>
          <w:lang w:val="ru-RU" w:eastAsia="en-GB"/>
        </w:rPr>
        <w:t>***</w:t>
      </w:r>
    </w:p>
    <w:p w14:paraId="6BFA4BE0" w14:textId="77777777" w:rsidR="00E3172F" w:rsidRDefault="00E3172F" w:rsidP="00D8342B">
      <w:pPr>
        <w:shd w:val="clear" w:color="auto" w:fill="FFFFFF"/>
        <w:spacing w:line="360" w:lineRule="auto"/>
        <w:ind w:firstLine="709"/>
        <w:jc w:val="both"/>
        <w:rPr>
          <w:ins w:id="505" w:author="user" w:date="2026-04-11T13:18:00Z"/>
          <w:rFonts w:ascii="Times New Roman" w:eastAsia="Times New Roman" w:hAnsi="Times New Roman" w:cs="Times New Roman"/>
          <w:color w:val="FF0000"/>
          <w:sz w:val="28"/>
          <w:szCs w:val="28"/>
          <w:lang w:val="ru-RU" w:eastAsia="en-GB"/>
        </w:rPr>
      </w:pPr>
      <w:ins w:id="506" w:author="user" w:date="2026-04-11T13:17:00Z">
        <w:r w:rsidRPr="00E3172F">
          <w:rPr>
            <w:rFonts w:ascii="Times New Roman" w:eastAsia="Times New Roman" w:hAnsi="Times New Roman" w:cs="Times New Roman"/>
            <w:color w:val="FF0000"/>
            <w:sz w:val="28"/>
            <w:szCs w:val="28"/>
            <w:lang w:val="ru-RU" w:eastAsia="en-GB"/>
            <w:rPrChange w:id="507" w:author="user" w:date="2026-04-11T13:18:00Z">
              <w:rPr>
                <w:rFonts w:ascii="Times New Roman" w:eastAsia="Times New Roman" w:hAnsi="Times New Roman" w:cs="Times New Roman"/>
                <w:color w:val="FF0000"/>
                <w:sz w:val="28"/>
                <w:szCs w:val="28"/>
                <w:highlight w:val="yellow"/>
                <w:lang w:val="ru-RU" w:eastAsia="en-GB"/>
              </w:rPr>
            </w:rPrChange>
          </w:rPr>
          <w:t>объек</w:t>
        </w:r>
      </w:ins>
      <w:ins w:id="508" w:author="user" w:date="2026-04-11T13:18:00Z">
        <w:r w:rsidRPr="00E3172F">
          <w:rPr>
            <w:rFonts w:ascii="Times New Roman" w:eastAsia="Times New Roman" w:hAnsi="Times New Roman" w:cs="Times New Roman"/>
            <w:color w:val="FF0000"/>
            <w:sz w:val="28"/>
            <w:szCs w:val="28"/>
            <w:lang w:val="ru-RU" w:eastAsia="en-GB"/>
            <w:rPrChange w:id="509" w:author="user" w:date="2026-04-11T13:18:00Z">
              <w:rPr>
                <w:rFonts w:ascii="Times New Roman" w:eastAsia="Times New Roman" w:hAnsi="Times New Roman" w:cs="Times New Roman"/>
                <w:color w:val="FF0000"/>
                <w:sz w:val="28"/>
                <w:szCs w:val="28"/>
                <w:highlight w:val="yellow"/>
                <w:lang w:val="ru-RU" w:eastAsia="en-GB"/>
              </w:rPr>
            </w:rPrChange>
          </w:rPr>
          <w:t xml:space="preserve">ты </w:t>
        </w:r>
        <w:r>
          <w:rPr>
            <w:rFonts w:ascii="Times New Roman" w:eastAsia="Times New Roman" w:hAnsi="Times New Roman" w:cs="Times New Roman"/>
            <w:color w:val="FF0000"/>
            <w:sz w:val="28"/>
            <w:szCs w:val="28"/>
            <w:lang w:val="ru-RU" w:eastAsia="en-GB"/>
          </w:rPr>
          <w:t>… межотраслевое междисциплинарное понимание</w:t>
        </w:r>
        <w:proofErr w:type="gramStart"/>
        <w:r>
          <w:rPr>
            <w:rFonts w:ascii="Times New Roman" w:eastAsia="Times New Roman" w:hAnsi="Times New Roman" w:cs="Times New Roman"/>
            <w:color w:val="FF0000"/>
            <w:sz w:val="28"/>
            <w:szCs w:val="28"/>
            <w:lang w:val="ru-RU" w:eastAsia="en-GB"/>
          </w:rPr>
          <w:t xml:space="preserve"> ..</w:t>
        </w:r>
        <w:proofErr w:type="gramEnd"/>
        <w:r>
          <w:rPr>
            <w:rFonts w:ascii="Times New Roman" w:eastAsia="Times New Roman" w:hAnsi="Times New Roman" w:cs="Times New Roman"/>
            <w:color w:val="FF0000"/>
            <w:sz w:val="28"/>
            <w:szCs w:val="28"/>
            <w:lang w:val="ru-RU" w:eastAsia="en-GB"/>
          </w:rPr>
          <w:t xml:space="preserve"> </w:t>
        </w:r>
      </w:ins>
    </w:p>
    <w:p w14:paraId="6D168801" w14:textId="77777777" w:rsidR="00E3172F" w:rsidRDefault="00E3172F" w:rsidP="00D8342B">
      <w:pPr>
        <w:shd w:val="clear" w:color="auto" w:fill="FFFFFF"/>
        <w:spacing w:line="360" w:lineRule="auto"/>
        <w:ind w:firstLine="709"/>
        <w:jc w:val="both"/>
        <w:rPr>
          <w:ins w:id="510" w:author="user" w:date="2026-04-11T13:18:00Z"/>
          <w:rFonts w:ascii="Times New Roman" w:eastAsia="Times New Roman" w:hAnsi="Times New Roman" w:cs="Times New Roman"/>
          <w:color w:val="FF0000"/>
          <w:sz w:val="28"/>
          <w:szCs w:val="28"/>
          <w:lang w:val="ru-RU" w:eastAsia="en-GB"/>
        </w:rPr>
      </w:pPr>
      <w:ins w:id="511" w:author="user" w:date="2026-04-11T13:18:00Z">
        <w:r>
          <w:rPr>
            <w:rFonts w:ascii="Times New Roman" w:eastAsia="Times New Roman" w:hAnsi="Times New Roman" w:cs="Times New Roman"/>
            <w:color w:val="FF0000"/>
            <w:sz w:val="28"/>
            <w:szCs w:val="28"/>
            <w:lang w:val="ru-RU" w:eastAsia="en-GB"/>
          </w:rPr>
          <w:t xml:space="preserve">наука по отношению к другой </w:t>
        </w:r>
      </w:ins>
    </w:p>
    <w:p w14:paraId="69B57CE1" w14:textId="77777777" w:rsidR="00E3172F" w:rsidRDefault="00E3172F" w:rsidP="00D8342B">
      <w:pPr>
        <w:shd w:val="clear" w:color="auto" w:fill="FFFFFF"/>
        <w:spacing w:line="360" w:lineRule="auto"/>
        <w:ind w:firstLine="709"/>
        <w:jc w:val="both"/>
        <w:rPr>
          <w:ins w:id="512" w:author="user" w:date="2026-04-11T13:19:00Z"/>
          <w:rFonts w:ascii="Times New Roman" w:eastAsia="Times New Roman" w:hAnsi="Times New Roman" w:cs="Times New Roman"/>
          <w:color w:val="FF0000"/>
          <w:sz w:val="28"/>
          <w:szCs w:val="28"/>
          <w:lang w:val="ru-RU" w:eastAsia="en-GB"/>
        </w:rPr>
      </w:pPr>
      <w:ins w:id="513" w:author="user" w:date="2026-04-11T13:18:00Z">
        <w:r>
          <w:rPr>
            <w:rFonts w:ascii="Times New Roman" w:eastAsia="Times New Roman" w:hAnsi="Times New Roman" w:cs="Times New Roman"/>
            <w:color w:val="FF0000"/>
            <w:sz w:val="28"/>
            <w:szCs w:val="28"/>
            <w:lang w:val="ru-RU" w:eastAsia="en-GB"/>
          </w:rPr>
          <w:t xml:space="preserve">- отраслевая </w:t>
        </w:r>
      </w:ins>
    </w:p>
    <w:p w14:paraId="7AD2AA65" w14:textId="77777777" w:rsidR="00E3172F" w:rsidRDefault="00E3172F" w:rsidP="00D8342B">
      <w:pPr>
        <w:shd w:val="clear" w:color="auto" w:fill="FFFFFF"/>
        <w:spacing w:line="360" w:lineRule="auto"/>
        <w:ind w:firstLine="709"/>
        <w:jc w:val="both"/>
        <w:rPr>
          <w:ins w:id="514" w:author="user" w:date="2026-04-11T13:19:00Z"/>
          <w:rFonts w:ascii="Times New Roman" w:eastAsia="Times New Roman" w:hAnsi="Times New Roman" w:cs="Times New Roman"/>
          <w:color w:val="FF0000"/>
          <w:sz w:val="28"/>
          <w:szCs w:val="28"/>
          <w:lang w:val="ru-RU" w:eastAsia="en-GB"/>
        </w:rPr>
      </w:pPr>
      <w:ins w:id="515" w:author="user" w:date="2026-04-11T13:19:00Z">
        <w:r>
          <w:rPr>
            <w:rFonts w:ascii="Times New Roman" w:eastAsia="Times New Roman" w:hAnsi="Times New Roman" w:cs="Times New Roman"/>
            <w:color w:val="FF0000"/>
            <w:sz w:val="28"/>
            <w:szCs w:val="28"/>
            <w:lang w:val="ru-RU" w:eastAsia="en-GB"/>
          </w:rPr>
          <w:t xml:space="preserve">- междисциплинарная </w:t>
        </w:r>
      </w:ins>
    </w:p>
    <w:p w14:paraId="46E6FF05" w14:textId="1FA76B5C" w:rsidR="00E3172F" w:rsidRPr="00E3172F" w:rsidRDefault="00E3172F" w:rsidP="00D8342B">
      <w:pPr>
        <w:shd w:val="clear" w:color="auto" w:fill="FFFFFF"/>
        <w:spacing w:line="360" w:lineRule="auto"/>
        <w:ind w:firstLine="709"/>
        <w:jc w:val="both"/>
        <w:rPr>
          <w:rFonts w:ascii="Times New Roman" w:eastAsia="Times New Roman" w:hAnsi="Times New Roman" w:cs="Times New Roman"/>
          <w:color w:val="FF0000"/>
          <w:sz w:val="28"/>
          <w:szCs w:val="28"/>
          <w:lang w:val="ru-RU" w:eastAsia="en-GB"/>
          <w:rPrChange w:id="516" w:author="user" w:date="2026-04-11T13:18:00Z">
            <w:rPr>
              <w:rFonts w:ascii="Times New Roman" w:eastAsia="Times New Roman" w:hAnsi="Times New Roman" w:cs="Times New Roman"/>
              <w:color w:val="FF0000"/>
              <w:sz w:val="28"/>
              <w:szCs w:val="28"/>
              <w:highlight w:val="yellow"/>
              <w:lang w:val="ru-RU" w:eastAsia="en-GB"/>
            </w:rPr>
          </w:rPrChange>
        </w:rPr>
      </w:pPr>
      <w:ins w:id="517" w:author="user" w:date="2026-04-11T13:19:00Z">
        <w:r>
          <w:rPr>
            <w:rFonts w:ascii="Times New Roman" w:eastAsia="Times New Roman" w:hAnsi="Times New Roman" w:cs="Times New Roman"/>
            <w:color w:val="FF0000"/>
            <w:sz w:val="28"/>
            <w:szCs w:val="28"/>
            <w:lang w:val="ru-RU" w:eastAsia="en-GB"/>
          </w:rPr>
          <w:t xml:space="preserve">не только в рамках дисциплины разные </w:t>
        </w:r>
        <w:proofErr w:type="gramStart"/>
        <w:r>
          <w:rPr>
            <w:rFonts w:ascii="Times New Roman" w:eastAsia="Times New Roman" w:hAnsi="Times New Roman" w:cs="Times New Roman"/>
            <w:color w:val="FF0000"/>
            <w:sz w:val="28"/>
            <w:szCs w:val="28"/>
            <w:lang w:val="ru-RU" w:eastAsia="en-GB"/>
          </w:rPr>
          <w:t>векторы….</w:t>
        </w:r>
        <w:proofErr w:type="gramEnd"/>
        <w:r>
          <w:rPr>
            <w:rFonts w:ascii="Times New Roman" w:eastAsia="Times New Roman" w:hAnsi="Times New Roman" w:cs="Times New Roman"/>
            <w:color w:val="FF0000"/>
            <w:sz w:val="28"/>
            <w:szCs w:val="28"/>
            <w:lang w:val="ru-RU" w:eastAsia="en-GB"/>
          </w:rPr>
          <w:t xml:space="preserve"> р м в рамках отрасли… </w:t>
        </w:r>
      </w:ins>
      <w:ins w:id="518" w:author="user" w:date="2026-04-11T13:20:00Z">
        <w:r>
          <w:rPr>
            <w:rFonts w:ascii="Times New Roman" w:eastAsia="Times New Roman" w:hAnsi="Times New Roman" w:cs="Times New Roman"/>
            <w:color w:val="FF0000"/>
            <w:sz w:val="28"/>
            <w:szCs w:val="28"/>
            <w:lang w:val="ru-RU" w:eastAsia="en-GB"/>
          </w:rPr>
          <w:t xml:space="preserve"> не устойчивого понимания…</w:t>
        </w:r>
      </w:ins>
      <w:ins w:id="519" w:author="user" w:date="2026-04-11T13:18:00Z">
        <w:r>
          <w:rPr>
            <w:rFonts w:ascii="Times New Roman" w:eastAsia="Times New Roman" w:hAnsi="Times New Roman" w:cs="Times New Roman"/>
            <w:color w:val="FF0000"/>
            <w:sz w:val="28"/>
            <w:szCs w:val="28"/>
            <w:lang w:val="ru-RU" w:eastAsia="en-GB"/>
          </w:rPr>
          <w:t xml:space="preserve"> </w:t>
        </w:r>
      </w:ins>
    </w:p>
    <w:p w14:paraId="5E83637F" w14:textId="2AB378F0" w:rsidR="00F75A6D" w:rsidRPr="00E3172F" w:rsidRDefault="00E3172F" w:rsidP="00D8342B">
      <w:pPr>
        <w:shd w:val="clear" w:color="auto" w:fill="FFFFFF"/>
        <w:spacing w:line="360" w:lineRule="auto"/>
        <w:ind w:firstLine="709"/>
        <w:jc w:val="both"/>
        <w:rPr>
          <w:rFonts w:ascii="Times New Roman" w:eastAsia="Times New Roman" w:hAnsi="Times New Roman" w:cs="Times New Roman"/>
          <w:color w:val="FF0000"/>
          <w:sz w:val="28"/>
          <w:szCs w:val="28"/>
          <w:lang w:val="ru-RU" w:eastAsia="en-GB"/>
          <w:rPrChange w:id="520" w:author="user" w:date="2026-04-11T13:18:00Z">
            <w:rPr>
              <w:rFonts w:ascii="Times New Roman" w:eastAsia="Times New Roman" w:hAnsi="Times New Roman" w:cs="Times New Roman"/>
              <w:color w:val="FF0000"/>
              <w:sz w:val="28"/>
              <w:szCs w:val="28"/>
              <w:highlight w:val="yellow"/>
              <w:lang w:val="ru-RU" w:eastAsia="en-GB"/>
            </w:rPr>
          </w:rPrChange>
        </w:rPr>
      </w:pPr>
      <w:ins w:id="521" w:author="user" w:date="2026-04-11T13:17:00Z">
        <w:r w:rsidRPr="00E3172F">
          <w:rPr>
            <w:rFonts w:ascii="Times New Roman" w:eastAsia="Times New Roman" w:hAnsi="Times New Roman" w:cs="Times New Roman"/>
            <w:color w:val="FF0000"/>
            <w:sz w:val="28"/>
            <w:szCs w:val="28"/>
            <w:lang w:val="ru-RU" w:eastAsia="en-GB"/>
            <w:rPrChange w:id="522" w:author="user" w:date="2026-04-11T13:18:00Z">
              <w:rPr>
                <w:rFonts w:ascii="Times New Roman" w:eastAsia="Times New Roman" w:hAnsi="Times New Roman" w:cs="Times New Roman"/>
                <w:color w:val="FF0000"/>
                <w:sz w:val="28"/>
                <w:szCs w:val="28"/>
                <w:highlight w:val="yellow"/>
                <w:lang w:val="ru-RU" w:eastAsia="en-GB"/>
              </w:rPr>
            </w:rPrChange>
          </w:rPr>
          <w:t>***</w:t>
        </w:r>
      </w:ins>
    </w:p>
    <w:p w14:paraId="718CF12D" w14:textId="77777777" w:rsidR="00BD6080" w:rsidRPr="00FC3D9C" w:rsidRDefault="00761E8F" w:rsidP="00BD6080">
      <w:pPr>
        <w:spacing w:line="360" w:lineRule="auto"/>
        <w:ind w:firstLine="709"/>
        <w:jc w:val="both"/>
        <w:rPr>
          <w:rFonts w:ascii="Times New Roman" w:eastAsia="Times New Roman" w:hAnsi="Times New Roman" w:cs="Times New Roman"/>
          <w:bCs/>
          <w:sz w:val="28"/>
          <w:szCs w:val="28"/>
          <w:lang w:val="ru-RU" w:eastAsia="en-GB"/>
        </w:rPr>
      </w:pPr>
      <w:r w:rsidRPr="00FC3D9C">
        <w:rPr>
          <w:rFonts w:ascii="Times New Roman" w:eastAsia="Times New Roman" w:hAnsi="Times New Roman" w:cs="Times New Roman"/>
          <w:bCs/>
          <w:sz w:val="28"/>
          <w:szCs w:val="28"/>
          <w:lang w:val="ru-RU" w:eastAsia="en-GB"/>
        </w:rPr>
        <w:t>Таким образом, и</w:t>
      </w:r>
      <w:r w:rsidR="00BD6080" w:rsidRPr="00FC3D9C">
        <w:rPr>
          <w:rFonts w:ascii="Times New Roman" w:eastAsia="Times New Roman" w:hAnsi="Times New Roman" w:cs="Times New Roman"/>
          <w:bCs/>
          <w:sz w:val="28"/>
          <w:szCs w:val="28"/>
          <w:lang w:val="ru-RU" w:eastAsia="en-GB"/>
        </w:rPr>
        <w:t>нформационное и цифровое законодательство формируется с</w:t>
      </w:r>
      <w:r w:rsidRPr="00FC3D9C">
        <w:rPr>
          <w:rFonts w:ascii="Times New Roman" w:eastAsia="Times New Roman" w:hAnsi="Times New Roman" w:cs="Times New Roman"/>
          <w:bCs/>
          <w:sz w:val="28"/>
          <w:szCs w:val="28"/>
          <w:lang w:val="ru-RU" w:eastAsia="en-GB"/>
        </w:rPr>
        <w:t xml:space="preserve"> 1995 г… </w:t>
      </w:r>
      <w:r w:rsidRPr="00FC3D9C">
        <w:rPr>
          <w:rFonts w:ascii="Times New Roman" w:eastAsia="Times New Roman" w:hAnsi="Times New Roman" w:cs="Times New Roman"/>
          <w:b/>
          <w:bCs/>
          <w:sz w:val="28"/>
          <w:szCs w:val="28"/>
          <w:lang w:val="ru-RU" w:eastAsia="en-GB"/>
        </w:rPr>
        <w:t xml:space="preserve">по трем </w:t>
      </w:r>
      <w:r w:rsidRPr="00601EC5">
        <w:rPr>
          <w:rFonts w:ascii="Times New Roman" w:eastAsia="Times New Roman" w:hAnsi="Times New Roman" w:cs="Times New Roman"/>
          <w:b/>
          <w:bCs/>
          <w:sz w:val="28"/>
          <w:szCs w:val="28"/>
          <w:highlight w:val="yellow"/>
          <w:lang w:val="ru-RU" w:eastAsia="en-GB"/>
          <w:rPrChange w:id="523" w:author="user" w:date="2026-04-11T14:15:00Z">
            <w:rPr>
              <w:rFonts w:ascii="Times New Roman" w:eastAsia="Times New Roman" w:hAnsi="Times New Roman" w:cs="Times New Roman"/>
              <w:b/>
              <w:bCs/>
              <w:sz w:val="28"/>
              <w:szCs w:val="28"/>
              <w:lang w:val="ru-RU" w:eastAsia="en-GB"/>
            </w:rPr>
          </w:rPrChange>
        </w:rPr>
        <w:t>блокам</w:t>
      </w:r>
      <w:r w:rsidR="00BD6080" w:rsidRPr="00601EC5">
        <w:rPr>
          <w:rFonts w:ascii="Times New Roman" w:eastAsia="Times New Roman" w:hAnsi="Times New Roman" w:cs="Times New Roman"/>
          <w:bCs/>
          <w:sz w:val="28"/>
          <w:szCs w:val="28"/>
          <w:highlight w:val="yellow"/>
          <w:lang w:val="ru-RU" w:eastAsia="en-GB"/>
          <w:rPrChange w:id="524" w:author="user" w:date="2026-04-11T14:15:00Z">
            <w:rPr>
              <w:rFonts w:ascii="Times New Roman" w:eastAsia="Times New Roman" w:hAnsi="Times New Roman" w:cs="Times New Roman"/>
              <w:bCs/>
              <w:sz w:val="28"/>
              <w:szCs w:val="28"/>
              <w:lang w:val="ru-RU" w:eastAsia="en-GB"/>
            </w:rPr>
          </w:rPrChange>
        </w:rPr>
        <w:t>:</w:t>
      </w:r>
    </w:p>
    <w:p w14:paraId="470D36B8" w14:textId="77777777" w:rsidR="00AC6870" w:rsidRPr="00FC3D9C" w:rsidRDefault="00761E8F" w:rsidP="00AC6870">
      <w:pPr>
        <w:spacing w:line="360" w:lineRule="auto"/>
        <w:ind w:firstLine="709"/>
        <w:jc w:val="both"/>
        <w:rPr>
          <w:rFonts w:ascii="Times New Roman" w:eastAsia="Times New Roman" w:hAnsi="Times New Roman" w:cs="Times New Roman"/>
          <w:bCs/>
          <w:sz w:val="28"/>
          <w:szCs w:val="28"/>
          <w:lang w:val="ru-RU" w:eastAsia="en-GB"/>
        </w:rPr>
      </w:pPr>
      <w:r w:rsidRPr="00FC3D9C">
        <w:rPr>
          <w:rFonts w:ascii="Times New Roman" w:eastAsia="Times New Roman" w:hAnsi="Times New Roman" w:cs="Times New Roman"/>
          <w:b/>
          <w:bCs/>
          <w:sz w:val="28"/>
          <w:szCs w:val="28"/>
          <w:lang w:val="ru-RU" w:eastAsia="en-GB"/>
        </w:rPr>
        <w:t>1)</w:t>
      </w:r>
      <w:r w:rsidRPr="00FC3D9C">
        <w:rPr>
          <w:rFonts w:ascii="Times New Roman" w:eastAsia="Times New Roman" w:hAnsi="Times New Roman" w:cs="Times New Roman"/>
          <w:bCs/>
          <w:sz w:val="28"/>
          <w:szCs w:val="28"/>
          <w:lang w:val="ru-RU" w:eastAsia="en-GB"/>
        </w:rPr>
        <w:t xml:space="preserve"> </w:t>
      </w:r>
      <w:r w:rsidRPr="00FC3D9C">
        <w:rPr>
          <w:rFonts w:ascii="Times New Roman" w:eastAsia="Times New Roman" w:hAnsi="Times New Roman" w:cs="Times New Roman"/>
          <w:b/>
          <w:sz w:val="28"/>
          <w:szCs w:val="28"/>
          <w:lang w:val="ru-RU" w:eastAsia="en-GB"/>
        </w:rPr>
        <w:t>информация как таковая</w:t>
      </w:r>
      <w:r w:rsidRPr="00FC3D9C">
        <w:rPr>
          <w:rFonts w:ascii="Times New Roman" w:eastAsia="Times New Roman" w:hAnsi="Times New Roman" w:cs="Times New Roman"/>
          <w:bCs/>
          <w:sz w:val="28"/>
          <w:szCs w:val="28"/>
          <w:lang w:val="ru-RU" w:eastAsia="en-GB"/>
        </w:rPr>
        <w:t xml:space="preserve"> – ее содержание, воспринимаемое человеком. Это сфера «права оборота информации», где центральное место занимают субъективные права и свободы, связанные с созданием, поиском, получением, распространением информации, а также правомерные ограничения этих прав.</w:t>
      </w:r>
      <w:r w:rsidR="00AC6870" w:rsidRPr="00FC3D9C">
        <w:rPr>
          <w:rFonts w:ascii="Times New Roman" w:eastAsia="Times New Roman" w:hAnsi="Times New Roman" w:cs="Times New Roman"/>
          <w:bCs/>
          <w:sz w:val="28"/>
          <w:szCs w:val="28"/>
          <w:lang w:val="ru-RU" w:eastAsia="en-GB"/>
        </w:rPr>
        <w:t xml:space="preserve"> </w:t>
      </w:r>
    </w:p>
    <w:p w14:paraId="4ECAD9D9" w14:textId="6FA2F1D6" w:rsidR="00AC6870" w:rsidDel="00170DB8" w:rsidRDefault="00AC6870" w:rsidP="00AC6870">
      <w:pPr>
        <w:pStyle w:val="14"/>
        <w:shd w:val="clear" w:color="auto" w:fill="auto"/>
        <w:spacing w:line="360" w:lineRule="auto"/>
        <w:ind w:firstLine="580"/>
        <w:jc w:val="both"/>
        <w:rPr>
          <w:del w:id="525" w:author="user" w:date="2026-04-10T22:27:00Z"/>
          <w:rFonts w:ascii="Times New Roman" w:hAnsi="Times New Roman" w:cs="Times New Roman"/>
          <w:color w:val="000000"/>
          <w:sz w:val="28"/>
          <w:szCs w:val="28"/>
          <w:lang w:val="ru-RU" w:eastAsia="ru-RU" w:bidi="ru-RU"/>
        </w:rPr>
      </w:pPr>
      <w:del w:id="526" w:author="user" w:date="2026-04-10T22:27:00Z">
        <w:r w:rsidRPr="00FC3D9C" w:rsidDel="00170DB8">
          <w:rPr>
            <w:rFonts w:ascii="Times New Roman" w:hAnsi="Times New Roman" w:cs="Times New Roman"/>
            <w:color w:val="000000"/>
            <w:sz w:val="28"/>
            <w:szCs w:val="28"/>
            <w:lang w:val="ru-RU" w:eastAsia="ru-RU" w:bidi="ru-RU"/>
          </w:rPr>
          <w:delText xml:space="preserve">И.Л. Бачило определяла </w:delText>
        </w:r>
        <w:r w:rsidRPr="00FC3D9C" w:rsidDel="00170DB8">
          <w:rPr>
            <w:rFonts w:ascii="Times New Roman" w:hAnsi="Times New Roman" w:cs="Times New Roman"/>
            <w:i/>
            <w:iCs/>
            <w:color w:val="000000"/>
            <w:sz w:val="28"/>
            <w:szCs w:val="28"/>
            <w:lang w:val="ru-RU" w:eastAsia="ru-RU" w:bidi="ru-RU"/>
          </w:rPr>
          <w:delText>информацию</w:delText>
        </w:r>
        <w:r w:rsidRPr="00FC3D9C" w:rsidDel="00170DB8">
          <w:rPr>
            <w:rFonts w:ascii="Times New Roman" w:hAnsi="Times New Roman" w:cs="Times New Roman"/>
            <w:color w:val="000000"/>
            <w:sz w:val="28"/>
            <w:szCs w:val="28"/>
            <w:lang w:val="ru-RU" w:eastAsia="ru-RU" w:bidi="ru-RU"/>
          </w:rPr>
          <w:delText xml:space="preserve"> как воспринимаемую и </w:delText>
        </w:r>
        <w:r w:rsidRPr="00FC3D9C" w:rsidDel="00170DB8">
          <w:rPr>
            <w:rFonts w:ascii="Times New Roman" w:hAnsi="Times New Roman" w:cs="Times New Roman"/>
            <w:color w:val="000000"/>
            <w:sz w:val="28"/>
            <w:szCs w:val="28"/>
            <w:lang w:val="ru-RU" w:eastAsia="ru-RU" w:bidi="ru-RU"/>
          </w:rPr>
          <w:lastRenderedPageBreak/>
          <w:delText>понимаемую человеком характеристику окружающего мира во всем его разнообразии, которая возникает в процессе познания последнего и позволяет на основе свойств предметов, процессов, фактов и отра</w:delText>
        </w:r>
        <w:r w:rsidRPr="00FC3D9C" w:rsidDel="00170DB8">
          <w:rPr>
            <w:rFonts w:ascii="Times New Roman" w:hAnsi="Times New Roman" w:cs="Times New Roman"/>
            <w:color w:val="000000"/>
            <w:sz w:val="28"/>
            <w:szCs w:val="28"/>
            <w:lang w:val="ru-RU" w:eastAsia="ru-RU" w:bidi="ru-RU"/>
          </w:rPr>
          <w:softHyphen/>
          <w:delText>жения их в различных формах восприятия отличать их признаки, зна</w:delText>
        </w:r>
        <w:r w:rsidRPr="00FC3D9C" w:rsidDel="00170DB8">
          <w:rPr>
            <w:rFonts w:ascii="Times New Roman" w:hAnsi="Times New Roman" w:cs="Times New Roman"/>
            <w:color w:val="000000"/>
            <w:sz w:val="28"/>
            <w:szCs w:val="28"/>
            <w:lang w:val="ru-RU" w:eastAsia="ru-RU" w:bidi="ru-RU"/>
          </w:rPr>
          <w:softHyphen/>
          <w:delText>чения и устанавливать связи и зависимости всего многообразия про</w:delText>
        </w:r>
        <w:r w:rsidRPr="00FC3D9C" w:rsidDel="00170DB8">
          <w:rPr>
            <w:rFonts w:ascii="Times New Roman" w:hAnsi="Times New Roman" w:cs="Times New Roman"/>
            <w:color w:val="000000"/>
            <w:sz w:val="28"/>
            <w:szCs w:val="28"/>
            <w:lang w:val="ru-RU" w:eastAsia="ru-RU" w:bidi="ru-RU"/>
          </w:rPr>
          <w:softHyphen/>
          <w:delText>явления материального, духовного, идеологического мира — форми</w:delText>
        </w:r>
        <w:r w:rsidRPr="00FC3D9C" w:rsidDel="00170DB8">
          <w:rPr>
            <w:rFonts w:ascii="Times New Roman" w:hAnsi="Times New Roman" w:cs="Times New Roman"/>
            <w:color w:val="000000"/>
            <w:sz w:val="28"/>
            <w:szCs w:val="28"/>
            <w:lang w:val="ru-RU" w:eastAsia="ru-RU" w:bidi="ru-RU"/>
          </w:rPr>
          <w:softHyphen/>
          <w:delText>ровать мировую систему знаний</w:delText>
        </w:r>
        <w:r w:rsidRPr="00FC3D9C" w:rsidDel="00170DB8">
          <w:rPr>
            <w:rFonts w:ascii="Times New Roman" w:hAnsi="Times New Roman" w:cs="Times New Roman"/>
            <w:color w:val="000000"/>
            <w:sz w:val="28"/>
            <w:szCs w:val="28"/>
            <w:vertAlign w:val="superscript"/>
            <w:lang w:val="ru-RU" w:eastAsia="ru-RU" w:bidi="ru-RU"/>
          </w:rPr>
          <w:delText>1</w:delText>
        </w:r>
        <w:r w:rsidRPr="00FC3D9C" w:rsidDel="00170DB8">
          <w:rPr>
            <w:rStyle w:val="ae"/>
            <w:rFonts w:ascii="Times New Roman" w:hAnsi="Times New Roman" w:cs="Times New Roman"/>
            <w:color w:val="000000"/>
            <w:sz w:val="28"/>
            <w:szCs w:val="28"/>
            <w:lang w:val="ru-RU" w:eastAsia="ru-RU" w:bidi="ru-RU"/>
          </w:rPr>
          <w:footnoteReference w:id="5"/>
        </w:r>
        <w:r w:rsidRPr="00FC3D9C" w:rsidDel="00170DB8">
          <w:rPr>
            <w:rFonts w:ascii="Times New Roman" w:hAnsi="Times New Roman" w:cs="Times New Roman"/>
            <w:color w:val="000000"/>
            <w:sz w:val="28"/>
            <w:szCs w:val="28"/>
            <w:lang w:val="ru-RU" w:eastAsia="ru-RU" w:bidi="ru-RU"/>
          </w:rPr>
          <w:delText>.</w:delText>
        </w:r>
      </w:del>
    </w:p>
    <w:p w14:paraId="69CB246D" w14:textId="33739988" w:rsidR="00966419" w:rsidRPr="00FC3D9C" w:rsidDel="00170DB8" w:rsidRDefault="00966419" w:rsidP="00AC6870">
      <w:pPr>
        <w:pStyle w:val="14"/>
        <w:shd w:val="clear" w:color="auto" w:fill="auto"/>
        <w:spacing w:line="360" w:lineRule="auto"/>
        <w:ind w:firstLine="580"/>
        <w:jc w:val="both"/>
        <w:rPr>
          <w:del w:id="529" w:author="user" w:date="2026-04-10T22:27:00Z"/>
          <w:rFonts w:ascii="Times New Roman" w:hAnsi="Times New Roman" w:cs="Times New Roman"/>
          <w:color w:val="000000"/>
          <w:sz w:val="28"/>
          <w:szCs w:val="28"/>
          <w:lang w:val="ru-RU" w:eastAsia="ru-RU" w:bidi="ru-RU"/>
        </w:rPr>
      </w:pPr>
      <w:del w:id="530" w:author="user" w:date="2026-04-10T22:27:00Z">
        <w:r w:rsidDel="00170DB8">
          <w:rPr>
            <w:rFonts w:ascii="Times New Roman" w:hAnsi="Times New Roman" w:cs="Times New Roman"/>
            <w:color w:val="000000"/>
            <w:sz w:val="28"/>
            <w:szCs w:val="28"/>
            <w:lang w:val="ru-RU" w:eastAsia="ru-RU" w:bidi="ru-RU"/>
          </w:rPr>
          <w:delText xml:space="preserve">Информация является одним из базовых объектов информационного права. </w:delText>
        </w:r>
      </w:del>
    </w:p>
    <w:p w14:paraId="57142EE0" w14:textId="0B974E46" w:rsidR="00AC6870" w:rsidRPr="00FC3D9C" w:rsidRDefault="00761E8F" w:rsidP="00AC6870">
      <w:pPr>
        <w:spacing w:line="360" w:lineRule="auto"/>
        <w:ind w:firstLine="709"/>
        <w:jc w:val="both"/>
        <w:rPr>
          <w:rFonts w:ascii="Times New Roman" w:eastAsia="Times New Roman" w:hAnsi="Times New Roman" w:cs="Times New Roman"/>
          <w:bCs/>
          <w:sz w:val="28"/>
          <w:szCs w:val="28"/>
          <w:lang w:val="ru-RU" w:eastAsia="en-GB"/>
        </w:rPr>
      </w:pPr>
      <w:r w:rsidRPr="00FC3D9C">
        <w:rPr>
          <w:rFonts w:ascii="Times New Roman" w:eastAsia="Times New Roman" w:hAnsi="Times New Roman" w:cs="Times New Roman"/>
          <w:bCs/>
          <w:sz w:val="28"/>
          <w:szCs w:val="28"/>
          <w:lang w:val="ru-RU" w:eastAsia="en-GB"/>
        </w:rPr>
        <w:t>2)</w:t>
      </w:r>
      <w:r w:rsidRPr="00FC3D9C">
        <w:rPr>
          <w:rFonts w:ascii="Times New Roman" w:eastAsia="Times New Roman" w:hAnsi="Times New Roman" w:cs="Times New Roman"/>
          <w:b/>
          <w:sz w:val="28"/>
          <w:szCs w:val="28"/>
          <w:lang w:val="ru-RU" w:eastAsia="en-GB"/>
        </w:rPr>
        <w:t xml:space="preserve"> информационная среда</w:t>
      </w:r>
      <w:r w:rsidRPr="00FC3D9C">
        <w:rPr>
          <w:rFonts w:ascii="Times New Roman" w:eastAsia="Times New Roman" w:hAnsi="Times New Roman" w:cs="Times New Roman"/>
          <w:bCs/>
          <w:sz w:val="28"/>
          <w:szCs w:val="28"/>
          <w:lang w:val="ru-RU" w:eastAsia="en-GB"/>
        </w:rPr>
        <w:t xml:space="preserve"> (киберпространство</w:t>
      </w:r>
      <w:r w:rsidR="00AC6870" w:rsidRPr="00FC3D9C">
        <w:rPr>
          <w:rFonts w:ascii="Times New Roman" w:eastAsia="Times New Roman" w:hAnsi="Times New Roman" w:cs="Times New Roman"/>
          <w:bCs/>
          <w:sz w:val="28"/>
          <w:szCs w:val="28"/>
          <w:lang w:val="ru-RU" w:eastAsia="en-GB"/>
        </w:rPr>
        <w:t xml:space="preserve"> </w:t>
      </w:r>
    </w:p>
    <w:p w14:paraId="3C57276F" w14:textId="77777777" w:rsidR="00AC6870" w:rsidRPr="00FC3D9C" w:rsidRDefault="00AC6870" w:rsidP="00AC6870">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FC3D9C">
        <w:rPr>
          <w:rFonts w:ascii="Times New Roman" w:eastAsia="Times New Roman" w:hAnsi="Times New Roman" w:cs="Times New Roman"/>
          <w:sz w:val="28"/>
          <w:szCs w:val="28"/>
          <w:lang w:val="ru-RU" w:eastAsia="en-GB"/>
        </w:rPr>
        <w:t>Понятие информационной среды не сформулировано официально, однако имеется близкое ему по содержанию понятие «информационной сферы», закрепленным Доктриной информационной безопасности РФ.</w:t>
      </w:r>
    </w:p>
    <w:p w14:paraId="7690A1EA" w14:textId="77777777" w:rsidR="00AC6870" w:rsidRPr="00FC3D9C" w:rsidRDefault="00AC6870" w:rsidP="00AC6870">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FC3D9C">
        <w:rPr>
          <w:rFonts w:ascii="Times New Roman" w:eastAsia="Times New Roman" w:hAnsi="Times New Roman" w:cs="Times New Roman"/>
          <w:sz w:val="28"/>
          <w:szCs w:val="28"/>
          <w:lang w:val="ru-RU" w:eastAsia="en-GB"/>
        </w:rPr>
        <w:t>Согласно указанном документу под информационной сферой понимается совокупность информации, объектов информатизации, информационных систем, сайтов в информационно-телекоммуникационной сети "Интернет" (далее - сеть "Интернет"), сетей связи, информационных технологий, субъектов, деятельность которых связана с формированием и обработкой информации, развитием и использованием названных технологий, обеспечением информационной безопасности, а также совокупность механизмов регулирования соответствующих общественных отношений.</w:t>
      </w:r>
    </w:p>
    <w:p w14:paraId="25A090FC" w14:textId="77777777" w:rsidR="005B28BC" w:rsidRPr="00FC3D9C" w:rsidRDefault="005B28BC" w:rsidP="005B28BC">
      <w:pPr>
        <w:spacing w:line="360" w:lineRule="auto"/>
        <w:ind w:firstLine="709"/>
        <w:jc w:val="both"/>
        <w:rPr>
          <w:rFonts w:ascii="Times New Roman" w:eastAsia="Times New Roman" w:hAnsi="Times New Roman" w:cs="Times New Roman"/>
          <w:sz w:val="28"/>
          <w:szCs w:val="28"/>
          <w:lang w:val="ru-RU" w:eastAsia="en-GB"/>
        </w:rPr>
      </w:pPr>
      <w:r w:rsidRPr="00FC3D9C">
        <w:rPr>
          <w:rFonts w:ascii="Times New Roman" w:eastAsia="Times New Roman" w:hAnsi="Times New Roman" w:cs="Times New Roman"/>
          <w:sz w:val="28"/>
          <w:szCs w:val="28"/>
          <w:lang w:val="ru-RU" w:eastAsia="en-GB"/>
        </w:rPr>
        <w:lastRenderedPageBreak/>
        <w:t xml:space="preserve">Под влиянием цифровых технологий произошла существенная трансформация   информационной среды как объекта… </w:t>
      </w:r>
    </w:p>
    <w:p w14:paraId="1BE6DA82" w14:textId="77777777" w:rsidR="005B28BC" w:rsidRPr="0037711F" w:rsidRDefault="005B28BC" w:rsidP="005B28BC">
      <w:pPr>
        <w:spacing w:line="360" w:lineRule="auto"/>
        <w:ind w:firstLine="709"/>
        <w:jc w:val="both"/>
        <w:rPr>
          <w:rFonts w:ascii="Times New Roman" w:eastAsia="Times New Roman" w:hAnsi="Times New Roman" w:cs="Times New Roman"/>
          <w:sz w:val="28"/>
          <w:szCs w:val="28"/>
          <w:highlight w:val="yellow"/>
          <w:lang w:val="ru-RU" w:eastAsia="en-GB"/>
        </w:rPr>
      </w:pPr>
      <w:r w:rsidRPr="0037711F">
        <w:rPr>
          <w:rFonts w:ascii="Times New Roman" w:eastAsia="Times New Roman" w:hAnsi="Times New Roman" w:cs="Times New Roman"/>
          <w:sz w:val="28"/>
          <w:szCs w:val="28"/>
          <w:highlight w:val="yellow"/>
          <w:lang w:val="ru-RU" w:eastAsia="en-GB"/>
        </w:rPr>
        <w:t xml:space="preserve">Привела как к усложнению уже сложившихся отношений (использованию инфраструктуры / совершения юридически значимых действий в ней) </w:t>
      </w:r>
    </w:p>
    <w:p w14:paraId="0259613B" w14:textId="77777777" w:rsidR="005B28BC" w:rsidRPr="00FC3D9C" w:rsidRDefault="005B28BC" w:rsidP="005B28BC">
      <w:pPr>
        <w:spacing w:line="360" w:lineRule="auto"/>
        <w:ind w:firstLine="709"/>
        <w:jc w:val="both"/>
        <w:rPr>
          <w:rFonts w:ascii="Times New Roman" w:eastAsia="Times New Roman" w:hAnsi="Times New Roman" w:cs="Times New Roman"/>
          <w:sz w:val="28"/>
          <w:szCs w:val="28"/>
          <w:lang w:val="ru-RU" w:eastAsia="en-GB"/>
        </w:rPr>
      </w:pPr>
      <w:r w:rsidRPr="0037711F">
        <w:rPr>
          <w:rFonts w:ascii="Times New Roman" w:eastAsia="Times New Roman" w:hAnsi="Times New Roman" w:cs="Times New Roman"/>
          <w:sz w:val="28"/>
          <w:szCs w:val="28"/>
          <w:highlight w:val="yellow"/>
          <w:lang w:val="ru-RU" w:eastAsia="en-GB"/>
        </w:rPr>
        <w:t>Так и к возникновению новых блоков общественных отношений связанных с использованием цифровых платформ, управлением и контролем информационных сред автономности и др.</w:t>
      </w:r>
    </w:p>
    <w:p w14:paraId="39F3CA28" w14:textId="77777777" w:rsidR="00761E8F" w:rsidRPr="00FC3D9C" w:rsidRDefault="00761E8F" w:rsidP="00761E8F">
      <w:pPr>
        <w:spacing w:line="360" w:lineRule="auto"/>
        <w:ind w:firstLine="709"/>
        <w:jc w:val="both"/>
        <w:rPr>
          <w:rFonts w:ascii="Times New Roman" w:eastAsia="Times New Roman" w:hAnsi="Times New Roman" w:cs="Times New Roman"/>
          <w:bCs/>
          <w:sz w:val="28"/>
          <w:szCs w:val="28"/>
          <w:lang w:val="ru-RU" w:eastAsia="en-GB"/>
        </w:rPr>
      </w:pPr>
      <w:r w:rsidRPr="00FC3D9C">
        <w:rPr>
          <w:rFonts w:ascii="Times New Roman" w:eastAsia="Times New Roman" w:hAnsi="Times New Roman" w:cs="Times New Roman"/>
          <w:bCs/>
          <w:sz w:val="28"/>
          <w:szCs w:val="28"/>
          <w:lang w:val="ru-RU" w:eastAsia="en-GB"/>
        </w:rPr>
        <w:t xml:space="preserve">3) </w:t>
      </w:r>
      <w:r w:rsidRPr="00FC3D9C">
        <w:rPr>
          <w:rFonts w:ascii="Times New Roman" w:eastAsia="Times New Roman" w:hAnsi="Times New Roman" w:cs="Times New Roman"/>
          <w:b/>
          <w:bCs/>
          <w:sz w:val="28"/>
          <w:szCs w:val="28"/>
          <w:lang w:val="ru-RU" w:eastAsia="en-GB"/>
        </w:rPr>
        <w:t>информационная безопасность</w:t>
      </w:r>
    </w:p>
    <w:p w14:paraId="589F4370" w14:textId="77777777" w:rsidR="00AC6870" w:rsidRPr="00FC3D9C" w:rsidRDefault="00AC6870" w:rsidP="00AC6870">
      <w:pPr>
        <w:spacing w:line="360" w:lineRule="auto"/>
        <w:ind w:firstLine="709"/>
        <w:jc w:val="both"/>
        <w:rPr>
          <w:rFonts w:ascii="Times New Roman" w:eastAsia="Times New Roman" w:hAnsi="Times New Roman" w:cs="Times New Roman"/>
          <w:bCs/>
          <w:sz w:val="28"/>
          <w:szCs w:val="28"/>
          <w:lang w:val="ru-RU" w:eastAsia="en-GB"/>
        </w:rPr>
      </w:pPr>
      <w:r w:rsidRPr="00FC3D9C">
        <w:rPr>
          <w:rFonts w:ascii="Times New Roman" w:eastAsia="Times New Roman" w:hAnsi="Times New Roman" w:cs="Times New Roman"/>
          <w:bCs/>
          <w:sz w:val="28"/>
          <w:szCs w:val="28"/>
          <w:lang w:val="ru-RU" w:eastAsia="en-GB"/>
        </w:rPr>
        <w:t>……………………………………………………………………………….</w:t>
      </w:r>
    </w:p>
    <w:p w14:paraId="436F4AAF" w14:textId="77777777" w:rsidR="00761E8F" w:rsidRPr="00FC3D9C" w:rsidRDefault="00761E8F" w:rsidP="00761E8F">
      <w:pPr>
        <w:spacing w:line="360" w:lineRule="auto"/>
        <w:ind w:firstLine="709"/>
        <w:jc w:val="both"/>
        <w:rPr>
          <w:rFonts w:ascii="Times New Roman" w:eastAsia="Times New Roman" w:hAnsi="Times New Roman" w:cs="Times New Roman"/>
          <w:bCs/>
          <w:sz w:val="28"/>
          <w:szCs w:val="28"/>
          <w:lang w:val="ru-RU" w:eastAsia="en-GB"/>
        </w:rPr>
      </w:pPr>
      <w:r w:rsidRPr="00FC3D9C">
        <w:rPr>
          <w:rFonts w:ascii="Times New Roman" w:eastAsia="Times New Roman" w:hAnsi="Times New Roman" w:cs="Times New Roman"/>
          <w:bCs/>
          <w:sz w:val="28"/>
          <w:szCs w:val="28"/>
          <w:lang w:val="ru-RU" w:eastAsia="en-GB"/>
        </w:rPr>
        <w:t xml:space="preserve">Указанные объекты тесно взаимосвязаны между собой. Данное соотношение можно продемонстрировать </w:t>
      </w:r>
      <w:r w:rsidR="00AC6870" w:rsidRPr="00FC3D9C">
        <w:rPr>
          <w:rFonts w:ascii="Times New Roman" w:eastAsia="Times New Roman" w:hAnsi="Times New Roman" w:cs="Times New Roman"/>
          <w:b/>
          <w:bCs/>
          <w:i/>
          <w:sz w:val="28"/>
          <w:szCs w:val="28"/>
          <w:lang w:val="ru-RU" w:eastAsia="en-GB"/>
        </w:rPr>
        <w:t>диаграммой Эйлера и Венна</w:t>
      </w:r>
      <w:r w:rsidR="00AC6870" w:rsidRPr="00FC3D9C">
        <w:rPr>
          <w:rFonts w:ascii="Times New Roman" w:eastAsia="Times New Roman" w:hAnsi="Times New Roman" w:cs="Times New Roman"/>
          <w:bCs/>
          <w:sz w:val="28"/>
          <w:szCs w:val="28"/>
          <w:lang w:val="ru-RU" w:eastAsia="en-GB"/>
        </w:rPr>
        <w:t xml:space="preserve">. </w:t>
      </w:r>
    </w:p>
    <w:p w14:paraId="1F90E202" w14:textId="77777777" w:rsidR="00AC6870" w:rsidRPr="00FC3D9C" w:rsidRDefault="00AC6870" w:rsidP="00AC6870">
      <w:pPr>
        <w:spacing w:line="360" w:lineRule="auto"/>
        <w:ind w:firstLine="709"/>
        <w:jc w:val="both"/>
        <w:rPr>
          <w:rFonts w:ascii="Times New Roman" w:eastAsia="Times New Roman" w:hAnsi="Times New Roman" w:cs="Times New Roman"/>
          <w:bCs/>
          <w:sz w:val="28"/>
          <w:szCs w:val="28"/>
          <w:lang w:val="ru-RU" w:eastAsia="en-GB"/>
        </w:rPr>
      </w:pPr>
      <w:r w:rsidRPr="00FC3D9C">
        <w:rPr>
          <w:rFonts w:ascii="Times New Roman" w:eastAsia="Times New Roman" w:hAnsi="Times New Roman" w:cs="Times New Roman"/>
          <w:bCs/>
          <w:sz w:val="28"/>
          <w:szCs w:val="28"/>
          <w:lang w:val="ru-RU" w:eastAsia="en-GB"/>
        </w:rPr>
        <w:t>……………………………………………………………………………….</w:t>
      </w:r>
    </w:p>
    <w:p w14:paraId="2B2A6879" w14:textId="14F6B69D" w:rsidR="000F3F4A" w:rsidRDefault="000F3F4A" w:rsidP="00BD6080">
      <w:pPr>
        <w:spacing w:line="360" w:lineRule="auto"/>
        <w:ind w:firstLine="709"/>
        <w:jc w:val="both"/>
        <w:rPr>
          <w:rFonts w:ascii="Times New Roman" w:eastAsia="Times New Roman" w:hAnsi="Times New Roman" w:cs="Times New Roman"/>
          <w:bCs/>
          <w:sz w:val="28"/>
          <w:szCs w:val="28"/>
          <w:lang w:val="ru-RU" w:eastAsia="en-GB"/>
        </w:rPr>
      </w:pPr>
    </w:p>
    <w:p w14:paraId="57C8518B" w14:textId="45503A70" w:rsidR="000F3F4A" w:rsidRDefault="000F3F4A" w:rsidP="00BD6080">
      <w:pPr>
        <w:spacing w:line="360" w:lineRule="auto"/>
        <w:ind w:firstLine="709"/>
        <w:jc w:val="both"/>
        <w:rPr>
          <w:rFonts w:ascii="Times New Roman" w:eastAsia="Times New Roman" w:hAnsi="Times New Roman" w:cs="Times New Roman"/>
          <w:bCs/>
          <w:sz w:val="28"/>
          <w:szCs w:val="28"/>
          <w:lang w:val="ru-RU" w:eastAsia="en-GB"/>
        </w:rPr>
      </w:pPr>
      <w:r w:rsidRPr="0037711F">
        <w:rPr>
          <w:rFonts w:ascii="Times New Roman" w:eastAsia="Times New Roman" w:hAnsi="Times New Roman" w:cs="Times New Roman"/>
          <w:bCs/>
          <w:sz w:val="28"/>
          <w:szCs w:val="28"/>
          <w:highlight w:val="yellow"/>
          <w:lang w:val="ru-RU" w:eastAsia="en-GB"/>
        </w:rPr>
        <w:t xml:space="preserve">Подчеркивается диссертациями в информационной </w:t>
      </w:r>
      <w:proofErr w:type="gramStart"/>
      <w:r w:rsidRPr="0037711F">
        <w:rPr>
          <w:rFonts w:ascii="Times New Roman" w:eastAsia="Times New Roman" w:hAnsi="Times New Roman" w:cs="Times New Roman"/>
          <w:bCs/>
          <w:sz w:val="28"/>
          <w:szCs w:val="28"/>
          <w:highlight w:val="yellow"/>
          <w:lang w:val="ru-RU" w:eastAsia="en-GB"/>
        </w:rPr>
        <w:t>сфере..</w:t>
      </w:r>
      <w:proofErr w:type="gramEnd"/>
    </w:p>
    <w:p w14:paraId="31DEACBC" w14:textId="55D920B8" w:rsidR="000F3F4A" w:rsidRDefault="000F3F4A" w:rsidP="00BD6080">
      <w:pPr>
        <w:spacing w:line="360" w:lineRule="auto"/>
        <w:ind w:firstLine="709"/>
        <w:jc w:val="both"/>
        <w:rPr>
          <w:rFonts w:ascii="Times New Roman" w:eastAsia="Times New Roman" w:hAnsi="Times New Roman" w:cs="Times New Roman"/>
          <w:bCs/>
          <w:sz w:val="28"/>
          <w:szCs w:val="28"/>
          <w:lang w:val="ru-RU" w:eastAsia="en-GB"/>
        </w:rPr>
      </w:pPr>
      <w:r>
        <w:rPr>
          <w:rFonts w:ascii="Times New Roman" w:eastAsia="Times New Roman" w:hAnsi="Times New Roman" w:cs="Times New Roman"/>
          <w:bCs/>
          <w:sz w:val="28"/>
          <w:szCs w:val="28"/>
          <w:lang w:val="ru-RU" w:eastAsia="en-GB"/>
        </w:rPr>
        <w:t>2 группы диссертаций, которые наиболее ярко отражают предмет информационного права:</w:t>
      </w:r>
    </w:p>
    <w:p w14:paraId="05C9209E" w14:textId="2097CA59" w:rsidR="000F3F4A" w:rsidRDefault="000F3F4A" w:rsidP="000F3F4A">
      <w:pPr>
        <w:pStyle w:val="ac"/>
        <w:numPr>
          <w:ilvl w:val="1"/>
          <w:numId w:val="26"/>
        </w:numPr>
        <w:spacing w:line="360" w:lineRule="auto"/>
        <w:jc w:val="both"/>
        <w:rPr>
          <w:rFonts w:ascii="Times New Roman" w:eastAsia="Times New Roman" w:hAnsi="Times New Roman" w:cs="Times New Roman"/>
          <w:bCs/>
          <w:sz w:val="28"/>
          <w:szCs w:val="28"/>
          <w:lang w:val="ru-RU" w:eastAsia="en-GB"/>
        </w:rPr>
      </w:pPr>
      <w:r>
        <w:rPr>
          <w:rFonts w:ascii="Times New Roman" w:eastAsia="Times New Roman" w:hAnsi="Times New Roman" w:cs="Times New Roman"/>
          <w:bCs/>
          <w:sz w:val="28"/>
          <w:szCs w:val="28"/>
          <w:lang w:val="ru-RU" w:eastAsia="en-GB"/>
        </w:rPr>
        <w:t xml:space="preserve">в названии которых базовый объект </w:t>
      </w:r>
    </w:p>
    <w:p w14:paraId="7A3A826F" w14:textId="507F7D67" w:rsidR="000F3F4A" w:rsidRPr="0037711F" w:rsidRDefault="000F3F4A" w:rsidP="0037711F">
      <w:pPr>
        <w:pStyle w:val="ac"/>
        <w:numPr>
          <w:ilvl w:val="1"/>
          <w:numId w:val="26"/>
        </w:numPr>
        <w:spacing w:line="360" w:lineRule="auto"/>
        <w:jc w:val="both"/>
        <w:rPr>
          <w:rFonts w:ascii="Times New Roman" w:eastAsia="Times New Roman" w:hAnsi="Times New Roman" w:cs="Times New Roman"/>
          <w:bCs/>
          <w:sz w:val="28"/>
          <w:szCs w:val="28"/>
          <w:lang w:val="ru-RU" w:eastAsia="en-GB"/>
        </w:rPr>
      </w:pPr>
      <w:r>
        <w:rPr>
          <w:rFonts w:ascii="Times New Roman" w:eastAsia="Times New Roman" w:hAnsi="Times New Roman" w:cs="Times New Roman"/>
          <w:bCs/>
          <w:sz w:val="28"/>
          <w:szCs w:val="28"/>
          <w:lang w:val="ru-RU" w:eastAsia="en-GB"/>
        </w:rPr>
        <w:t xml:space="preserve">в названии которых базовый объект + видовой / родовой в рамках отрасли информационного права. </w:t>
      </w:r>
    </w:p>
    <w:p w14:paraId="7A74B797" w14:textId="667108C9" w:rsidR="00AC6870" w:rsidRPr="00FC3D9C" w:rsidRDefault="00AC6870" w:rsidP="00AC6870">
      <w:pPr>
        <w:spacing w:line="360" w:lineRule="auto"/>
        <w:ind w:firstLine="709"/>
        <w:jc w:val="both"/>
        <w:rPr>
          <w:rFonts w:ascii="Times New Roman" w:eastAsia="Times New Roman" w:hAnsi="Times New Roman" w:cs="Times New Roman"/>
          <w:bCs/>
          <w:sz w:val="28"/>
          <w:szCs w:val="28"/>
          <w:lang w:val="ru-RU" w:eastAsia="en-GB"/>
        </w:rPr>
      </w:pPr>
    </w:p>
    <w:p w14:paraId="6AB41204" w14:textId="37912372" w:rsidR="00132E90" w:rsidRPr="00FC3D9C" w:rsidRDefault="00275F32" w:rsidP="001041B9">
      <w:pPr>
        <w:spacing w:line="360" w:lineRule="auto"/>
        <w:ind w:firstLine="709"/>
        <w:jc w:val="both"/>
        <w:rPr>
          <w:rFonts w:ascii="Times New Roman" w:eastAsia="Times New Roman" w:hAnsi="Times New Roman" w:cs="Times New Roman"/>
          <w:sz w:val="28"/>
          <w:szCs w:val="28"/>
          <w:lang w:val="ru-RU" w:eastAsia="en-GB"/>
        </w:rPr>
      </w:pPr>
      <w:r w:rsidRPr="00FC3D9C">
        <w:rPr>
          <w:rFonts w:ascii="Times New Roman" w:eastAsia="Times New Roman" w:hAnsi="Times New Roman" w:cs="Times New Roman"/>
          <w:sz w:val="28"/>
          <w:szCs w:val="28"/>
          <w:lang w:val="ru-RU" w:eastAsia="en-GB"/>
        </w:rPr>
        <w:t xml:space="preserve">        </w:t>
      </w:r>
    </w:p>
    <w:p w14:paraId="19240E87" w14:textId="77777777" w:rsidR="00275F32" w:rsidRPr="00FC3D9C" w:rsidRDefault="00275F32" w:rsidP="001041B9">
      <w:pPr>
        <w:spacing w:line="360" w:lineRule="auto"/>
        <w:ind w:firstLine="709"/>
        <w:jc w:val="both"/>
        <w:rPr>
          <w:rFonts w:ascii="Times New Roman" w:eastAsia="Times New Roman" w:hAnsi="Times New Roman" w:cs="Times New Roman"/>
          <w:b/>
          <w:sz w:val="28"/>
          <w:szCs w:val="28"/>
          <w:lang w:val="ru-RU" w:eastAsia="en-GB"/>
        </w:rPr>
      </w:pPr>
      <w:r w:rsidRPr="00FC3D9C">
        <w:rPr>
          <w:rFonts w:ascii="Times New Roman" w:eastAsia="Times New Roman" w:hAnsi="Times New Roman" w:cs="Times New Roman"/>
          <w:b/>
          <w:sz w:val="28"/>
          <w:szCs w:val="28"/>
          <w:lang w:val="ru-RU" w:eastAsia="en-GB"/>
        </w:rPr>
        <w:t xml:space="preserve">Предмет информационного права </w:t>
      </w:r>
    </w:p>
    <w:p w14:paraId="62F0430B" w14:textId="77777777" w:rsidR="005B28BC" w:rsidRPr="00FC3D9C" w:rsidRDefault="00E7686D" w:rsidP="0037711F">
      <w:pPr>
        <w:spacing w:line="276" w:lineRule="auto"/>
        <w:ind w:firstLine="709"/>
        <w:jc w:val="both"/>
        <w:rPr>
          <w:rFonts w:ascii="Times New Roman" w:eastAsia="Times New Roman" w:hAnsi="Times New Roman" w:cs="Times New Roman"/>
          <w:sz w:val="28"/>
          <w:szCs w:val="28"/>
          <w:lang w:val="ru-RU" w:eastAsia="en-GB"/>
        </w:rPr>
      </w:pPr>
      <w:r w:rsidRPr="00FC3D9C">
        <w:rPr>
          <w:rFonts w:ascii="Times New Roman" w:hAnsi="Times New Roman" w:cs="Times New Roman"/>
          <w:sz w:val="28"/>
          <w:szCs w:val="28"/>
          <w:lang w:val="ru-RU"/>
        </w:rPr>
        <w:t>П</w:t>
      </w:r>
      <w:r w:rsidR="005B28BC" w:rsidRPr="00FC3D9C">
        <w:rPr>
          <w:rFonts w:ascii="Times New Roman" w:eastAsia="Times New Roman" w:hAnsi="Times New Roman" w:cs="Times New Roman"/>
          <w:sz w:val="28"/>
          <w:szCs w:val="28"/>
          <w:lang w:val="ru-RU" w:eastAsia="en-GB"/>
        </w:rPr>
        <w:t>редмет информационного права охватывает три однородные группы общественных отношений, связанных с информацией и информационной средой:</w:t>
      </w:r>
    </w:p>
    <w:p w14:paraId="3648F57B" w14:textId="77777777" w:rsidR="008E6878" w:rsidRPr="00FC3D9C" w:rsidRDefault="008E6878" w:rsidP="005B28BC">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FC3D9C">
        <w:rPr>
          <w:rFonts w:ascii="Times New Roman" w:eastAsia="Times New Roman" w:hAnsi="Times New Roman" w:cs="Times New Roman"/>
          <w:sz w:val="28"/>
          <w:szCs w:val="28"/>
          <w:lang w:val="ru-RU" w:eastAsia="en-GB"/>
        </w:rPr>
        <w:t>1)</w:t>
      </w:r>
      <w:r w:rsidR="005B28BC" w:rsidRPr="00FC3D9C">
        <w:rPr>
          <w:rFonts w:ascii="Times New Roman" w:eastAsia="Times New Roman" w:hAnsi="Times New Roman" w:cs="Times New Roman"/>
          <w:sz w:val="28"/>
          <w:szCs w:val="28"/>
          <w:lang w:val="ru-RU" w:eastAsia="en-GB"/>
        </w:rPr>
        <w:t xml:space="preserve"> общественные отношения, связанные с</w:t>
      </w:r>
      <w:r w:rsidRPr="00FC3D9C">
        <w:rPr>
          <w:rFonts w:ascii="Times New Roman" w:eastAsia="Times New Roman" w:hAnsi="Times New Roman" w:cs="Times New Roman"/>
          <w:sz w:val="28"/>
          <w:szCs w:val="28"/>
          <w:lang w:val="ru-RU" w:eastAsia="en-GB"/>
        </w:rPr>
        <w:t xml:space="preserve"> </w:t>
      </w:r>
      <w:r w:rsidR="005B28BC" w:rsidRPr="00FC3D9C">
        <w:rPr>
          <w:rFonts w:ascii="Times New Roman" w:eastAsia="Times New Roman" w:hAnsi="Times New Roman" w:cs="Times New Roman"/>
          <w:sz w:val="28"/>
          <w:szCs w:val="28"/>
          <w:lang w:val="ru-RU" w:eastAsia="en-GB"/>
        </w:rPr>
        <w:t>реализацией</w:t>
      </w:r>
      <w:r w:rsidRPr="00FC3D9C">
        <w:rPr>
          <w:rFonts w:ascii="Times New Roman" w:eastAsia="Times New Roman" w:hAnsi="Times New Roman" w:cs="Times New Roman"/>
          <w:sz w:val="28"/>
          <w:szCs w:val="28"/>
          <w:lang w:val="ru-RU" w:eastAsia="en-GB"/>
        </w:rPr>
        <w:t xml:space="preserve"> субъективных прав</w:t>
      </w:r>
      <w:r w:rsidR="001615DE" w:rsidRPr="00FC3D9C">
        <w:rPr>
          <w:rFonts w:ascii="Times New Roman" w:eastAsia="Times New Roman" w:hAnsi="Times New Roman" w:cs="Times New Roman"/>
          <w:sz w:val="28"/>
          <w:szCs w:val="28"/>
          <w:lang w:val="ru-RU" w:eastAsia="en-GB"/>
        </w:rPr>
        <w:t xml:space="preserve"> по</w:t>
      </w:r>
      <w:r w:rsidRPr="00FC3D9C">
        <w:rPr>
          <w:rFonts w:ascii="Times New Roman" w:eastAsia="Times New Roman" w:hAnsi="Times New Roman" w:cs="Times New Roman"/>
          <w:sz w:val="28"/>
          <w:szCs w:val="28"/>
          <w:lang w:val="ru-RU" w:eastAsia="en-GB"/>
        </w:rPr>
        <w:t>:</w:t>
      </w:r>
      <w:r w:rsidR="005B28BC" w:rsidRPr="00FC3D9C">
        <w:rPr>
          <w:rFonts w:ascii="Times New Roman" w:eastAsia="Times New Roman" w:hAnsi="Times New Roman" w:cs="Times New Roman"/>
          <w:sz w:val="28"/>
          <w:szCs w:val="28"/>
          <w:lang w:val="ru-RU" w:eastAsia="en-GB"/>
        </w:rPr>
        <w:t xml:space="preserve"> </w:t>
      </w:r>
    </w:p>
    <w:p w14:paraId="27FE4C86" w14:textId="77777777" w:rsidR="005B28BC" w:rsidRPr="00FC3D9C" w:rsidRDefault="008E6878" w:rsidP="005B28BC">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FC3D9C">
        <w:rPr>
          <w:rFonts w:ascii="Times New Roman" w:eastAsia="Times New Roman" w:hAnsi="Times New Roman" w:cs="Times New Roman"/>
          <w:sz w:val="28"/>
          <w:szCs w:val="28"/>
          <w:lang w:val="ru-RU" w:eastAsia="en-GB"/>
        </w:rPr>
        <w:t xml:space="preserve">- </w:t>
      </w:r>
      <w:r w:rsidR="005B28BC" w:rsidRPr="00FC3D9C">
        <w:rPr>
          <w:rFonts w:ascii="Times New Roman" w:eastAsia="Times New Roman" w:hAnsi="Times New Roman" w:cs="Times New Roman"/>
          <w:sz w:val="28"/>
          <w:szCs w:val="28"/>
          <w:lang w:val="ru-RU" w:eastAsia="en-GB"/>
        </w:rPr>
        <w:t>поиск</w:t>
      </w:r>
      <w:r w:rsidRPr="00FC3D9C">
        <w:rPr>
          <w:rFonts w:ascii="Times New Roman" w:eastAsia="Times New Roman" w:hAnsi="Times New Roman" w:cs="Times New Roman"/>
          <w:sz w:val="28"/>
          <w:szCs w:val="28"/>
          <w:lang w:val="ru-RU" w:eastAsia="en-GB"/>
        </w:rPr>
        <w:t>у, получению</w:t>
      </w:r>
      <w:r w:rsidR="005B28BC" w:rsidRPr="00FC3D9C">
        <w:rPr>
          <w:rFonts w:ascii="Times New Roman" w:eastAsia="Times New Roman" w:hAnsi="Times New Roman" w:cs="Times New Roman"/>
          <w:sz w:val="28"/>
          <w:szCs w:val="28"/>
          <w:lang w:val="ru-RU" w:eastAsia="en-GB"/>
        </w:rPr>
        <w:t>, передачи, производства и распространения информации любыми законными способами;</w:t>
      </w:r>
    </w:p>
    <w:p w14:paraId="61CA662D" w14:textId="77777777" w:rsidR="008E6878" w:rsidRPr="00FC3D9C" w:rsidRDefault="005B28BC" w:rsidP="005B28BC">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FC3D9C">
        <w:rPr>
          <w:rFonts w:ascii="Times New Roman" w:eastAsia="Times New Roman" w:hAnsi="Times New Roman" w:cs="Times New Roman"/>
          <w:sz w:val="28"/>
          <w:szCs w:val="28"/>
          <w:lang w:val="ru-RU" w:eastAsia="en-GB"/>
        </w:rPr>
        <w:t xml:space="preserve">- </w:t>
      </w:r>
      <w:r w:rsidR="008E6878" w:rsidRPr="00FC3D9C">
        <w:rPr>
          <w:rFonts w:ascii="Times New Roman" w:eastAsia="Times New Roman" w:hAnsi="Times New Roman" w:cs="Times New Roman"/>
          <w:sz w:val="28"/>
          <w:szCs w:val="28"/>
          <w:lang w:val="ru-RU" w:eastAsia="en-GB"/>
        </w:rPr>
        <w:t xml:space="preserve"> </w:t>
      </w:r>
      <w:r w:rsidRPr="00FC3D9C">
        <w:rPr>
          <w:rFonts w:ascii="Times New Roman" w:eastAsia="Times New Roman" w:hAnsi="Times New Roman" w:cs="Times New Roman"/>
          <w:sz w:val="28"/>
          <w:szCs w:val="28"/>
          <w:lang w:val="ru-RU" w:eastAsia="en-GB"/>
        </w:rPr>
        <w:t xml:space="preserve"> </w:t>
      </w:r>
      <w:r w:rsidR="008E6878" w:rsidRPr="00FC3D9C">
        <w:rPr>
          <w:rFonts w:ascii="Times New Roman" w:eastAsia="Times New Roman" w:hAnsi="Times New Roman" w:cs="Times New Roman"/>
          <w:sz w:val="28"/>
          <w:szCs w:val="28"/>
          <w:lang w:val="ru-RU" w:eastAsia="en-GB"/>
        </w:rPr>
        <w:t>использованию инфраструктуры,</w:t>
      </w:r>
      <w:r w:rsidRPr="00FC3D9C">
        <w:rPr>
          <w:rFonts w:ascii="Times New Roman" w:eastAsia="Times New Roman" w:hAnsi="Times New Roman" w:cs="Times New Roman"/>
          <w:sz w:val="28"/>
          <w:szCs w:val="28"/>
          <w:lang w:val="ru-RU" w:eastAsia="en-GB"/>
        </w:rPr>
        <w:t xml:space="preserve"> </w:t>
      </w:r>
    </w:p>
    <w:p w14:paraId="2CBEC0B6" w14:textId="77777777" w:rsidR="005B28BC" w:rsidRPr="00FC3D9C" w:rsidRDefault="008E6878" w:rsidP="005B28BC">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FC3D9C">
        <w:rPr>
          <w:rFonts w:ascii="Times New Roman" w:eastAsia="Times New Roman" w:hAnsi="Times New Roman" w:cs="Times New Roman"/>
          <w:sz w:val="28"/>
          <w:szCs w:val="28"/>
          <w:lang w:val="ru-RU" w:eastAsia="en-GB"/>
        </w:rPr>
        <w:t xml:space="preserve">-  </w:t>
      </w:r>
      <w:r w:rsidR="005B28BC" w:rsidRPr="00FC3D9C">
        <w:rPr>
          <w:rFonts w:ascii="Times New Roman" w:eastAsia="Times New Roman" w:hAnsi="Times New Roman" w:cs="Times New Roman"/>
          <w:sz w:val="28"/>
          <w:szCs w:val="28"/>
          <w:lang w:val="ru-RU" w:eastAsia="en-GB"/>
        </w:rPr>
        <w:t>совершению</w:t>
      </w:r>
      <w:r w:rsidRPr="00FC3D9C">
        <w:rPr>
          <w:rFonts w:ascii="Times New Roman" w:eastAsia="Times New Roman" w:hAnsi="Times New Roman" w:cs="Times New Roman"/>
          <w:sz w:val="28"/>
          <w:szCs w:val="28"/>
          <w:lang w:val="ru-RU" w:eastAsia="en-GB"/>
        </w:rPr>
        <w:t xml:space="preserve"> </w:t>
      </w:r>
      <w:r w:rsidR="005B28BC" w:rsidRPr="00FC3D9C">
        <w:rPr>
          <w:rFonts w:ascii="Times New Roman" w:eastAsia="Times New Roman" w:hAnsi="Times New Roman" w:cs="Times New Roman"/>
          <w:sz w:val="28"/>
          <w:szCs w:val="28"/>
          <w:lang w:val="ru-RU" w:eastAsia="en-GB"/>
        </w:rPr>
        <w:t>юридически значимых действий</w:t>
      </w:r>
      <w:r w:rsidR="001615DE" w:rsidRPr="00FC3D9C">
        <w:rPr>
          <w:rFonts w:ascii="Times New Roman" w:eastAsia="Times New Roman" w:hAnsi="Times New Roman" w:cs="Times New Roman"/>
          <w:sz w:val="28"/>
          <w:szCs w:val="28"/>
          <w:lang w:val="ru-RU" w:eastAsia="en-GB"/>
        </w:rPr>
        <w:t xml:space="preserve"> в инфраструктуре</w:t>
      </w:r>
      <w:r w:rsidR="005B28BC" w:rsidRPr="00FC3D9C">
        <w:rPr>
          <w:rFonts w:ascii="Times New Roman" w:eastAsia="Times New Roman" w:hAnsi="Times New Roman" w:cs="Times New Roman"/>
          <w:sz w:val="28"/>
          <w:szCs w:val="28"/>
          <w:lang w:val="ru-RU" w:eastAsia="en-GB"/>
        </w:rPr>
        <w:t>;</w:t>
      </w:r>
    </w:p>
    <w:p w14:paraId="2CF3E354" w14:textId="77777777" w:rsidR="005B28BC" w:rsidRPr="00FC3D9C" w:rsidRDefault="001615DE" w:rsidP="005B28BC">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FC3D9C">
        <w:rPr>
          <w:rFonts w:ascii="Times New Roman" w:eastAsia="Times New Roman" w:hAnsi="Times New Roman" w:cs="Times New Roman"/>
          <w:sz w:val="28"/>
          <w:szCs w:val="28"/>
          <w:lang w:val="ru-RU" w:eastAsia="en-GB"/>
        </w:rPr>
        <w:t>2)</w:t>
      </w:r>
      <w:r w:rsidR="005B28BC" w:rsidRPr="00FC3D9C">
        <w:rPr>
          <w:rFonts w:ascii="Times New Roman" w:eastAsia="Times New Roman" w:hAnsi="Times New Roman" w:cs="Times New Roman"/>
          <w:sz w:val="28"/>
          <w:szCs w:val="28"/>
          <w:lang w:val="ru-RU" w:eastAsia="en-GB"/>
        </w:rPr>
        <w:t xml:space="preserve"> общественные отношения, связанные с контролем и управлением информационной средой;</w:t>
      </w:r>
    </w:p>
    <w:p w14:paraId="2364E5DC" w14:textId="77777777" w:rsidR="005B28BC" w:rsidRPr="00FC3D9C" w:rsidRDefault="001615DE" w:rsidP="005B28BC">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FC3D9C">
        <w:rPr>
          <w:rFonts w:ascii="Times New Roman" w:eastAsia="Times New Roman" w:hAnsi="Times New Roman" w:cs="Times New Roman"/>
          <w:sz w:val="28"/>
          <w:szCs w:val="28"/>
          <w:lang w:val="ru-RU" w:eastAsia="en-GB"/>
        </w:rPr>
        <w:t>3)</w:t>
      </w:r>
      <w:r w:rsidR="005B28BC" w:rsidRPr="00FC3D9C">
        <w:rPr>
          <w:rFonts w:ascii="Times New Roman" w:eastAsia="Times New Roman" w:hAnsi="Times New Roman" w:cs="Times New Roman"/>
          <w:sz w:val="28"/>
          <w:szCs w:val="28"/>
          <w:lang w:val="ru-RU" w:eastAsia="en-GB"/>
        </w:rPr>
        <w:t xml:space="preserve"> общественные отношения, связанные с обеспечением безопасности информации и информационной среды. </w:t>
      </w:r>
    </w:p>
    <w:p w14:paraId="70D2E250" w14:textId="77777777" w:rsidR="005B42D7" w:rsidRPr="00FC3D9C" w:rsidRDefault="005B42D7" w:rsidP="001041B9">
      <w:pPr>
        <w:spacing w:line="360" w:lineRule="auto"/>
        <w:ind w:firstLine="709"/>
        <w:jc w:val="both"/>
        <w:rPr>
          <w:rFonts w:ascii="Times New Roman" w:eastAsia="Times New Roman" w:hAnsi="Times New Roman" w:cs="Times New Roman"/>
          <w:b/>
          <w:sz w:val="28"/>
          <w:szCs w:val="28"/>
          <w:lang w:val="ru-RU" w:eastAsia="en-GB"/>
        </w:rPr>
      </w:pPr>
    </w:p>
    <w:p w14:paraId="65411C82" w14:textId="77777777" w:rsidR="00C45B52" w:rsidRPr="00FC3D9C" w:rsidRDefault="00C45B52" w:rsidP="005B42D7">
      <w:pPr>
        <w:spacing w:line="360" w:lineRule="auto"/>
        <w:ind w:firstLine="709"/>
        <w:jc w:val="both"/>
        <w:rPr>
          <w:rFonts w:ascii="Times New Roman" w:hAnsi="Times New Roman" w:cs="Times New Roman"/>
          <w:sz w:val="28"/>
          <w:szCs w:val="28"/>
          <w:lang w:val="ru-RU"/>
        </w:rPr>
      </w:pPr>
    </w:p>
    <w:p w14:paraId="0DEF9467" w14:textId="77777777" w:rsidR="008365A2" w:rsidRPr="003A1E2C" w:rsidRDefault="00FC3D9C" w:rsidP="00FC3D9C">
      <w:pPr>
        <w:pStyle w:val="ds-markdown-paragraph"/>
        <w:shd w:val="clear" w:color="auto" w:fill="FFFFFF"/>
        <w:spacing w:before="206" w:beforeAutospacing="0" w:after="206" w:afterAutospacing="0" w:line="360" w:lineRule="auto"/>
        <w:ind w:firstLine="709"/>
        <w:jc w:val="both"/>
        <w:rPr>
          <w:b/>
          <w:sz w:val="28"/>
          <w:szCs w:val="28"/>
          <w:lang w:val="ru-RU"/>
        </w:rPr>
      </w:pPr>
      <w:r w:rsidRPr="003A1E2C">
        <w:rPr>
          <w:b/>
          <w:sz w:val="28"/>
          <w:szCs w:val="28"/>
          <w:lang w:val="ru-RU"/>
        </w:rPr>
        <w:t>Пред</w:t>
      </w:r>
      <w:r w:rsidR="008365A2" w:rsidRPr="003A1E2C">
        <w:rPr>
          <w:b/>
          <w:sz w:val="28"/>
          <w:szCs w:val="28"/>
          <w:lang w:val="ru-RU"/>
        </w:rPr>
        <w:t xml:space="preserve">ложения к структуре Кодекса </w:t>
      </w:r>
    </w:p>
    <w:p w14:paraId="3B1CD97B" w14:textId="77777777" w:rsidR="008365A2" w:rsidRPr="003A1E2C" w:rsidRDefault="008365A2" w:rsidP="008365A2">
      <w:pPr>
        <w:pStyle w:val="ConsPlusTitle"/>
        <w:jc w:val="center"/>
        <w:rPr>
          <w:rFonts w:ascii="Times New Roman" w:hAnsi="Times New Roman" w:cs="Times New Roman"/>
          <w:sz w:val="28"/>
          <w:szCs w:val="28"/>
        </w:rPr>
      </w:pPr>
    </w:p>
    <w:p w14:paraId="5CD02803" w14:textId="77777777" w:rsidR="008365A2" w:rsidRPr="003A1E2C" w:rsidRDefault="008365A2" w:rsidP="008365A2">
      <w:pPr>
        <w:pStyle w:val="ConsPlusTitle"/>
        <w:jc w:val="center"/>
        <w:rPr>
          <w:rFonts w:ascii="Times New Roman" w:hAnsi="Times New Roman" w:cs="Times New Roman"/>
          <w:sz w:val="28"/>
          <w:szCs w:val="28"/>
        </w:rPr>
      </w:pPr>
      <w:r w:rsidRPr="003A1E2C">
        <w:rPr>
          <w:rFonts w:ascii="Times New Roman" w:hAnsi="Times New Roman" w:cs="Times New Roman"/>
          <w:sz w:val="28"/>
          <w:szCs w:val="28"/>
        </w:rPr>
        <w:lastRenderedPageBreak/>
        <w:t>ИНФОРМАЦИОННЫЙ КОДЕКС</w:t>
      </w:r>
    </w:p>
    <w:p w14:paraId="389BDD3F" w14:textId="77777777" w:rsidR="008365A2" w:rsidRPr="003A1E2C" w:rsidRDefault="008365A2" w:rsidP="008365A2">
      <w:pPr>
        <w:pStyle w:val="ConsPlusNormal"/>
        <w:jc w:val="center"/>
        <w:rPr>
          <w:b/>
          <w:sz w:val="28"/>
          <w:szCs w:val="28"/>
        </w:rPr>
      </w:pPr>
      <w:r w:rsidRPr="003A1E2C">
        <w:rPr>
          <w:b/>
          <w:sz w:val="28"/>
          <w:szCs w:val="28"/>
        </w:rPr>
        <w:t>РОССИЙСКОЙ ФЕДЕРАЦИИ</w:t>
      </w:r>
    </w:p>
    <w:p w14:paraId="4E8391C7" w14:textId="77777777" w:rsidR="008365A2" w:rsidRPr="003A1E2C" w:rsidRDefault="008365A2" w:rsidP="008365A2">
      <w:pPr>
        <w:pStyle w:val="ConsPlusNormal"/>
        <w:jc w:val="both"/>
        <w:rPr>
          <w:sz w:val="28"/>
          <w:szCs w:val="28"/>
        </w:rPr>
      </w:pPr>
    </w:p>
    <w:p w14:paraId="287C5B9B" w14:textId="77777777" w:rsidR="008365A2" w:rsidRPr="003A1E2C" w:rsidRDefault="008365A2" w:rsidP="008365A2">
      <w:pPr>
        <w:pStyle w:val="ConsPlusTitle"/>
        <w:jc w:val="center"/>
        <w:outlineLvl w:val="1"/>
        <w:rPr>
          <w:rFonts w:ascii="Times New Roman" w:hAnsi="Times New Roman" w:cs="Times New Roman"/>
          <w:sz w:val="28"/>
          <w:szCs w:val="28"/>
        </w:rPr>
      </w:pPr>
      <w:r w:rsidRPr="003A1E2C">
        <w:rPr>
          <w:rFonts w:ascii="Times New Roman" w:hAnsi="Times New Roman" w:cs="Times New Roman"/>
          <w:sz w:val="28"/>
          <w:szCs w:val="28"/>
          <w:highlight w:val="cyan"/>
        </w:rPr>
        <w:t>Подраздел 1. ОСНОВНЫЕ ПОЛОЖЕНИЯ</w:t>
      </w:r>
    </w:p>
    <w:p w14:paraId="45D31AC1" w14:textId="77777777" w:rsidR="008365A2" w:rsidRPr="003A1E2C" w:rsidRDefault="008365A2" w:rsidP="008365A2">
      <w:pPr>
        <w:pStyle w:val="ConsPlusTitle"/>
        <w:jc w:val="center"/>
        <w:outlineLvl w:val="1"/>
        <w:rPr>
          <w:rFonts w:ascii="Times New Roman" w:hAnsi="Times New Roman" w:cs="Times New Roman"/>
          <w:sz w:val="28"/>
          <w:szCs w:val="28"/>
        </w:rPr>
      </w:pPr>
      <w:r w:rsidRPr="003A1E2C">
        <w:rPr>
          <w:rFonts w:ascii="Times New Roman" w:hAnsi="Times New Roman" w:cs="Times New Roman"/>
          <w:sz w:val="28"/>
          <w:szCs w:val="28"/>
        </w:rPr>
        <w:t> </w:t>
      </w:r>
    </w:p>
    <w:p w14:paraId="4EB648F6" w14:textId="77777777" w:rsidR="008365A2" w:rsidRPr="003A1E2C" w:rsidRDefault="008365A2" w:rsidP="008365A2">
      <w:pPr>
        <w:pStyle w:val="ConsPlusTitle"/>
        <w:jc w:val="center"/>
        <w:outlineLvl w:val="1"/>
        <w:rPr>
          <w:rFonts w:ascii="Times New Roman" w:hAnsi="Times New Roman" w:cs="Times New Roman"/>
          <w:sz w:val="28"/>
          <w:szCs w:val="28"/>
        </w:rPr>
      </w:pPr>
      <w:r w:rsidRPr="003A1E2C">
        <w:rPr>
          <w:rFonts w:ascii="Times New Roman" w:hAnsi="Times New Roman" w:cs="Times New Roman"/>
          <w:sz w:val="28"/>
          <w:szCs w:val="28"/>
        </w:rPr>
        <w:t>Глава 1. ИНФОРМАЦИОННОЕ ЗАКОНОДАТЕЛЬСТВО</w:t>
      </w:r>
    </w:p>
    <w:p w14:paraId="4219DFF5" w14:textId="77777777" w:rsidR="008365A2" w:rsidRPr="003A1E2C" w:rsidRDefault="008365A2" w:rsidP="008365A2">
      <w:pPr>
        <w:pStyle w:val="ConsPlusTitle"/>
        <w:jc w:val="center"/>
        <w:outlineLvl w:val="1"/>
        <w:rPr>
          <w:rFonts w:ascii="Times New Roman" w:hAnsi="Times New Roman" w:cs="Times New Roman"/>
          <w:sz w:val="28"/>
          <w:szCs w:val="28"/>
        </w:rPr>
      </w:pPr>
    </w:p>
    <w:p w14:paraId="75B184A1" w14:textId="77777777" w:rsidR="008365A2" w:rsidRPr="003A1E2C" w:rsidRDefault="008365A2" w:rsidP="008365A2">
      <w:pPr>
        <w:pStyle w:val="ConsPlusTitle"/>
        <w:jc w:val="center"/>
        <w:outlineLvl w:val="1"/>
        <w:rPr>
          <w:rFonts w:ascii="Times New Roman" w:hAnsi="Times New Roman" w:cs="Times New Roman"/>
          <w:sz w:val="28"/>
          <w:szCs w:val="28"/>
        </w:rPr>
      </w:pPr>
      <w:r w:rsidRPr="003A1E2C">
        <w:rPr>
          <w:rFonts w:ascii="Times New Roman" w:hAnsi="Times New Roman" w:cs="Times New Roman"/>
          <w:sz w:val="28"/>
          <w:szCs w:val="28"/>
          <w:highlight w:val="yellow"/>
        </w:rPr>
        <w:t>Глава I. ОБЩИЕ ПОЛОЖЕНИЯ</w:t>
      </w:r>
    </w:p>
    <w:p w14:paraId="363A1165" w14:textId="77777777" w:rsidR="008365A2" w:rsidRPr="003A1E2C" w:rsidRDefault="008365A2" w:rsidP="008365A2">
      <w:pPr>
        <w:pStyle w:val="ConsPlusTitle"/>
        <w:ind w:firstLine="540"/>
        <w:jc w:val="both"/>
        <w:outlineLvl w:val="2"/>
        <w:rPr>
          <w:rFonts w:ascii="Times New Roman" w:hAnsi="Times New Roman" w:cs="Times New Roman"/>
          <w:sz w:val="28"/>
          <w:szCs w:val="28"/>
        </w:rPr>
      </w:pPr>
    </w:p>
    <w:p w14:paraId="6CBA21BC" w14:textId="77777777" w:rsidR="008365A2" w:rsidRPr="003A1E2C" w:rsidRDefault="008365A2" w:rsidP="008365A2">
      <w:pPr>
        <w:pStyle w:val="ConsPlusTitle"/>
        <w:ind w:firstLine="540"/>
        <w:jc w:val="both"/>
        <w:outlineLvl w:val="2"/>
        <w:rPr>
          <w:rFonts w:ascii="Times New Roman" w:hAnsi="Times New Roman" w:cs="Times New Roman"/>
          <w:b w:val="0"/>
          <w:sz w:val="28"/>
          <w:szCs w:val="28"/>
        </w:rPr>
      </w:pPr>
      <w:r w:rsidRPr="003A1E2C">
        <w:rPr>
          <w:rFonts w:ascii="Times New Roman" w:hAnsi="Times New Roman" w:cs="Times New Roman"/>
          <w:b w:val="0"/>
          <w:sz w:val="28"/>
          <w:szCs w:val="28"/>
        </w:rPr>
        <w:t>Основные начала информационного законодательства</w:t>
      </w:r>
    </w:p>
    <w:p w14:paraId="3BAD2587" w14:textId="77777777" w:rsidR="008365A2" w:rsidRPr="003A1E2C" w:rsidRDefault="008365A2" w:rsidP="008365A2">
      <w:pPr>
        <w:pStyle w:val="ConsPlusTitle"/>
        <w:ind w:firstLine="540"/>
        <w:jc w:val="both"/>
        <w:outlineLvl w:val="2"/>
        <w:rPr>
          <w:rFonts w:ascii="Times New Roman" w:hAnsi="Times New Roman" w:cs="Times New Roman"/>
          <w:b w:val="0"/>
          <w:sz w:val="28"/>
          <w:szCs w:val="28"/>
        </w:rPr>
      </w:pPr>
      <w:r w:rsidRPr="003A1E2C">
        <w:rPr>
          <w:rFonts w:ascii="Times New Roman" w:hAnsi="Times New Roman" w:cs="Times New Roman"/>
          <w:b w:val="0"/>
          <w:sz w:val="28"/>
          <w:szCs w:val="28"/>
        </w:rPr>
        <w:t>Отношения, регулируемые информационным законодательством</w:t>
      </w:r>
    </w:p>
    <w:p w14:paraId="7C858C2C" w14:textId="77777777" w:rsidR="008365A2" w:rsidRPr="003A1E2C" w:rsidRDefault="00FC3D9C" w:rsidP="008365A2">
      <w:pPr>
        <w:pStyle w:val="ConsPlusTitle"/>
        <w:ind w:firstLine="540"/>
        <w:jc w:val="both"/>
        <w:outlineLvl w:val="2"/>
        <w:rPr>
          <w:rFonts w:ascii="Times New Roman" w:hAnsi="Times New Roman" w:cs="Times New Roman"/>
          <w:b w:val="0"/>
          <w:sz w:val="28"/>
          <w:szCs w:val="28"/>
        </w:rPr>
      </w:pPr>
      <w:r w:rsidRPr="003A1E2C">
        <w:rPr>
          <w:rFonts w:ascii="Times New Roman" w:hAnsi="Times New Roman" w:cs="Times New Roman"/>
          <w:b w:val="0"/>
          <w:sz w:val="28"/>
          <w:szCs w:val="28"/>
        </w:rPr>
        <w:t>Прин</w:t>
      </w:r>
      <w:r w:rsidR="008365A2" w:rsidRPr="003A1E2C">
        <w:rPr>
          <w:rFonts w:ascii="Times New Roman" w:hAnsi="Times New Roman" w:cs="Times New Roman"/>
          <w:b w:val="0"/>
          <w:sz w:val="28"/>
          <w:szCs w:val="28"/>
        </w:rPr>
        <w:t>ципы правового регулирования отношений в сфере информации, информационных технологий и защиты информации</w:t>
      </w:r>
    </w:p>
    <w:p w14:paraId="2A5F75E9" w14:textId="77777777" w:rsidR="008365A2" w:rsidRPr="003A1E2C" w:rsidRDefault="00FC3D9C" w:rsidP="008365A2">
      <w:pPr>
        <w:pStyle w:val="ConsPlusTitle"/>
        <w:ind w:firstLine="540"/>
        <w:jc w:val="both"/>
        <w:outlineLvl w:val="2"/>
        <w:rPr>
          <w:rFonts w:ascii="Times New Roman" w:hAnsi="Times New Roman" w:cs="Times New Roman"/>
          <w:b w:val="0"/>
          <w:sz w:val="28"/>
          <w:szCs w:val="28"/>
        </w:rPr>
      </w:pPr>
      <w:r w:rsidRPr="003A1E2C">
        <w:rPr>
          <w:rFonts w:ascii="Times New Roman" w:hAnsi="Times New Roman" w:cs="Times New Roman"/>
          <w:b w:val="0"/>
          <w:sz w:val="28"/>
          <w:szCs w:val="28"/>
        </w:rPr>
        <w:t>Инф</w:t>
      </w:r>
      <w:r w:rsidR="008365A2" w:rsidRPr="003A1E2C">
        <w:rPr>
          <w:rFonts w:ascii="Times New Roman" w:hAnsi="Times New Roman" w:cs="Times New Roman"/>
          <w:b w:val="0"/>
          <w:sz w:val="28"/>
          <w:szCs w:val="28"/>
        </w:rPr>
        <w:t>ормационное законодательство и иные акты, содержащие нормы информационного права</w:t>
      </w:r>
    </w:p>
    <w:p w14:paraId="2B3B4449" w14:textId="77777777" w:rsidR="008365A2" w:rsidRPr="003A1E2C" w:rsidRDefault="008365A2" w:rsidP="008365A2">
      <w:pPr>
        <w:pStyle w:val="ConsPlusTitle"/>
        <w:ind w:firstLine="540"/>
        <w:jc w:val="both"/>
        <w:outlineLvl w:val="2"/>
        <w:rPr>
          <w:rFonts w:ascii="Times New Roman" w:hAnsi="Times New Roman" w:cs="Times New Roman"/>
          <w:b w:val="0"/>
          <w:sz w:val="28"/>
          <w:szCs w:val="28"/>
        </w:rPr>
      </w:pPr>
      <w:r w:rsidRPr="003A1E2C">
        <w:rPr>
          <w:rFonts w:ascii="Times New Roman" w:hAnsi="Times New Roman" w:cs="Times New Roman"/>
          <w:b w:val="0"/>
          <w:sz w:val="28"/>
          <w:szCs w:val="28"/>
        </w:rPr>
        <w:t>Цели принятия Информационного (цифрового) кодекса РФ</w:t>
      </w:r>
    </w:p>
    <w:p w14:paraId="1BB779CA" w14:textId="77777777" w:rsidR="008365A2" w:rsidRPr="003A1E2C" w:rsidRDefault="008365A2" w:rsidP="008365A2">
      <w:pPr>
        <w:pStyle w:val="ConsPlusTitle"/>
        <w:ind w:firstLine="540"/>
        <w:jc w:val="both"/>
        <w:outlineLvl w:val="2"/>
        <w:rPr>
          <w:rFonts w:ascii="Times New Roman" w:hAnsi="Times New Roman" w:cs="Times New Roman"/>
          <w:b w:val="0"/>
          <w:sz w:val="28"/>
          <w:szCs w:val="28"/>
        </w:rPr>
      </w:pPr>
      <w:r w:rsidRPr="003A1E2C">
        <w:rPr>
          <w:rFonts w:ascii="Times New Roman" w:hAnsi="Times New Roman" w:cs="Times New Roman"/>
          <w:b w:val="0"/>
          <w:sz w:val="28"/>
          <w:szCs w:val="28"/>
        </w:rPr>
        <w:t>Действие информационного законодательства во времени</w:t>
      </w:r>
    </w:p>
    <w:p w14:paraId="68C808FB" w14:textId="77777777" w:rsidR="008365A2" w:rsidRPr="003A1E2C" w:rsidRDefault="008365A2" w:rsidP="008365A2">
      <w:pPr>
        <w:pStyle w:val="ConsPlusTitle"/>
        <w:ind w:firstLine="540"/>
        <w:jc w:val="both"/>
        <w:outlineLvl w:val="2"/>
        <w:rPr>
          <w:rFonts w:ascii="Times New Roman" w:hAnsi="Times New Roman" w:cs="Times New Roman"/>
          <w:b w:val="0"/>
          <w:sz w:val="28"/>
          <w:szCs w:val="28"/>
        </w:rPr>
      </w:pPr>
      <w:r w:rsidRPr="003A1E2C">
        <w:rPr>
          <w:rFonts w:ascii="Times New Roman" w:hAnsi="Times New Roman" w:cs="Times New Roman"/>
          <w:b w:val="0"/>
          <w:sz w:val="28"/>
          <w:szCs w:val="28"/>
        </w:rPr>
        <w:t>Применение информационного законодательства по аналогии</w:t>
      </w:r>
    </w:p>
    <w:p w14:paraId="5D0D73C7" w14:textId="77777777" w:rsidR="008365A2" w:rsidRPr="003A1E2C" w:rsidRDefault="008365A2" w:rsidP="008365A2">
      <w:pPr>
        <w:pStyle w:val="ConsPlusTitle"/>
        <w:ind w:firstLine="540"/>
        <w:jc w:val="both"/>
        <w:outlineLvl w:val="2"/>
        <w:rPr>
          <w:rFonts w:ascii="Times New Roman" w:hAnsi="Times New Roman" w:cs="Times New Roman"/>
          <w:b w:val="0"/>
          <w:sz w:val="28"/>
          <w:szCs w:val="28"/>
        </w:rPr>
      </w:pPr>
      <w:r w:rsidRPr="003A1E2C">
        <w:rPr>
          <w:rFonts w:ascii="Times New Roman" w:hAnsi="Times New Roman" w:cs="Times New Roman"/>
          <w:b w:val="0"/>
          <w:sz w:val="28"/>
          <w:szCs w:val="28"/>
        </w:rPr>
        <w:t>Информационное законодательство и нормы международного права</w:t>
      </w:r>
    </w:p>
    <w:p w14:paraId="681F7707" w14:textId="77777777" w:rsidR="008365A2" w:rsidRPr="003A1E2C" w:rsidRDefault="008365A2" w:rsidP="008365A2">
      <w:pPr>
        <w:pStyle w:val="ConsPlusTitle"/>
        <w:ind w:firstLine="540"/>
        <w:jc w:val="both"/>
        <w:outlineLvl w:val="2"/>
        <w:rPr>
          <w:rFonts w:ascii="Times New Roman" w:hAnsi="Times New Roman" w:cs="Times New Roman"/>
          <w:b w:val="0"/>
          <w:sz w:val="28"/>
          <w:szCs w:val="28"/>
        </w:rPr>
      </w:pPr>
      <w:r w:rsidRPr="003A1E2C">
        <w:rPr>
          <w:rFonts w:ascii="Times New Roman" w:hAnsi="Times New Roman" w:cs="Times New Roman"/>
          <w:b w:val="0"/>
          <w:sz w:val="28"/>
          <w:szCs w:val="28"/>
        </w:rPr>
        <w:t xml:space="preserve">Основания возникновения информационных правоотношений </w:t>
      </w:r>
    </w:p>
    <w:p w14:paraId="1A262A4D" w14:textId="77777777" w:rsidR="008365A2" w:rsidRPr="003A1E2C" w:rsidRDefault="008365A2" w:rsidP="008365A2">
      <w:pPr>
        <w:pStyle w:val="ConsPlusTitle"/>
        <w:ind w:firstLine="540"/>
        <w:jc w:val="both"/>
        <w:outlineLvl w:val="2"/>
        <w:rPr>
          <w:rFonts w:ascii="Times New Roman" w:hAnsi="Times New Roman" w:cs="Times New Roman"/>
          <w:b w:val="0"/>
          <w:sz w:val="28"/>
          <w:szCs w:val="28"/>
        </w:rPr>
      </w:pPr>
    </w:p>
    <w:p w14:paraId="45318EE2" w14:textId="77777777" w:rsidR="008365A2" w:rsidRPr="003A1E2C" w:rsidRDefault="008365A2" w:rsidP="008365A2">
      <w:pPr>
        <w:pStyle w:val="ConsPlusTitle"/>
        <w:ind w:firstLine="540"/>
        <w:jc w:val="both"/>
        <w:outlineLvl w:val="2"/>
        <w:rPr>
          <w:rFonts w:ascii="Times New Roman" w:hAnsi="Times New Roman" w:cs="Times New Roman"/>
          <w:sz w:val="28"/>
          <w:szCs w:val="28"/>
        </w:rPr>
      </w:pPr>
    </w:p>
    <w:p w14:paraId="194355D0" w14:textId="77777777" w:rsidR="008365A2" w:rsidRPr="00B706E3" w:rsidRDefault="008365A2" w:rsidP="008365A2">
      <w:pPr>
        <w:pStyle w:val="ConsPlusTitle"/>
        <w:jc w:val="center"/>
        <w:outlineLvl w:val="1"/>
        <w:rPr>
          <w:rFonts w:ascii="Times New Roman" w:hAnsi="Times New Roman" w:cs="Times New Roman"/>
          <w:b w:val="0"/>
          <w:sz w:val="28"/>
          <w:szCs w:val="28"/>
          <w:rPrChange w:id="531" w:author="user" w:date="2026-04-08T20:43:00Z">
            <w:rPr>
              <w:rFonts w:ascii="Times New Roman" w:hAnsi="Times New Roman" w:cs="Times New Roman"/>
              <w:sz w:val="28"/>
              <w:szCs w:val="28"/>
            </w:rPr>
          </w:rPrChange>
        </w:rPr>
      </w:pPr>
      <w:r w:rsidRPr="00B706E3">
        <w:rPr>
          <w:rFonts w:ascii="Times New Roman" w:hAnsi="Times New Roman" w:cs="Times New Roman"/>
          <w:b w:val="0"/>
          <w:sz w:val="28"/>
          <w:szCs w:val="28"/>
          <w:rPrChange w:id="532" w:author="user" w:date="2026-04-08T20:43:00Z">
            <w:rPr>
              <w:rFonts w:ascii="Times New Roman" w:hAnsi="Times New Roman" w:cs="Times New Roman"/>
              <w:sz w:val="28"/>
              <w:szCs w:val="28"/>
              <w:highlight w:val="yellow"/>
            </w:rPr>
          </w:rPrChange>
        </w:rPr>
        <w:t xml:space="preserve">Глава </w:t>
      </w:r>
      <w:r w:rsidRPr="00B706E3">
        <w:rPr>
          <w:rFonts w:ascii="Times New Roman" w:hAnsi="Times New Roman" w:cs="Times New Roman"/>
          <w:b w:val="0"/>
          <w:sz w:val="28"/>
          <w:szCs w:val="28"/>
          <w:rPrChange w:id="533" w:author="user" w:date="2026-04-08T20:43:00Z">
            <w:rPr>
              <w:rFonts w:ascii="Times New Roman" w:hAnsi="Times New Roman" w:cs="Times New Roman"/>
              <w:sz w:val="28"/>
              <w:szCs w:val="28"/>
              <w:highlight w:val="yellow"/>
              <w:lang w:val="en-US"/>
            </w:rPr>
          </w:rPrChange>
        </w:rPr>
        <w:t>I</w:t>
      </w:r>
      <w:r w:rsidRPr="00B706E3">
        <w:rPr>
          <w:rFonts w:ascii="Times New Roman" w:hAnsi="Times New Roman" w:cs="Times New Roman"/>
          <w:b w:val="0"/>
          <w:sz w:val="28"/>
          <w:szCs w:val="28"/>
          <w:rPrChange w:id="534" w:author="user" w:date="2026-04-08T20:43:00Z">
            <w:rPr>
              <w:rFonts w:ascii="Times New Roman" w:hAnsi="Times New Roman" w:cs="Times New Roman"/>
              <w:sz w:val="28"/>
              <w:szCs w:val="28"/>
              <w:highlight w:val="yellow"/>
            </w:rPr>
          </w:rPrChange>
        </w:rPr>
        <w:t>I. СУБЪЕКТЫ ИНФОРМАЦИОННОГО ПРАВА</w:t>
      </w:r>
    </w:p>
    <w:p w14:paraId="473FBAA5" w14:textId="56DD68D9" w:rsidR="008365A2" w:rsidRPr="003A1E2C" w:rsidDel="00B706E3" w:rsidRDefault="008365A2">
      <w:pPr>
        <w:pStyle w:val="ConsPlusTitle"/>
        <w:jc w:val="center"/>
        <w:outlineLvl w:val="1"/>
        <w:rPr>
          <w:del w:id="535" w:author="user" w:date="2026-04-08T20:43:00Z"/>
          <w:rFonts w:ascii="Times New Roman" w:hAnsi="Times New Roman" w:cs="Times New Roman"/>
          <w:b w:val="0"/>
          <w:sz w:val="28"/>
          <w:szCs w:val="28"/>
        </w:rPr>
      </w:pPr>
      <w:del w:id="536" w:author="user" w:date="2026-04-08T20:43:00Z">
        <w:r w:rsidRPr="003A1E2C" w:rsidDel="00B706E3">
          <w:rPr>
            <w:rFonts w:ascii="Times New Roman" w:hAnsi="Times New Roman" w:cs="Times New Roman"/>
            <w:b w:val="0"/>
            <w:sz w:val="28"/>
            <w:szCs w:val="28"/>
          </w:rPr>
          <w:delText>(государства, юридические лица, физические лица)</w:delText>
        </w:r>
      </w:del>
    </w:p>
    <w:p w14:paraId="72E81A9D" w14:textId="7925DB4A" w:rsidR="008365A2" w:rsidRPr="003A1E2C" w:rsidRDefault="008365A2">
      <w:pPr>
        <w:pStyle w:val="ConsPlusTitle"/>
        <w:jc w:val="center"/>
        <w:outlineLvl w:val="1"/>
        <w:rPr>
          <w:rFonts w:ascii="Times New Roman" w:hAnsi="Times New Roman" w:cs="Times New Roman"/>
          <w:b w:val="0"/>
          <w:sz w:val="28"/>
          <w:szCs w:val="28"/>
        </w:rPr>
      </w:pPr>
      <w:del w:id="537" w:author="user" w:date="2026-04-08T20:43:00Z">
        <w:r w:rsidRPr="003A1E2C" w:rsidDel="00B706E3">
          <w:rPr>
            <w:rFonts w:ascii="Times New Roman" w:hAnsi="Times New Roman" w:cs="Times New Roman"/>
            <w:b w:val="0"/>
            <w:sz w:val="28"/>
            <w:szCs w:val="28"/>
          </w:rPr>
          <w:delText>Специальные статусы субъектов информационного права: получатель информации, распространитель, информационный посредник, оператор информационной системы)</w:delText>
        </w:r>
      </w:del>
      <w:r w:rsidRPr="003A1E2C">
        <w:rPr>
          <w:rFonts w:ascii="Times New Roman" w:hAnsi="Times New Roman" w:cs="Times New Roman"/>
          <w:b w:val="0"/>
          <w:sz w:val="28"/>
          <w:szCs w:val="28"/>
        </w:rPr>
        <w:t xml:space="preserve"> </w:t>
      </w:r>
    </w:p>
    <w:p w14:paraId="4D51EE99" w14:textId="77777777" w:rsidR="008365A2" w:rsidRPr="003A1E2C" w:rsidRDefault="008365A2" w:rsidP="008365A2">
      <w:pPr>
        <w:pStyle w:val="ConsPlusTitle"/>
        <w:jc w:val="center"/>
        <w:outlineLvl w:val="1"/>
        <w:rPr>
          <w:rFonts w:ascii="Times New Roman" w:hAnsi="Times New Roman" w:cs="Times New Roman"/>
          <w:sz w:val="28"/>
          <w:szCs w:val="28"/>
        </w:rPr>
      </w:pPr>
      <w:r w:rsidRPr="003A1E2C">
        <w:rPr>
          <w:rFonts w:ascii="Times New Roman" w:hAnsi="Times New Roman" w:cs="Times New Roman"/>
          <w:sz w:val="28"/>
          <w:szCs w:val="28"/>
          <w:highlight w:val="yellow"/>
        </w:rPr>
        <w:t xml:space="preserve">Глава </w:t>
      </w:r>
      <w:r w:rsidRPr="003A1E2C">
        <w:rPr>
          <w:rFonts w:ascii="Times New Roman" w:hAnsi="Times New Roman" w:cs="Times New Roman"/>
          <w:sz w:val="28"/>
          <w:szCs w:val="28"/>
          <w:highlight w:val="yellow"/>
          <w:lang w:val="en-US"/>
        </w:rPr>
        <w:t>II</w:t>
      </w:r>
      <w:r w:rsidRPr="003A1E2C">
        <w:rPr>
          <w:rFonts w:ascii="Times New Roman" w:hAnsi="Times New Roman" w:cs="Times New Roman"/>
          <w:sz w:val="28"/>
          <w:szCs w:val="28"/>
          <w:highlight w:val="yellow"/>
        </w:rPr>
        <w:t>I. ОБЪЕКТЫ ИНФОРМАЦИОННОГО ПРАВА</w:t>
      </w:r>
    </w:p>
    <w:p w14:paraId="5B3B3D45" w14:textId="77777777" w:rsidR="008365A2" w:rsidRPr="003A1E2C" w:rsidRDefault="008365A2" w:rsidP="008365A2">
      <w:pPr>
        <w:pStyle w:val="ConsPlusTitle"/>
        <w:jc w:val="center"/>
        <w:outlineLvl w:val="1"/>
        <w:rPr>
          <w:rFonts w:ascii="Times New Roman" w:hAnsi="Times New Roman" w:cs="Times New Roman"/>
          <w:b w:val="0"/>
          <w:sz w:val="28"/>
          <w:szCs w:val="28"/>
        </w:rPr>
      </w:pPr>
      <w:r w:rsidRPr="003A1E2C">
        <w:rPr>
          <w:rFonts w:ascii="Times New Roman" w:hAnsi="Times New Roman" w:cs="Times New Roman"/>
          <w:b w:val="0"/>
          <w:sz w:val="28"/>
          <w:szCs w:val="28"/>
        </w:rPr>
        <w:t>(информация, информационная среда)</w:t>
      </w:r>
    </w:p>
    <w:p w14:paraId="0AAA6A2B" w14:textId="77777777" w:rsidR="008365A2" w:rsidRPr="00CF044D" w:rsidRDefault="008365A2" w:rsidP="00FC3D9C">
      <w:pPr>
        <w:pStyle w:val="ds-markdown-paragraph"/>
        <w:shd w:val="clear" w:color="auto" w:fill="FFFFFF"/>
        <w:spacing w:before="206" w:beforeAutospacing="0" w:after="206" w:afterAutospacing="0" w:line="360" w:lineRule="auto"/>
        <w:ind w:firstLine="709"/>
        <w:jc w:val="both"/>
        <w:rPr>
          <w:sz w:val="28"/>
          <w:szCs w:val="28"/>
          <w:lang w:val="ru-RU"/>
        </w:rPr>
      </w:pPr>
    </w:p>
    <w:p w14:paraId="46B7AEE4" w14:textId="77777777" w:rsidR="008365A2" w:rsidRPr="00B9176E" w:rsidRDefault="008365A2" w:rsidP="00FC3D9C">
      <w:pPr>
        <w:pStyle w:val="ds-markdown-paragraph"/>
        <w:shd w:val="clear" w:color="auto" w:fill="FFFFFF"/>
        <w:spacing w:before="206" w:beforeAutospacing="0" w:after="206" w:afterAutospacing="0" w:line="360" w:lineRule="auto"/>
        <w:ind w:firstLine="709"/>
        <w:jc w:val="both"/>
        <w:rPr>
          <w:sz w:val="28"/>
          <w:szCs w:val="28"/>
          <w:lang w:val="ru-RU"/>
        </w:rPr>
      </w:pPr>
    </w:p>
    <w:p w14:paraId="0FBD2E4F" w14:textId="77777777" w:rsidR="008365A2" w:rsidRPr="00B9176E" w:rsidRDefault="008365A2" w:rsidP="00FC3D9C">
      <w:pPr>
        <w:pStyle w:val="ds-markdown-paragraph"/>
        <w:shd w:val="clear" w:color="auto" w:fill="FFFFFF"/>
        <w:spacing w:before="206" w:beforeAutospacing="0" w:after="206" w:afterAutospacing="0" w:line="360" w:lineRule="auto"/>
        <w:ind w:firstLine="709"/>
        <w:jc w:val="both"/>
        <w:rPr>
          <w:sz w:val="28"/>
          <w:szCs w:val="28"/>
          <w:lang w:val="ru-RU"/>
        </w:rPr>
      </w:pPr>
    </w:p>
    <w:p w14:paraId="67A63921" w14:textId="77777777" w:rsidR="008365A2" w:rsidRPr="00B9176E" w:rsidRDefault="008365A2" w:rsidP="008365A2">
      <w:pPr>
        <w:shd w:val="clear" w:color="auto" w:fill="FFFFFF"/>
        <w:spacing w:before="240" w:line="360" w:lineRule="auto"/>
        <w:ind w:firstLine="709"/>
        <w:jc w:val="both"/>
        <w:rPr>
          <w:rFonts w:ascii="Times New Roman" w:eastAsia="Times New Roman" w:hAnsi="Times New Roman" w:cs="Times New Roman"/>
          <w:sz w:val="28"/>
          <w:szCs w:val="28"/>
          <w:lang w:val="ru-RU" w:eastAsia="en-GB"/>
        </w:rPr>
      </w:pPr>
      <w:r w:rsidRPr="00B9176E">
        <w:rPr>
          <w:rFonts w:ascii="Times New Roman" w:eastAsia="Times New Roman" w:hAnsi="Times New Roman" w:cs="Times New Roman"/>
          <w:b/>
          <w:bCs/>
          <w:sz w:val="28"/>
          <w:szCs w:val="28"/>
          <w:u w:val="single"/>
          <w:lang w:val="ru-RU" w:eastAsia="en-GB"/>
        </w:rPr>
        <w:lastRenderedPageBreak/>
        <w:t>Структура Особенной части</w:t>
      </w:r>
      <w:r w:rsidRPr="00B9176E">
        <w:rPr>
          <w:rFonts w:ascii="Times New Roman" w:eastAsia="Times New Roman" w:hAnsi="Times New Roman" w:cs="Times New Roman"/>
          <w:sz w:val="28"/>
          <w:szCs w:val="28"/>
          <w:lang w:val="ru-RU" w:eastAsia="en-GB"/>
        </w:rPr>
        <w:t xml:space="preserve"> проектируемого кодекса будет </w:t>
      </w:r>
      <w:r w:rsidRPr="00B9176E">
        <w:rPr>
          <w:rFonts w:ascii="Times New Roman" w:eastAsia="Times New Roman" w:hAnsi="Times New Roman" w:cs="Times New Roman"/>
          <w:b/>
          <w:bCs/>
          <w:sz w:val="28"/>
          <w:szCs w:val="28"/>
          <w:lang w:val="ru-RU" w:eastAsia="en-GB"/>
        </w:rPr>
        <w:t>основана на взаимосвязи объектов в статике с объектами в динамике</w:t>
      </w:r>
      <w:r w:rsidRPr="00B9176E">
        <w:rPr>
          <w:rFonts w:ascii="Times New Roman" w:eastAsia="Times New Roman" w:hAnsi="Times New Roman" w:cs="Times New Roman"/>
          <w:sz w:val="28"/>
          <w:szCs w:val="28"/>
          <w:lang w:val="ru-RU" w:eastAsia="en-GB"/>
        </w:rPr>
        <w:t xml:space="preserve">… </w:t>
      </w:r>
    </w:p>
    <w:p w14:paraId="6EEA9C2C" w14:textId="77777777" w:rsidR="008365A2" w:rsidRPr="00B9176E" w:rsidRDefault="008365A2" w:rsidP="008365A2">
      <w:pPr>
        <w:pStyle w:val="ConsPlusTitle1"/>
        <w:jc w:val="center"/>
        <w:outlineLvl w:val="1"/>
        <w:rPr>
          <w:rFonts w:ascii="Times New Roman" w:hAnsi="Times New Roman" w:cs="Times New Roman"/>
          <w:sz w:val="28"/>
          <w:szCs w:val="28"/>
          <w:highlight w:val="yellow"/>
        </w:rPr>
      </w:pPr>
    </w:p>
    <w:p w14:paraId="3976477C" w14:textId="77777777" w:rsidR="008365A2" w:rsidRPr="00B9176E" w:rsidRDefault="008365A2" w:rsidP="008365A2">
      <w:pPr>
        <w:pStyle w:val="ConsPlusTitle1"/>
        <w:jc w:val="center"/>
        <w:outlineLvl w:val="1"/>
        <w:rPr>
          <w:rFonts w:ascii="Times New Roman" w:hAnsi="Times New Roman" w:cs="Times New Roman"/>
          <w:sz w:val="28"/>
          <w:szCs w:val="28"/>
          <w:highlight w:val="yellow"/>
        </w:rPr>
      </w:pPr>
      <w:r w:rsidRPr="00B9176E">
        <w:rPr>
          <w:rFonts w:ascii="Times New Roman" w:hAnsi="Times New Roman" w:cs="Times New Roman"/>
          <w:sz w:val="28"/>
          <w:szCs w:val="28"/>
          <w:highlight w:val="yellow"/>
        </w:rPr>
        <w:t xml:space="preserve">Глава </w:t>
      </w:r>
      <w:r w:rsidRPr="00B9176E">
        <w:rPr>
          <w:rFonts w:ascii="Times New Roman" w:hAnsi="Times New Roman" w:cs="Times New Roman"/>
          <w:sz w:val="28"/>
          <w:szCs w:val="28"/>
          <w:highlight w:val="yellow"/>
          <w:lang w:val="en-US"/>
        </w:rPr>
        <w:t>I</w:t>
      </w:r>
      <w:r w:rsidRPr="00B9176E">
        <w:rPr>
          <w:rFonts w:ascii="Times New Roman" w:hAnsi="Times New Roman" w:cs="Times New Roman"/>
          <w:sz w:val="28"/>
          <w:szCs w:val="28"/>
          <w:highlight w:val="yellow"/>
        </w:rPr>
        <w:t>. ИНФОРМАЦИЯ</w:t>
      </w:r>
    </w:p>
    <w:p w14:paraId="09A1317F" w14:textId="77777777" w:rsidR="008365A2" w:rsidRPr="00B9176E" w:rsidRDefault="008365A2" w:rsidP="008365A2">
      <w:pPr>
        <w:pStyle w:val="ConsPlusTitle1"/>
        <w:jc w:val="center"/>
        <w:outlineLvl w:val="1"/>
        <w:rPr>
          <w:rFonts w:ascii="Times New Roman" w:hAnsi="Times New Roman" w:cs="Times New Roman"/>
          <w:b w:val="0"/>
          <w:sz w:val="28"/>
          <w:szCs w:val="28"/>
        </w:rPr>
      </w:pPr>
    </w:p>
    <w:p w14:paraId="07F499A0" w14:textId="77777777" w:rsidR="008365A2" w:rsidRPr="00B9176E" w:rsidRDefault="008365A2" w:rsidP="008365A2">
      <w:pPr>
        <w:pStyle w:val="ConsPlusTitle1"/>
        <w:jc w:val="center"/>
        <w:outlineLvl w:val="1"/>
        <w:rPr>
          <w:rFonts w:ascii="Times New Roman" w:hAnsi="Times New Roman" w:cs="Times New Roman"/>
          <w:b w:val="0"/>
          <w:sz w:val="28"/>
          <w:szCs w:val="28"/>
        </w:rPr>
      </w:pPr>
    </w:p>
    <w:p w14:paraId="4DB64359" w14:textId="77777777" w:rsidR="008365A2" w:rsidRPr="00B9176E" w:rsidRDefault="008365A2" w:rsidP="008365A2">
      <w:pPr>
        <w:pStyle w:val="ConsPlusTitle1"/>
        <w:numPr>
          <w:ilvl w:val="0"/>
          <w:numId w:val="17"/>
        </w:numPr>
        <w:jc w:val="center"/>
        <w:outlineLvl w:val="1"/>
        <w:rPr>
          <w:rFonts w:ascii="Times New Roman" w:hAnsi="Times New Roman" w:cs="Times New Roman"/>
          <w:bCs/>
          <w:sz w:val="28"/>
          <w:szCs w:val="28"/>
        </w:rPr>
      </w:pPr>
      <w:r w:rsidRPr="00B9176E">
        <w:rPr>
          <w:rFonts w:ascii="Times New Roman" w:hAnsi="Times New Roman" w:cs="Times New Roman"/>
          <w:sz w:val="28"/>
          <w:szCs w:val="28"/>
          <w:highlight w:val="green"/>
        </w:rPr>
        <w:t>Информационные процессы, обусловленные реализацией информационных прав</w:t>
      </w:r>
    </w:p>
    <w:p w14:paraId="64429E52" w14:textId="77777777" w:rsidR="008365A2" w:rsidRPr="00B9176E" w:rsidRDefault="008365A2" w:rsidP="008365A2">
      <w:pPr>
        <w:pStyle w:val="ConsPlusTitle1"/>
        <w:numPr>
          <w:ilvl w:val="0"/>
          <w:numId w:val="19"/>
        </w:numPr>
        <w:jc w:val="center"/>
        <w:outlineLvl w:val="1"/>
        <w:rPr>
          <w:rFonts w:ascii="Times New Roman" w:hAnsi="Times New Roman" w:cs="Times New Roman"/>
          <w:sz w:val="28"/>
          <w:szCs w:val="28"/>
        </w:rPr>
      </w:pPr>
      <w:r w:rsidRPr="00B9176E">
        <w:rPr>
          <w:rFonts w:ascii="Times New Roman" w:hAnsi="Times New Roman" w:cs="Times New Roman"/>
          <w:sz w:val="28"/>
          <w:szCs w:val="28"/>
        </w:rPr>
        <w:t>поиск, получения, передачи, производства и распространения</w:t>
      </w:r>
      <w:r w:rsidRPr="00CF044D">
        <w:rPr>
          <w:rFonts w:ascii="Times New Roman" w:hAnsi="Times New Roman" w:cs="Times New Roman"/>
          <w:sz w:val="28"/>
          <w:szCs w:val="28"/>
        </w:rPr>
        <w:t xml:space="preserve"> информации любыми законными способами</w:t>
      </w:r>
    </w:p>
    <w:p w14:paraId="6AC0ACB1" w14:textId="77777777" w:rsidR="008365A2" w:rsidRPr="00B9176E" w:rsidRDefault="008365A2" w:rsidP="008365A2">
      <w:pPr>
        <w:pStyle w:val="ConsPlusTitle1"/>
        <w:jc w:val="center"/>
        <w:outlineLvl w:val="1"/>
        <w:rPr>
          <w:rFonts w:ascii="Times New Roman" w:hAnsi="Times New Roman" w:cs="Times New Roman"/>
          <w:sz w:val="28"/>
          <w:szCs w:val="28"/>
        </w:rPr>
      </w:pPr>
    </w:p>
    <w:p w14:paraId="7CADFAA2" w14:textId="77777777" w:rsidR="008365A2" w:rsidRPr="00B9176E" w:rsidRDefault="008365A2" w:rsidP="008365A2">
      <w:pPr>
        <w:pStyle w:val="ConsPlusTitle1"/>
        <w:jc w:val="center"/>
        <w:outlineLvl w:val="1"/>
        <w:rPr>
          <w:rFonts w:ascii="Times New Roman" w:hAnsi="Times New Roman" w:cs="Times New Roman"/>
          <w:b w:val="0"/>
          <w:sz w:val="28"/>
          <w:szCs w:val="28"/>
        </w:rPr>
      </w:pPr>
      <w:r w:rsidRPr="00B9176E">
        <w:rPr>
          <w:rFonts w:ascii="Times New Roman" w:hAnsi="Times New Roman" w:cs="Times New Roman"/>
          <w:b w:val="0"/>
          <w:sz w:val="28"/>
          <w:szCs w:val="28"/>
        </w:rPr>
        <w:t>- отношения, возникающие при осуществлении права на поиск, получение, передачу, производство и распространение информации</w:t>
      </w:r>
      <w:r w:rsidRPr="00B9176E">
        <w:rPr>
          <w:rStyle w:val="ae"/>
          <w:rFonts w:ascii="Times New Roman" w:hAnsi="Times New Roman" w:cs="Times New Roman"/>
          <w:b w:val="0"/>
          <w:sz w:val="28"/>
          <w:szCs w:val="28"/>
        </w:rPr>
        <w:footnoteReference w:id="6"/>
      </w:r>
      <w:r w:rsidRPr="00B9176E">
        <w:rPr>
          <w:rFonts w:ascii="Times New Roman" w:hAnsi="Times New Roman" w:cs="Times New Roman"/>
          <w:b w:val="0"/>
          <w:sz w:val="28"/>
          <w:szCs w:val="28"/>
        </w:rPr>
        <w:t xml:space="preserve">. </w:t>
      </w:r>
    </w:p>
    <w:p w14:paraId="39750E1D" w14:textId="77777777" w:rsidR="008365A2" w:rsidRPr="00B9176E" w:rsidRDefault="008365A2" w:rsidP="008365A2">
      <w:pPr>
        <w:pStyle w:val="ConsPlusTitle1"/>
        <w:jc w:val="center"/>
        <w:outlineLvl w:val="1"/>
        <w:rPr>
          <w:rFonts w:ascii="Times New Roman" w:hAnsi="Times New Roman" w:cs="Times New Roman"/>
          <w:b w:val="0"/>
          <w:sz w:val="28"/>
          <w:szCs w:val="28"/>
        </w:rPr>
      </w:pPr>
      <w:r w:rsidRPr="00B9176E">
        <w:rPr>
          <w:rFonts w:ascii="Times New Roman" w:hAnsi="Times New Roman" w:cs="Times New Roman"/>
          <w:b w:val="0"/>
          <w:sz w:val="28"/>
          <w:szCs w:val="28"/>
        </w:rPr>
        <w:t>- отношения в сфере СМИ</w:t>
      </w:r>
      <w:r w:rsidRPr="00B9176E">
        <w:rPr>
          <w:rStyle w:val="ae"/>
          <w:rFonts w:ascii="Times New Roman" w:hAnsi="Times New Roman" w:cs="Times New Roman"/>
          <w:b w:val="0"/>
          <w:sz w:val="28"/>
          <w:szCs w:val="28"/>
        </w:rPr>
        <w:footnoteReference w:id="7"/>
      </w:r>
      <w:r w:rsidRPr="00B9176E">
        <w:rPr>
          <w:rFonts w:ascii="Times New Roman" w:hAnsi="Times New Roman" w:cs="Times New Roman"/>
          <w:b w:val="0"/>
          <w:sz w:val="28"/>
          <w:szCs w:val="28"/>
        </w:rPr>
        <w:t xml:space="preserve">, </w:t>
      </w:r>
    </w:p>
    <w:p w14:paraId="5AAB52B7" w14:textId="77777777" w:rsidR="008365A2" w:rsidRPr="00CF044D" w:rsidRDefault="008365A2" w:rsidP="008365A2">
      <w:pPr>
        <w:pStyle w:val="ConsPlusTitle1"/>
        <w:jc w:val="center"/>
        <w:outlineLvl w:val="1"/>
        <w:rPr>
          <w:rFonts w:ascii="Times New Roman" w:hAnsi="Times New Roman" w:cs="Times New Roman"/>
          <w:b w:val="0"/>
          <w:sz w:val="28"/>
          <w:szCs w:val="28"/>
        </w:rPr>
      </w:pPr>
      <w:r w:rsidRPr="00B9176E">
        <w:rPr>
          <w:rFonts w:ascii="Times New Roman" w:hAnsi="Times New Roman" w:cs="Times New Roman"/>
          <w:b w:val="0"/>
          <w:sz w:val="28"/>
          <w:szCs w:val="28"/>
        </w:rPr>
        <w:t>- отношениям в сфере рекламы</w:t>
      </w:r>
      <w:r w:rsidRPr="00B9176E">
        <w:rPr>
          <w:rStyle w:val="ae"/>
          <w:rFonts w:ascii="Times New Roman" w:hAnsi="Times New Roman" w:cs="Times New Roman"/>
          <w:b w:val="0"/>
          <w:sz w:val="28"/>
          <w:szCs w:val="28"/>
        </w:rPr>
        <w:footnoteReference w:id="8"/>
      </w:r>
    </w:p>
    <w:p w14:paraId="79910AB2" w14:textId="77777777" w:rsidR="008365A2" w:rsidRPr="00B9176E" w:rsidRDefault="008365A2" w:rsidP="008365A2">
      <w:pPr>
        <w:pStyle w:val="ConsPlusTitle1"/>
        <w:jc w:val="center"/>
        <w:outlineLvl w:val="1"/>
        <w:rPr>
          <w:rFonts w:ascii="Times New Roman" w:hAnsi="Times New Roman" w:cs="Times New Roman"/>
          <w:b w:val="0"/>
          <w:sz w:val="28"/>
          <w:szCs w:val="28"/>
        </w:rPr>
      </w:pPr>
      <w:r w:rsidRPr="00CF044D">
        <w:rPr>
          <w:rFonts w:ascii="Times New Roman" w:hAnsi="Times New Roman" w:cs="Times New Roman"/>
          <w:b w:val="0"/>
          <w:sz w:val="28"/>
          <w:szCs w:val="28"/>
        </w:rPr>
        <w:t>- отношения, связанные с обеспечением доступа пользователей информацией к информации о деятельности государственных органов и органов местного самоуправления</w:t>
      </w:r>
      <w:r w:rsidRPr="00B9176E">
        <w:rPr>
          <w:rStyle w:val="ae"/>
          <w:rFonts w:ascii="Times New Roman" w:hAnsi="Times New Roman" w:cs="Times New Roman"/>
          <w:b w:val="0"/>
          <w:sz w:val="28"/>
          <w:szCs w:val="28"/>
        </w:rPr>
        <w:footnoteReference w:id="9"/>
      </w:r>
    </w:p>
    <w:p w14:paraId="4C545529" w14:textId="77777777" w:rsidR="008365A2" w:rsidRPr="00B9176E" w:rsidRDefault="008365A2" w:rsidP="008365A2">
      <w:pPr>
        <w:pStyle w:val="ConsPlusTitle1"/>
        <w:jc w:val="center"/>
        <w:outlineLvl w:val="1"/>
        <w:rPr>
          <w:rFonts w:ascii="Times New Roman" w:hAnsi="Times New Roman" w:cs="Times New Roman"/>
          <w:b w:val="0"/>
          <w:sz w:val="28"/>
          <w:szCs w:val="28"/>
        </w:rPr>
      </w:pPr>
      <w:r w:rsidRPr="00B9176E">
        <w:rPr>
          <w:rFonts w:ascii="Times New Roman" w:hAnsi="Times New Roman" w:cs="Times New Roman"/>
          <w:b w:val="0"/>
          <w:sz w:val="28"/>
          <w:szCs w:val="28"/>
        </w:rPr>
        <w:t>- правоотношения, связанные с реализацией гражданином Российской Федерации права на обращение в государственные органы и органы местного самоуправления</w:t>
      </w:r>
      <w:r w:rsidRPr="00B9176E">
        <w:rPr>
          <w:rStyle w:val="ae"/>
          <w:rFonts w:ascii="Times New Roman" w:hAnsi="Times New Roman" w:cs="Times New Roman"/>
          <w:b w:val="0"/>
          <w:sz w:val="28"/>
          <w:szCs w:val="28"/>
        </w:rPr>
        <w:footnoteReference w:id="10"/>
      </w:r>
    </w:p>
    <w:p w14:paraId="5A53E188" w14:textId="77777777" w:rsidR="008365A2" w:rsidRPr="00B9176E" w:rsidRDefault="008365A2" w:rsidP="008365A2">
      <w:pPr>
        <w:pStyle w:val="ConsPlusTitle1"/>
        <w:jc w:val="center"/>
        <w:outlineLvl w:val="1"/>
        <w:rPr>
          <w:rFonts w:ascii="Times New Roman" w:hAnsi="Times New Roman" w:cs="Times New Roman"/>
          <w:b w:val="0"/>
          <w:sz w:val="28"/>
          <w:szCs w:val="28"/>
        </w:rPr>
      </w:pPr>
    </w:p>
    <w:p w14:paraId="5EFFFDDD" w14:textId="77777777" w:rsidR="008365A2" w:rsidRPr="00B9176E" w:rsidRDefault="008365A2" w:rsidP="008365A2">
      <w:pPr>
        <w:pStyle w:val="ConsPlusTitle1"/>
        <w:jc w:val="center"/>
        <w:outlineLvl w:val="1"/>
        <w:rPr>
          <w:rFonts w:ascii="Times New Roman" w:hAnsi="Times New Roman" w:cs="Times New Roman"/>
          <w:b w:val="0"/>
          <w:sz w:val="28"/>
          <w:szCs w:val="28"/>
        </w:rPr>
      </w:pPr>
      <w:r w:rsidRPr="00B9176E">
        <w:rPr>
          <w:rFonts w:ascii="Times New Roman" w:hAnsi="Times New Roman" w:cs="Times New Roman"/>
          <w:b w:val="0"/>
          <w:sz w:val="28"/>
          <w:szCs w:val="28"/>
        </w:rPr>
        <w:t>- вопросы организации библиотечного дела</w:t>
      </w:r>
      <w:r w:rsidRPr="00B9176E">
        <w:rPr>
          <w:rStyle w:val="ae"/>
          <w:rFonts w:ascii="Times New Roman" w:hAnsi="Times New Roman" w:cs="Times New Roman"/>
          <w:b w:val="0"/>
          <w:sz w:val="28"/>
          <w:szCs w:val="28"/>
        </w:rPr>
        <w:footnoteReference w:id="11"/>
      </w:r>
    </w:p>
    <w:p w14:paraId="1DBAF0DD" w14:textId="77777777" w:rsidR="008365A2" w:rsidRPr="00B9176E" w:rsidRDefault="008365A2" w:rsidP="008365A2">
      <w:pPr>
        <w:pStyle w:val="ConsPlusTitle1"/>
        <w:jc w:val="center"/>
        <w:outlineLvl w:val="1"/>
        <w:rPr>
          <w:rFonts w:ascii="Times New Roman" w:hAnsi="Times New Roman" w:cs="Times New Roman"/>
          <w:sz w:val="28"/>
          <w:szCs w:val="28"/>
        </w:rPr>
      </w:pPr>
    </w:p>
    <w:p w14:paraId="27B6FF24" w14:textId="77777777" w:rsidR="008365A2" w:rsidRPr="00B9176E" w:rsidRDefault="008365A2" w:rsidP="008365A2">
      <w:pPr>
        <w:pStyle w:val="ConsPlusTitle1"/>
        <w:jc w:val="center"/>
        <w:outlineLvl w:val="1"/>
        <w:rPr>
          <w:rFonts w:ascii="Times New Roman" w:hAnsi="Times New Roman" w:cs="Times New Roman"/>
          <w:sz w:val="28"/>
          <w:szCs w:val="28"/>
          <w:highlight w:val="yellow"/>
        </w:rPr>
      </w:pPr>
      <w:r w:rsidRPr="00B9176E">
        <w:rPr>
          <w:rFonts w:ascii="Times New Roman" w:hAnsi="Times New Roman" w:cs="Times New Roman"/>
          <w:sz w:val="28"/>
          <w:szCs w:val="28"/>
          <w:highlight w:val="yellow"/>
        </w:rPr>
        <w:t xml:space="preserve">Глава </w:t>
      </w:r>
      <w:r w:rsidRPr="00B9176E">
        <w:rPr>
          <w:rFonts w:ascii="Times New Roman" w:hAnsi="Times New Roman" w:cs="Times New Roman"/>
          <w:sz w:val="28"/>
          <w:szCs w:val="28"/>
          <w:highlight w:val="yellow"/>
          <w:lang w:val="en-US"/>
        </w:rPr>
        <w:t>II</w:t>
      </w:r>
      <w:r w:rsidRPr="00B9176E">
        <w:rPr>
          <w:rFonts w:ascii="Times New Roman" w:hAnsi="Times New Roman" w:cs="Times New Roman"/>
          <w:sz w:val="28"/>
          <w:szCs w:val="28"/>
          <w:highlight w:val="yellow"/>
        </w:rPr>
        <w:t>. ИНФОРМАЦИОННАЯ СРЕДА</w:t>
      </w:r>
    </w:p>
    <w:p w14:paraId="3266CC0A" w14:textId="77777777" w:rsidR="008365A2" w:rsidRPr="00B9176E" w:rsidRDefault="008365A2" w:rsidP="008365A2">
      <w:pPr>
        <w:pStyle w:val="ConsPlusTitle1"/>
        <w:jc w:val="center"/>
        <w:outlineLvl w:val="1"/>
        <w:rPr>
          <w:rFonts w:ascii="Times New Roman" w:hAnsi="Times New Roman" w:cs="Times New Roman"/>
          <w:sz w:val="28"/>
          <w:szCs w:val="28"/>
        </w:rPr>
      </w:pPr>
    </w:p>
    <w:p w14:paraId="2CAE6BCF" w14:textId="77777777" w:rsidR="008365A2" w:rsidRPr="00CF044D" w:rsidRDefault="008365A2" w:rsidP="008365A2">
      <w:pPr>
        <w:pStyle w:val="ConsPlusTitle1"/>
        <w:numPr>
          <w:ilvl w:val="0"/>
          <w:numId w:val="17"/>
        </w:numPr>
        <w:jc w:val="center"/>
        <w:outlineLvl w:val="1"/>
        <w:rPr>
          <w:rFonts w:ascii="Times New Roman" w:hAnsi="Times New Roman" w:cs="Times New Roman"/>
          <w:sz w:val="28"/>
          <w:szCs w:val="28"/>
          <w:highlight w:val="green"/>
        </w:rPr>
      </w:pPr>
      <w:r w:rsidRPr="00B9176E">
        <w:rPr>
          <w:rFonts w:ascii="Times New Roman" w:hAnsi="Times New Roman" w:cs="Times New Roman"/>
          <w:sz w:val="28"/>
          <w:szCs w:val="28"/>
          <w:highlight w:val="green"/>
        </w:rPr>
        <w:t>Инфраструктурные процессы</w:t>
      </w:r>
    </w:p>
    <w:p w14:paraId="3A6AA550" w14:textId="77777777" w:rsidR="008365A2" w:rsidRPr="00B9176E" w:rsidRDefault="008365A2" w:rsidP="008365A2">
      <w:pPr>
        <w:pStyle w:val="ConsPlusTitle1"/>
        <w:jc w:val="center"/>
        <w:outlineLvl w:val="1"/>
        <w:rPr>
          <w:rFonts w:ascii="Times New Roman" w:hAnsi="Times New Roman" w:cs="Times New Roman"/>
          <w:sz w:val="28"/>
          <w:szCs w:val="28"/>
          <w:highlight w:val="yellow"/>
        </w:rPr>
      </w:pPr>
    </w:p>
    <w:p w14:paraId="2854C1FC" w14:textId="77777777" w:rsidR="008365A2" w:rsidRPr="00B9176E" w:rsidRDefault="008365A2" w:rsidP="008365A2">
      <w:pPr>
        <w:pStyle w:val="ConsPlusTitle1"/>
        <w:numPr>
          <w:ilvl w:val="0"/>
          <w:numId w:val="16"/>
        </w:numPr>
        <w:jc w:val="center"/>
        <w:outlineLvl w:val="1"/>
        <w:rPr>
          <w:rFonts w:ascii="Times New Roman" w:hAnsi="Times New Roman" w:cs="Times New Roman"/>
          <w:sz w:val="28"/>
          <w:szCs w:val="28"/>
        </w:rPr>
      </w:pPr>
      <w:r w:rsidRPr="00B9176E">
        <w:rPr>
          <w:rFonts w:ascii="Times New Roman" w:hAnsi="Times New Roman" w:cs="Times New Roman"/>
          <w:sz w:val="28"/>
          <w:szCs w:val="28"/>
        </w:rPr>
        <w:t xml:space="preserve">адресация к информации в сети Интернет </w:t>
      </w:r>
    </w:p>
    <w:p w14:paraId="56A2A4CE" w14:textId="77777777" w:rsidR="008365A2" w:rsidRPr="00B9176E" w:rsidRDefault="008365A2" w:rsidP="008365A2">
      <w:pPr>
        <w:pStyle w:val="ConsPlusTitle1"/>
        <w:jc w:val="center"/>
        <w:outlineLvl w:val="1"/>
        <w:rPr>
          <w:rFonts w:ascii="Times New Roman" w:hAnsi="Times New Roman" w:cs="Times New Roman"/>
          <w:sz w:val="28"/>
          <w:szCs w:val="28"/>
        </w:rPr>
      </w:pPr>
    </w:p>
    <w:p w14:paraId="38995EE2" w14:textId="77777777" w:rsidR="008365A2" w:rsidRPr="00B9176E" w:rsidRDefault="008365A2" w:rsidP="008365A2">
      <w:pPr>
        <w:pStyle w:val="ConsPlusTitle1"/>
        <w:jc w:val="center"/>
        <w:outlineLvl w:val="1"/>
        <w:rPr>
          <w:rFonts w:ascii="Times New Roman" w:hAnsi="Times New Roman" w:cs="Times New Roman"/>
          <w:b w:val="0"/>
          <w:sz w:val="28"/>
          <w:szCs w:val="28"/>
        </w:rPr>
      </w:pPr>
      <w:r w:rsidRPr="00B9176E">
        <w:rPr>
          <w:rFonts w:ascii="Times New Roman" w:eastAsia="Times New Roman" w:hAnsi="Times New Roman" w:cs="Times New Roman"/>
          <w:b w:val="0"/>
          <w:sz w:val="28"/>
          <w:szCs w:val="28"/>
          <w:lang w:eastAsia="en-GB"/>
        </w:rPr>
        <w:t>отношения, связанные с адресацией, обеспечением доступа к информационному ресурсу, идентификации его в Интернете, и в некоторых случаях субъект, формирующий и поддерживающей его функционирование</w:t>
      </w:r>
      <w:r w:rsidRPr="00B9176E">
        <w:rPr>
          <w:rStyle w:val="ae"/>
          <w:rFonts w:ascii="Times New Roman" w:eastAsia="Times New Roman" w:hAnsi="Times New Roman" w:cs="Times New Roman"/>
          <w:b w:val="0"/>
          <w:sz w:val="28"/>
          <w:szCs w:val="28"/>
          <w:lang w:eastAsia="en-GB"/>
        </w:rPr>
        <w:footnoteReference w:id="12"/>
      </w:r>
    </w:p>
    <w:p w14:paraId="6ED9DB17" w14:textId="77777777" w:rsidR="008365A2" w:rsidRPr="00B9176E" w:rsidRDefault="008365A2" w:rsidP="008365A2">
      <w:pPr>
        <w:pStyle w:val="ConsPlusTitle1"/>
        <w:jc w:val="center"/>
        <w:outlineLvl w:val="1"/>
        <w:rPr>
          <w:rFonts w:ascii="Times New Roman" w:hAnsi="Times New Roman" w:cs="Times New Roman"/>
          <w:sz w:val="28"/>
          <w:szCs w:val="28"/>
        </w:rPr>
      </w:pPr>
    </w:p>
    <w:p w14:paraId="36B6FD23" w14:textId="77777777" w:rsidR="008365A2" w:rsidRPr="00B9176E" w:rsidRDefault="008365A2" w:rsidP="008365A2">
      <w:pPr>
        <w:pStyle w:val="ConsPlusTitle1"/>
        <w:numPr>
          <w:ilvl w:val="0"/>
          <w:numId w:val="16"/>
        </w:numPr>
        <w:jc w:val="center"/>
        <w:outlineLvl w:val="1"/>
        <w:rPr>
          <w:rFonts w:ascii="Times New Roman" w:hAnsi="Times New Roman" w:cs="Times New Roman"/>
          <w:sz w:val="28"/>
          <w:szCs w:val="28"/>
        </w:rPr>
      </w:pPr>
      <w:r w:rsidRPr="00B9176E">
        <w:rPr>
          <w:rFonts w:ascii="Times New Roman" w:hAnsi="Times New Roman" w:cs="Times New Roman"/>
          <w:sz w:val="28"/>
          <w:szCs w:val="28"/>
        </w:rPr>
        <w:t>передача информации</w:t>
      </w:r>
      <w:r w:rsidRPr="00B9176E">
        <w:rPr>
          <w:rFonts w:ascii="Times New Roman" w:hAnsi="Times New Roman" w:cs="Times New Roman"/>
          <w:b w:val="0"/>
          <w:bCs/>
          <w:sz w:val="28"/>
          <w:szCs w:val="28"/>
        </w:rPr>
        <w:t xml:space="preserve"> </w:t>
      </w:r>
    </w:p>
    <w:p w14:paraId="251A0441" w14:textId="77777777" w:rsidR="008365A2" w:rsidRPr="00B9176E" w:rsidRDefault="008365A2" w:rsidP="008365A2">
      <w:pPr>
        <w:pStyle w:val="ConsPlusTitle1"/>
        <w:ind w:left="720" w:firstLine="1123"/>
        <w:outlineLvl w:val="1"/>
        <w:rPr>
          <w:rFonts w:ascii="Times New Roman" w:hAnsi="Times New Roman" w:cs="Times New Roman"/>
          <w:b w:val="0"/>
          <w:sz w:val="28"/>
          <w:szCs w:val="28"/>
        </w:rPr>
      </w:pPr>
    </w:p>
    <w:p w14:paraId="7221F199" w14:textId="77777777" w:rsidR="008365A2" w:rsidRPr="00B9176E" w:rsidRDefault="008365A2" w:rsidP="008365A2">
      <w:pPr>
        <w:pStyle w:val="ConsPlusTitle1"/>
        <w:ind w:left="720" w:firstLine="1123"/>
        <w:outlineLvl w:val="1"/>
        <w:rPr>
          <w:rFonts w:ascii="Times New Roman" w:hAnsi="Times New Roman" w:cs="Times New Roman"/>
          <w:b w:val="0"/>
          <w:sz w:val="28"/>
          <w:szCs w:val="28"/>
        </w:rPr>
      </w:pPr>
      <w:r w:rsidRPr="00B9176E">
        <w:rPr>
          <w:rFonts w:ascii="Times New Roman" w:hAnsi="Times New Roman" w:cs="Times New Roman"/>
          <w:b w:val="0"/>
          <w:sz w:val="28"/>
          <w:szCs w:val="28"/>
        </w:rPr>
        <w:t>- отношения в области связи</w:t>
      </w:r>
      <w:r w:rsidRPr="00B9176E">
        <w:rPr>
          <w:rStyle w:val="ae"/>
          <w:rFonts w:ascii="Times New Roman" w:hAnsi="Times New Roman" w:cs="Times New Roman"/>
          <w:b w:val="0"/>
          <w:sz w:val="28"/>
          <w:szCs w:val="28"/>
        </w:rPr>
        <w:footnoteReference w:id="13"/>
      </w:r>
    </w:p>
    <w:p w14:paraId="1B3E7F6F" w14:textId="77777777" w:rsidR="008365A2" w:rsidRPr="00B9176E" w:rsidRDefault="008365A2" w:rsidP="008365A2">
      <w:pPr>
        <w:pStyle w:val="ConsPlusTitle1"/>
        <w:jc w:val="center"/>
        <w:outlineLvl w:val="1"/>
        <w:rPr>
          <w:rFonts w:ascii="Times New Roman" w:hAnsi="Times New Roman" w:cs="Times New Roman"/>
          <w:b w:val="0"/>
          <w:bCs/>
          <w:sz w:val="28"/>
          <w:szCs w:val="28"/>
        </w:rPr>
      </w:pPr>
    </w:p>
    <w:p w14:paraId="47AB7ABF" w14:textId="77777777" w:rsidR="008365A2" w:rsidRPr="00B9176E" w:rsidRDefault="008365A2" w:rsidP="008365A2">
      <w:pPr>
        <w:pStyle w:val="ConsPlusTitle1"/>
        <w:numPr>
          <w:ilvl w:val="0"/>
          <w:numId w:val="16"/>
        </w:numPr>
        <w:jc w:val="center"/>
        <w:outlineLvl w:val="1"/>
        <w:rPr>
          <w:rFonts w:ascii="Times New Roman" w:hAnsi="Times New Roman" w:cs="Times New Roman"/>
          <w:sz w:val="28"/>
          <w:szCs w:val="28"/>
        </w:rPr>
      </w:pPr>
      <w:r w:rsidRPr="00B9176E">
        <w:rPr>
          <w:rFonts w:ascii="Times New Roman" w:hAnsi="Times New Roman" w:cs="Times New Roman"/>
          <w:sz w:val="28"/>
          <w:szCs w:val="28"/>
        </w:rPr>
        <w:t xml:space="preserve">обмен данными с использованием открытой архитектуры </w:t>
      </w:r>
    </w:p>
    <w:p w14:paraId="1890DEC9" w14:textId="77777777" w:rsidR="008365A2" w:rsidRPr="00B9176E" w:rsidRDefault="008365A2" w:rsidP="008365A2">
      <w:pPr>
        <w:pStyle w:val="ConsPlusTitle1"/>
        <w:ind w:left="720"/>
        <w:outlineLvl w:val="1"/>
        <w:rPr>
          <w:rFonts w:ascii="Times New Roman" w:hAnsi="Times New Roman" w:cs="Times New Roman"/>
          <w:sz w:val="28"/>
          <w:szCs w:val="28"/>
        </w:rPr>
      </w:pPr>
    </w:p>
    <w:p w14:paraId="08BF7FFE" w14:textId="77777777" w:rsidR="008365A2" w:rsidRPr="00B9176E" w:rsidRDefault="008365A2" w:rsidP="008365A2">
      <w:pPr>
        <w:pStyle w:val="ConsPlusTitle1"/>
        <w:ind w:left="720"/>
        <w:outlineLvl w:val="1"/>
        <w:rPr>
          <w:rFonts w:ascii="Times New Roman" w:hAnsi="Times New Roman" w:cs="Times New Roman"/>
          <w:b w:val="0"/>
          <w:sz w:val="28"/>
          <w:szCs w:val="28"/>
        </w:rPr>
      </w:pPr>
      <w:r w:rsidRPr="00B9176E">
        <w:rPr>
          <w:rFonts w:ascii="Times New Roman" w:hAnsi="Times New Roman" w:cs="Times New Roman"/>
          <w:b w:val="0"/>
          <w:sz w:val="28"/>
          <w:szCs w:val="28"/>
        </w:rPr>
        <w:t>отношения, связанные с использованием информационно-технологический протокол взаимодействия, обеспечивающий автоматизированное получение (предоставление) информации, в целях осуществления информационного обмена</w:t>
      </w:r>
    </w:p>
    <w:p w14:paraId="359DE4E0" w14:textId="77777777" w:rsidR="008365A2" w:rsidRPr="00B9176E" w:rsidRDefault="008365A2" w:rsidP="008365A2">
      <w:pPr>
        <w:pStyle w:val="ConsPlusTitle1"/>
        <w:jc w:val="center"/>
        <w:outlineLvl w:val="1"/>
        <w:rPr>
          <w:rFonts w:ascii="Times New Roman" w:hAnsi="Times New Roman" w:cs="Times New Roman"/>
          <w:b w:val="0"/>
          <w:bCs/>
          <w:sz w:val="28"/>
          <w:szCs w:val="28"/>
        </w:rPr>
      </w:pPr>
    </w:p>
    <w:p w14:paraId="056248A9" w14:textId="77777777" w:rsidR="008365A2" w:rsidRPr="00B9176E" w:rsidRDefault="008365A2" w:rsidP="008365A2">
      <w:pPr>
        <w:pStyle w:val="ConsPlusTitle1"/>
        <w:numPr>
          <w:ilvl w:val="0"/>
          <w:numId w:val="16"/>
        </w:numPr>
        <w:jc w:val="center"/>
        <w:outlineLvl w:val="1"/>
        <w:rPr>
          <w:rFonts w:ascii="Times New Roman" w:hAnsi="Times New Roman" w:cs="Times New Roman"/>
          <w:sz w:val="28"/>
          <w:szCs w:val="28"/>
        </w:rPr>
      </w:pPr>
      <w:r w:rsidRPr="00B9176E">
        <w:rPr>
          <w:rFonts w:ascii="Times New Roman" w:hAnsi="Times New Roman" w:cs="Times New Roman"/>
          <w:sz w:val="28"/>
          <w:szCs w:val="28"/>
        </w:rPr>
        <w:t>хранение и учет информации</w:t>
      </w:r>
      <w:r w:rsidRPr="00B9176E">
        <w:rPr>
          <w:rFonts w:ascii="Times New Roman" w:hAnsi="Times New Roman" w:cs="Times New Roman"/>
          <w:b w:val="0"/>
          <w:bCs/>
          <w:sz w:val="28"/>
          <w:szCs w:val="28"/>
        </w:rPr>
        <w:t xml:space="preserve"> </w:t>
      </w:r>
    </w:p>
    <w:p w14:paraId="268A225C" w14:textId="77777777" w:rsidR="008365A2" w:rsidRPr="00B9176E" w:rsidRDefault="008365A2" w:rsidP="008365A2">
      <w:pPr>
        <w:pStyle w:val="ConsPlusTitle1"/>
        <w:ind w:left="720"/>
        <w:outlineLvl w:val="1"/>
        <w:rPr>
          <w:rFonts w:ascii="Times New Roman" w:hAnsi="Times New Roman" w:cs="Times New Roman"/>
          <w:b w:val="0"/>
          <w:bCs/>
          <w:sz w:val="28"/>
          <w:szCs w:val="28"/>
        </w:rPr>
      </w:pPr>
    </w:p>
    <w:p w14:paraId="1C54E849" w14:textId="77777777" w:rsidR="008365A2" w:rsidRPr="00B9176E" w:rsidRDefault="008365A2" w:rsidP="008365A2">
      <w:pPr>
        <w:pStyle w:val="ConsPlusTitle1"/>
        <w:ind w:left="720"/>
        <w:outlineLvl w:val="1"/>
        <w:rPr>
          <w:rFonts w:ascii="Times New Roman" w:hAnsi="Times New Roman" w:cs="Times New Roman"/>
          <w:sz w:val="28"/>
          <w:szCs w:val="28"/>
        </w:rPr>
      </w:pPr>
      <w:r w:rsidRPr="00B9176E">
        <w:rPr>
          <w:rFonts w:ascii="Times New Roman" w:hAnsi="Times New Roman" w:cs="Times New Roman"/>
          <w:b w:val="0"/>
          <w:bCs/>
          <w:sz w:val="28"/>
          <w:szCs w:val="28"/>
        </w:rPr>
        <w:t>отношения, связанные с хранением и учета информации с использованием сквозных цифровых технологий</w:t>
      </w:r>
    </w:p>
    <w:p w14:paraId="005FE93A" w14:textId="77777777" w:rsidR="008365A2" w:rsidRPr="00B9176E" w:rsidRDefault="008365A2" w:rsidP="008365A2">
      <w:pPr>
        <w:pStyle w:val="ConsPlusTitle1"/>
        <w:outlineLvl w:val="1"/>
        <w:rPr>
          <w:rFonts w:ascii="Times New Roman" w:hAnsi="Times New Roman" w:cs="Times New Roman"/>
          <w:b w:val="0"/>
          <w:bCs/>
          <w:sz w:val="28"/>
          <w:szCs w:val="28"/>
        </w:rPr>
      </w:pPr>
    </w:p>
    <w:p w14:paraId="7A830C17" w14:textId="77777777" w:rsidR="008365A2" w:rsidRPr="00B9176E" w:rsidRDefault="008365A2" w:rsidP="008365A2">
      <w:pPr>
        <w:pStyle w:val="ConsPlusTitle1"/>
        <w:numPr>
          <w:ilvl w:val="0"/>
          <w:numId w:val="16"/>
        </w:numPr>
        <w:jc w:val="center"/>
        <w:outlineLvl w:val="1"/>
        <w:rPr>
          <w:rFonts w:ascii="Times New Roman" w:hAnsi="Times New Roman" w:cs="Times New Roman"/>
          <w:sz w:val="28"/>
          <w:szCs w:val="28"/>
        </w:rPr>
      </w:pPr>
      <w:r w:rsidRPr="00B9176E">
        <w:rPr>
          <w:rFonts w:ascii="Times New Roman" w:hAnsi="Times New Roman" w:cs="Times New Roman"/>
          <w:sz w:val="28"/>
          <w:szCs w:val="28"/>
        </w:rPr>
        <w:t xml:space="preserve">обработка информации </w:t>
      </w:r>
    </w:p>
    <w:p w14:paraId="1073CD24" w14:textId="77777777" w:rsidR="008365A2" w:rsidRPr="00B9176E" w:rsidRDefault="008365A2" w:rsidP="008365A2">
      <w:pPr>
        <w:pStyle w:val="ConsPlusTitle1"/>
        <w:jc w:val="center"/>
        <w:outlineLvl w:val="1"/>
        <w:rPr>
          <w:rFonts w:ascii="Times New Roman" w:hAnsi="Times New Roman" w:cs="Times New Roman"/>
          <w:sz w:val="28"/>
          <w:szCs w:val="28"/>
        </w:rPr>
      </w:pPr>
    </w:p>
    <w:p w14:paraId="45918677" w14:textId="77777777" w:rsidR="008365A2" w:rsidRPr="00CF044D" w:rsidRDefault="008365A2" w:rsidP="008365A2">
      <w:pPr>
        <w:pStyle w:val="ConsPlusTitle1"/>
        <w:jc w:val="center"/>
        <w:outlineLvl w:val="1"/>
        <w:rPr>
          <w:rFonts w:ascii="Times New Roman" w:hAnsi="Times New Roman" w:cs="Times New Roman"/>
          <w:sz w:val="28"/>
          <w:szCs w:val="28"/>
        </w:rPr>
      </w:pPr>
      <w:r w:rsidRPr="00B9176E">
        <w:rPr>
          <w:rFonts w:ascii="Times New Roman" w:hAnsi="Times New Roman" w:cs="Times New Roman"/>
          <w:sz w:val="28"/>
          <w:szCs w:val="28"/>
          <w:highlight w:val="green"/>
        </w:rPr>
        <w:t>3. Функциональные информационные процессы</w:t>
      </w:r>
    </w:p>
    <w:p w14:paraId="7AE05965" w14:textId="77777777" w:rsidR="008365A2" w:rsidRPr="00B9176E" w:rsidRDefault="008365A2" w:rsidP="008365A2">
      <w:pPr>
        <w:pStyle w:val="ConsPlusTitle1"/>
        <w:jc w:val="center"/>
        <w:outlineLvl w:val="1"/>
        <w:rPr>
          <w:rFonts w:ascii="Times New Roman" w:hAnsi="Times New Roman" w:cs="Times New Roman"/>
          <w:sz w:val="28"/>
          <w:szCs w:val="28"/>
        </w:rPr>
      </w:pPr>
    </w:p>
    <w:p w14:paraId="0BD2738D" w14:textId="77777777" w:rsidR="008365A2" w:rsidRPr="00B9176E" w:rsidRDefault="008365A2" w:rsidP="008365A2">
      <w:pPr>
        <w:pStyle w:val="ConsPlusTitle1"/>
        <w:jc w:val="center"/>
        <w:outlineLvl w:val="1"/>
        <w:rPr>
          <w:rFonts w:ascii="Times New Roman" w:hAnsi="Times New Roman" w:cs="Times New Roman"/>
          <w:sz w:val="28"/>
          <w:szCs w:val="28"/>
        </w:rPr>
      </w:pPr>
      <w:r w:rsidRPr="00B9176E">
        <w:rPr>
          <w:rFonts w:ascii="Times New Roman" w:hAnsi="Times New Roman" w:cs="Times New Roman"/>
          <w:sz w:val="28"/>
          <w:szCs w:val="28"/>
        </w:rPr>
        <w:t>1. идентификация в информационной среде</w:t>
      </w:r>
    </w:p>
    <w:p w14:paraId="23A7A571" w14:textId="77777777" w:rsidR="008365A2" w:rsidRPr="00B9176E" w:rsidRDefault="008365A2" w:rsidP="008365A2">
      <w:pPr>
        <w:pStyle w:val="ConsPlusTitle1"/>
        <w:jc w:val="center"/>
        <w:outlineLvl w:val="1"/>
        <w:rPr>
          <w:rFonts w:ascii="Times New Roman" w:hAnsi="Times New Roman" w:cs="Times New Roman"/>
          <w:b w:val="0"/>
          <w:bCs/>
          <w:sz w:val="28"/>
          <w:szCs w:val="28"/>
        </w:rPr>
      </w:pPr>
    </w:p>
    <w:p w14:paraId="7182A2E2" w14:textId="77777777" w:rsidR="008365A2" w:rsidRPr="00B9176E" w:rsidRDefault="008365A2" w:rsidP="008365A2">
      <w:pPr>
        <w:shd w:val="clear" w:color="auto" w:fill="FFFFFF"/>
        <w:spacing w:line="240" w:lineRule="auto"/>
        <w:ind w:firstLine="709"/>
        <w:jc w:val="center"/>
        <w:rPr>
          <w:rFonts w:ascii="Times New Roman" w:eastAsia="Times New Roman" w:hAnsi="Times New Roman" w:cs="Times New Roman"/>
          <w:sz w:val="28"/>
          <w:szCs w:val="28"/>
          <w:lang w:val="ru-RU" w:eastAsia="en-GB"/>
        </w:rPr>
      </w:pPr>
      <w:r w:rsidRPr="00B9176E">
        <w:rPr>
          <w:rFonts w:ascii="Times New Roman" w:eastAsia="Times New Roman" w:hAnsi="Times New Roman" w:cs="Times New Roman"/>
          <w:sz w:val="28"/>
          <w:szCs w:val="28"/>
          <w:lang w:val="ru-RU" w:eastAsia="en-GB"/>
        </w:rPr>
        <w:t>отношения, связанные с осуществлением совокупность мероприятий по установлению сведений о лице и их проверке</w:t>
      </w:r>
    </w:p>
    <w:p w14:paraId="3BAFB934" w14:textId="77777777" w:rsidR="008365A2" w:rsidRPr="00B9176E" w:rsidRDefault="008365A2" w:rsidP="008365A2">
      <w:pPr>
        <w:pStyle w:val="ConsPlusTitle1"/>
        <w:jc w:val="center"/>
        <w:outlineLvl w:val="1"/>
        <w:rPr>
          <w:rFonts w:ascii="Times New Roman" w:hAnsi="Times New Roman" w:cs="Times New Roman"/>
          <w:b w:val="0"/>
          <w:bCs/>
          <w:sz w:val="28"/>
          <w:szCs w:val="28"/>
        </w:rPr>
      </w:pPr>
    </w:p>
    <w:p w14:paraId="5F60D887" w14:textId="77777777" w:rsidR="008365A2" w:rsidRPr="00B9176E" w:rsidRDefault="008365A2" w:rsidP="008365A2">
      <w:pPr>
        <w:pStyle w:val="ConsPlusTitle1"/>
        <w:ind w:left="720"/>
        <w:jc w:val="center"/>
        <w:outlineLvl w:val="1"/>
        <w:rPr>
          <w:rFonts w:ascii="Times New Roman" w:hAnsi="Times New Roman" w:cs="Times New Roman"/>
          <w:sz w:val="28"/>
          <w:szCs w:val="28"/>
        </w:rPr>
      </w:pPr>
      <w:r w:rsidRPr="00B9176E">
        <w:rPr>
          <w:rFonts w:ascii="Times New Roman" w:hAnsi="Times New Roman" w:cs="Times New Roman"/>
          <w:sz w:val="28"/>
          <w:szCs w:val="28"/>
        </w:rPr>
        <w:t>2.  совершение юридически значимых действий в информационной среде</w:t>
      </w:r>
    </w:p>
    <w:p w14:paraId="215FAEAD" w14:textId="77777777" w:rsidR="008365A2" w:rsidRPr="00B9176E" w:rsidRDefault="008365A2" w:rsidP="008365A2">
      <w:pPr>
        <w:pStyle w:val="ConsPlusTitle1"/>
        <w:ind w:left="720"/>
        <w:jc w:val="center"/>
        <w:outlineLvl w:val="1"/>
        <w:rPr>
          <w:rFonts w:ascii="Times New Roman" w:hAnsi="Times New Roman" w:cs="Times New Roman"/>
          <w:b w:val="0"/>
          <w:sz w:val="28"/>
          <w:szCs w:val="28"/>
        </w:rPr>
      </w:pPr>
    </w:p>
    <w:p w14:paraId="6EBCF172" w14:textId="77777777" w:rsidR="008365A2" w:rsidRPr="00B9176E" w:rsidRDefault="008365A2" w:rsidP="008365A2">
      <w:pPr>
        <w:pStyle w:val="ConsPlusTitle1"/>
        <w:ind w:left="720"/>
        <w:jc w:val="center"/>
        <w:outlineLvl w:val="1"/>
        <w:rPr>
          <w:rFonts w:ascii="Times New Roman" w:hAnsi="Times New Roman" w:cs="Times New Roman"/>
          <w:b w:val="0"/>
          <w:sz w:val="28"/>
          <w:szCs w:val="28"/>
        </w:rPr>
      </w:pPr>
      <w:r w:rsidRPr="00B9176E">
        <w:rPr>
          <w:rFonts w:ascii="Times New Roman" w:hAnsi="Times New Roman" w:cs="Times New Roman"/>
          <w:b w:val="0"/>
          <w:sz w:val="28"/>
          <w:szCs w:val="28"/>
        </w:rPr>
        <w:t xml:space="preserve">отношения, связанные с использование электронных подписей для совершения юридически значимых действий  </w:t>
      </w:r>
    </w:p>
    <w:p w14:paraId="61879102" w14:textId="77777777" w:rsidR="008365A2" w:rsidRPr="00B9176E" w:rsidRDefault="008365A2" w:rsidP="008365A2">
      <w:pPr>
        <w:pStyle w:val="ConsPlusTitle1"/>
        <w:ind w:left="720"/>
        <w:jc w:val="center"/>
        <w:outlineLvl w:val="1"/>
        <w:rPr>
          <w:rFonts w:ascii="Times New Roman" w:hAnsi="Times New Roman" w:cs="Times New Roman"/>
          <w:b w:val="0"/>
          <w:bCs/>
          <w:sz w:val="28"/>
          <w:szCs w:val="28"/>
        </w:rPr>
      </w:pPr>
    </w:p>
    <w:p w14:paraId="28D2D777" w14:textId="77777777" w:rsidR="008365A2" w:rsidRPr="00B9176E" w:rsidRDefault="008365A2" w:rsidP="008365A2">
      <w:pPr>
        <w:pStyle w:val="ConsPlusTitle1"/>
        <w:ind w:left="720"/>
        <w:jc w:val="center"/>
        <w:outlineLvl w:val="1"/>
        <w:rPr>
          <w:rFonts w:ascii="Times New Roman" w:hAnsi="Times New Roman" w:cs="Times New Roman"/>
          <w:sz w:val="28"/>
          <w:szCs w:val="28"/>
        </w:rPr>
      </w:pPr>
      <w:r w:rsidRPr="00B9176E">
        <w:rPr>
          <w:rFonts w:ascii="Times New Roman" w:hAnsi="Times New Roman" w:cs="Times New Roman"/>
          <w:sz w:val="28"/>
          <w:szCs w:val="28"/>
        </w:rPr>
        <w:t>3. оказание услуг в информационной среде</w:t>
      </w:r>
    </w:p>
    <w:p w14:paraId="3BA0ACA0" w14:textId="77777777" w:rsidR="008365A2" w:rsidRPr="00B9176E" w:rsidRDefault="008365A2" w:rsidP="008365A2">
      <w:pPr>
        <w:pStyle w:val="ConsPlusTitle1"/>
        <w:jc w:val="center"/>
        <w:outlineLvl w:val="1"/>
        <w:rPr>
          <w:rFonts w:ascii="Times New Roman" w:hAnsi="Times New Roman" w:cs="Times New Roman"/>
          <w:b w:val="0"/>
          <w:bCs/>
          <w:sz w:val="28"/>
          <w:szCs w:val="28"/>
        </w:rPr>
      </w:pPr>
    </w:p>
    <w:p w14:paraId="1E0B390A" w14:textId="77777777" w:rsidR="008365A2" w:rsidRPr="00B9176E" w:rsidRDefault="008365A2" w:rsidP="008365A2">
      <w:pPr>
        <w:pStyle w:val="ConsPlusTitle1"/>
        <w:jc w:val="center"/>
        <w:outlineLvl w:val="1"/>
        <w:rPr>
          <w:rFonts w:ascii="Times New Roman" w:hAnsi="Times New Roman" w:cs="Times New Roman"/>
          <w:sz w:val="28"/>
          <w:szCs w:val="28"/>
          <w:highlight w:val="yellow"/>
        </w:rPr>
      </w:pPr>
    </w:p>
    <w:p w14:paraId="2F97EFFA" w14:textId="77777777" w:rsidR="008365A2" w:rsidRPr="00B9176E" w:rsidRDefault="008365A2" w:rsidP="008365A2">
      <w:pPr>
        <w:pStyle w:val="ConsPlusTitle1"/>
        <w:jc w:val="center"/>
        <w:outlineLvl w:val="1"/>
        <w:rPr>
          <w:rFonts w:ascii="Times New Roman" w:hAnsi="Times New Roman" w:cs="Times New Roman"/>
          <w:sz w:val="28"/>
          <w:szCs w:val="28"/>
        </w:rPr>
      </w:pPr>
      <w:r w:rsidRPr="00B9176E">
        <w:rPr>
          <w:rFonts w:ascii="Times New Roman" w:hAnsi="Times New Roman" w:cs="Times New Roman"/>
          <w:sz w:val="28"/>
          <w:szCs w:val="28"/>
          <w:highlight w:val="yellow"/>
          <w:lang w:val="en-US"/>
        </w:rPr>
        <w:t>III</w:t>
      </w:r>
      <w:r w:rsidRPr="00B9176E">
        <w:rPr>
          <w:rFonts w:ascii="Times New Roman" w:hAnsi="Times New Roman" w:cs="Times New Roman"/>
          <w:sz w:val="28"/>
          <w:szCs w:val="28"/>
          <w:highlight w:val="yellow"/>
        </w:rPr>
        <w:t>. ИНФОРМАЦИОННАЯ БЕЗОПАСНОСТЬ</w:t>
      </w:r>
    </w:p>
    <w:p w14:paraId="72DE1E43" w14:textId="77777777" w:rsidR="008365A2" w:rsidRPr="00B9176E" w:rsidRDefault="008365A2" w:rsidP="008365A2">
      <w:pPr>
        <w:pStyle w:val="ConsPlusTitle1"/>
        <w:jc w:val="center"/>
        <w:outlineLvl w:val="1"/>
        <w:rPr>
          <w:rFonts w:ascii="Times New Roman" w:hAnsi="Times New Roman" w:cs="Times New Roman"/>
          <w:b w:val="0"/>
          <w:sz w:val="28"/>
          <w:szCs w:val="28"/>
        </w:rPr>
      </w:pPr>
    </w:p>
    <w:p w14:paraId="4E3BE561" w14:textId="77777777" w:rsidR="008365A2" w:rsidRPr="00B9176E" w:rsidRDefault="008365A2" w:rsidP="008365A2">
      <w:pPr>
        <w:pStyle w:val="ConsPlusTitle1"/>
        <w:jc w:val="center"/>
        <w:outlineLvl w:val="1"/>
        <w:rPr>
          <w:rFonts w:ascii="Times New Roman" w:hAnsi="Times New Roman" w:cs="Times New Roman"/>
          <w:b w:val="0"/>
          <w:sz w:val="28"/>
          <w:szCs w:val="28"/>
        </w:rPr>
      </w:pPr>
    </w:p>
    <w:p w14:paraId="6ADB8996" w14:textId="77777777" w:rsidR="008365A2" w:rsidRPr="00B9176E" w:rsidRDefault="008365A2" w:rsidP="008365A2">
      <w:pPr>
        <w:pStyle w:val="ConsPlusTitle1"/>
        <w:jc w:val="center"/>
        <w:outlineLvl w:val="1"/>
        <w:rPr>
          <w:rFonts w:ascii="Times New Roman" w:hAnsi="Times New Roman" w:cs="Times New Roman"/>
          <w:sz w:val="28"/>
          <w:szCs w:val="28"/>
          <w:highlight w:val="green"/>
        </w:rPr>
      </w:pPr>
    </w:p>
    <w:p w14:paraId="033A270C" w14:textId="77777777" w:rsidR="008365A2" w:rsidRPr="00B9176E" w:rsidRDefault="008365A2" w:rsidP="008365A2">
      <w:pPr>
        <w:pStyle w:val="ConsPlusTitle1"/>
        <w:numPr>
          <w:ilvl w:val="0"/>
          <w:numId w:val="21"/>
        </w:numPr>
        <w:jc w:val="center"/>
        <w:outlineLvl w:val="1"/>
        <w:rPr>
          <w:rFonts w:ascii="Times New Roman" w:hAnsi="Times New Roman" w:cs="Times New Roman"/>
          <w:sz w:val="28"/>
          <w:szCs w:val="28"/>
          <w:highlight w:val="green"/>
        </w:rPr>
      </w:pPr>
      <w:r w:rsidRPr="00B9176E">
        <w:rPr>
          <w:rFonts w:ascii="Times New Roman" w:hAnsi="Times New Roman" w:cs="Times New Roman"/>
          <w:sz w:val="28"/>
          <w:szCs w:val="28"/>
          <w:highlight w:val="green"/>
        </w:rPr>
        <w:t>Кибернетические информационные процессы</w:t>
      </w:r>
    </w:p>
    <w:p w14:paraId="68F8AC08" w14:textId="77777777" w:rsidR="008365A2" w:rsidRPr="00B9176E" w:rsidRDefault="008365A2" w:rsidP="008365A2">
      <w:pPr>
        <w:pStyle w:val="ConsPlusTitle1"/>
        <w:jc w:val="center"/>
        <w:outlineLvl w:val="1"/>
        <w:rPr>
          <w:rFonts w:ascii="Times New Roman" w:hAnsi="Times New Roman" w:cs="Times New Roman"/>
          <w:sz w:val="28"/>
          <w:szCs w:val="28"/>
          <w:highlight w:val="green"/>
        </w:rPr>
      </w:pPr>
    </w:p>
    <w:p w14:paraId="26ECA359" w14:textId="77777777" w:rsidR="008365A2" w:rsidRPr="00B9176E" w:rsidRDefault="008365A2" w:rsidP="008365A2">
      <w:pPr>
        <w:pStyle w:val="ConsPlusTitle1"/>
        <w:numPr>
          <w:ilvl w:val="0"/>
          <w:numId w:val="20"/>
        </w:numPr>
        <w:jc w:val="center"/>
        <w:outlineLvl w:val="1"/>
        <w:rPr>
          <w:rFonts w:ascii="Times New Roman" w:hAnsi="Times New Roman" w:cs="Times New Roman"/>
          <w:sz w:val="28"/>
          <w:szCs w:val="28"/>
        </w:rPr>
      </w:pPr>
      <w:r w:rsidRPr="00B9176E">
        <w:rPr>
          <w:rFonts w:ascii="Times New Roman" w:hAnsi="Times New Roman" w:cs="Times New Roman"/>
          <w:sz w:val="28"/>
          <w:szCs w:val="28"/>
        </w:rPr>
        <w:t xml:space="preserve">управление информационной средой </w:t>
      </w:r>
    </w:p>
    <w:p w14:paraId="5F436226" w14:textId="77777777" w:rsidR="008365A2" w:rsidRPr="00B9176E" w:rsidRDefault="008365A2" w:rsidP="008365A2">
      <w:pPr>
        <w:pStyle w:val="ConsPlusTitle1"/>
        <w:ind w:left="720"/>
        <w:outlineLvl w:val="1"/>
        <w:rPr>
          <w:rFonts w:ascii="Times New Roman" w:hAnsi="Times New Roman" w:cs="Times New Roman"/>
          <w:sz w:val="28"/>
          <w:szCs w:val="28"/>
        </w:rPr>
      </w:pPr>
    </w:p>
    <w:p w14:paraId="37193D52" w14:textId="77777777" w:rsidR="008365A2" w:rsidRPr="00B9176E" w:rsidRDefault="008365A2" w:rsidP="008365A2">
      <w:pPr>
        <w:pStyle w:val="ConsPlusTitle1"/>
        <w:numPr>
          <w:ilvl w:val="0"/>
          <w:numId w:val="20"/>
        </w:numPr>
        <w:jc w:val="center"/>
        <w:outlineLvl w:val="1"/>
        <w:rPr>
          <w:rFonts w:ascii="Times New Roman" w:hAnsi="Times New Roman" w:cs="Times New Roman"/>
          <w:sz w:val="28"/>
          <w:szCs w:val="28"/>
        </w:rPr>
      </w:pPr>
      <w:r w:rsidRPr="00B9176E">
        <w:rPr>
          <w:rFonts w:ascii="Times New Roman" w:hAnsi="Times New Roman" w:cs="Times New Roman"/>
          <w:sz w:val="28"/>
          <w:szCs w:val="28"/>
        </w:rPr>
        <w:t>контроль информационной среды</w:t>
      </w:r>
    </w:p>
    <w:p w14:paraId="5E5253BF" w14:textId="77777777" w:rsidR="008365A2" w:rsidRPr="00B9176E" w:rsidRDefault="008365A2" w:rsidP="008365A2">
      <w:pPr>
        <w:pStyle w:val="ConsPlusTitle1"/>
        <w:jc w:val="center"/>
        <w:outlineLvl w:val="1"/>
        <w:rPr>
          <w:rFonts w:ascii="Times New Roman" w:hAnsi="Times New Roman" w:cs="Times New Roman"/>
          <w:sz w:val="28"/>
          <w:szCs w:val="28"/>
          <w:highlight w:val="green"/>
        </w:rPr>
      </w:pPr>
    </w:p>
    <w:p w14:paraId="1763A1E1" w14:textId="77777777" w:rsidR="008365A2" w:rsidRPr="00B9176E" w:rsidRDefault="008365A2" w:rsidP="008365A2">
      <w:pPr>
        <w:pStyle w:val="ConsPlusTitle1"/>
        <w:numPr>
          <w:ilvl w:val="0"/>
          <w:numId w:val="21"/>
        </w:numPr>
        <w:jc w:val="center"/>
        <w:outlineLvl w:val="1"/>
        <w:rPr>
          <w:rFonts w:ascii="Times New Roman" w:hAnsi="Times New Roman" w:cs="Times New Roman"/>
          <w:sz w:val="28"/>
          <w:szCs w:val="28"/>
        </w:rPr>
      </w:pPr>
      <w:r w:rsidRPr="00B9176E">
        <w:rPr>
          <w:rFonts w:ascii="Times New Roman" w:hAnsi="Times New Roman" w:cs="Times New Roman"/>
          <w:sz w:val="28"/>
          <w:szCs w:val="28"/>
          <w:highlight w:val="green"/>
        </w:rPr>
        <w:t>Информационные процессы безопасности</w:t>
      </w:r>
      <w:r w:rsidRPr="00B9176E">
        <w:rPr>
          <w:rFonts w:ascii="Times New Roman" w:hAnsi="Times New Roman" w:cs="Times New Roman"/>
          <w:sz w:val="28"/>
          <w:szCs w:val="28"/>
        </w:rPr>
        <w:t xml:space="preserve"> </w:t>
      </w:r>
    </w:p>
    <w:p w14:paraId="6445DFE5" w14:textId="77777777" w:rsidR="008365A2" w:rsidRPr="00B9176E" w:rsidRDefault="008365A2" w:rsidP="008365A2">
      <w:pPr>
        <w:pStyle w:val="ConsPlusTitle1"/>
        <w:jc w:val="center"/>
        <w:outlineLvl w:val="1"/>
        <w:rPr>
          <w:rFonts w:ascii="Times New Roman" w:hAnsi="Times New Roman" w:cs="Times New Roman"/>
          <w:sz w:val="28"/>
          <w:szCs w:val="28"/>
        </w:rPr>
      </w:pPr>
    </w:p>
    <w:p w14:paraId="67AB4601" w14:textId="77777777" w:rsidR="008365A2" w:rsidRPr="00B9176E" w:rsidRDefault="008365A2" w:rsidP="008365A2">
      <w:pPr>
        <w:pStyle w:val="ConsPlusTitle1"/>
        <w:jc w:val="right"/>
        <w:outlineLvl w:val="1"/>
        <w:rPr>
          <w:rFonts w:ascii="Times New Roman" w:hAnsi="Times New Roman" w:cs="Times New Roman"/>
          <w:sz w:val="28"/>
          <w:szCs w:val="28"/>
        </w:rPr>
      </w:pPr>
      <w:r w:rsidRPr="00B9176E">
        <w:rPr>
          <w:rFonts w:ascii="Times New Roman" w:hAnsi="Times New Roman" w:cs="Times New Roman"/>
          <w:sz w:val="28"/>
          <w:szCs w:val="28"/>
        </w:rPr>
        <w:t xml:space="preserve">1. управление рисками в сфере информационной безопасности </w:t>
      </w:r>
    </w:p>
    <w:p w14:paraId="30A99132" w14:textId="77777777" w:rsidR="008365A2" w:rsidRPr="00B9176E" w:rsidRDefault="008365A2" w:rsidP="008365A2">
      <w:pPr>
        <w:pStyle w:val="ConsPlusTitle1"/>
        <w:jc w:val="center"/>
        <w:outlineLvl w:val="1"/>
        <w:rPr>
          <w:rFonts w:ascii="Times New Roman" w:hAnsi="Times New Roman" w:cs="Times New Roman"/>
          <w:sz w:val="28"/>
          <w:szCs w:val="28"/>
        </w:rPr>
      </w:pPr>
    </w:p>
    <w:p w14:paraId="7433F62A" w14:textId="77777777" w:rsidR="008365A2" w:rsidRPr="00B9176E" w:rsidRDefault="008365A2" w:rsidP="008365A2">
      <w:pPr>
        <w:pStyle w:val="ConsPlusTitle1"/>
        <w:jc w:val="center"/>
        <w:outlineLvl w:val="1"/>
        <w:rPr>
          <w:rFonts w:ascii="Times New Roman" w:eastAsia="Times New Roman" w:hAnsi="Times New Roman" w:cs="Times New Roman"/>
          <w:b w:val="0"/>
          <w:sz w:val="28"/>
          <w:szCs w:val="28"/>
          <w:lang w:eastAsia="en-GB"/>
        </w:rPr>
      </w:pPr>
      <w:r w:rsidRPr="00B9176E">
        <w:rPr>
          <w:rFonts w:ascii="Times New Roman" w:eastAsia="Times New Roman" w:hAnsi="Times New Roman" w:cs="Times New Roman"/>
          <w:b w:val="0"/>
          <w:sz w:val="28"/>
          <w:szCs w:val="28"/>
          <w:lang w:eastAsia="en-GB"/>
        </w:rPr>
        <w:t>отношения, связанные с идентификацией рисков в информационной среде и выработкой способов их снижения правовыми средствами</w:t>
      </w:r>
      <w:r w:rsidRPr="00B9176E">
        <w:rPr>
          <w:rStyle w:val="ae"/>
          <w:rFonts w:ascii="Times New Roman" w:eastAsia="Times New Roman" w:hAnsi="Times New Roman" w:cs="Times New Roman"/>
          <w:b w:val="0"/>
          <w:sz w:val="28"/>
          <w:szCs w:val="28"/>
          <w:lang w:eastAsia="en-GB"/>
        </w:rPr>
        <w:footnoteReference w:id="14"/>
      </w:r>
    </w:p>
    <w:p w14:paraId="0877A2A5" w14:textId="77777777" w:rsidR="008365A2" w:rsidRPr="00B9176E" w:rsidRDefault="008365A2" w:rsidP="008365A2">
      <w:pPr>
        <w:pStyle w:val="ConsPlusTitle1"/>
        <w:jc w:val="center"/>
        <w:outlineLvl w:val="1"/>
        <w:rPr>
          <w:rFonts w:ascii="Times New Roman" w:eastAsia="Times New Roman" w:hAnsi="Times New Roman" w:cs="Times New Roman"/>
          <w:b w:val="0"/>
          <w:sz w:val="28"/>
          <w:szCs w:val="28"/>
          <w:lang w:eastAsia="en-GB"/>
        </w:rPr>
      </w:pPr>
    </w:p>
    <w:p w14:paraId="70A7514E" w14:textId="77777777" w:rsidR="008365A2" w:rsidRPr="00B9176E" w:rsidRDefault="008365A2" w:rsidP="008365A2">
      <w:pPr>
        <w:pStyle w:val="ConsPlusTitle1"/>
        <w:numPr>
          <w:ilvl w:val="0"/>
          <w:numId w:val="18"/>
        </w:numPr>
        <w:jc w:val="center"/>
        <w:outlineLvl w:val="1"/>
        <w:rPr>
          <w:rFonts w:ascii="Times New Roman" w:eastAsia="Times New Roman" w:hAnsi="Times New Roman" w:cs="Times New Roman"/>
          <w:sz w:val="28"/>
          <w:szCs w:val="28"/>
          <w:lang w:eastAsia="en-GB"/>
        </w:rPr>
      </w:pPr>
      <w:r w:rsidRPr="00B9176E">
        <w:rPr>
          <w:rFonts w:ascii="Times New Roman" w:eastAsia="Times New Roman" w:hAnsi="Times New Roman" w:cs="Times New Roman"/>
          <w:sz w:val="28"/>
          <w:szCs w:val="28"/>
          <w:lang w:eastAsia="en-GB"/>
        </w:rPr>
        <w:t>защита личности</w:t>
      </w:r>
    </w:p>
    <w:p w14:paraId="5DE71478" w14:textId="77777777" w:rsidR="008365A2" w:rsidRPr="00B9176E" w:rsidRDefault="008365A2" w:rsidP="008365A2">
      <w:pPr>
        <w:pStyle w:val="ConsPlusTitle1"/>
        <w:ind w:left="720"/>
        <w:outlineLvl w:val="1"/>
        <w:rPr>
          <w:rFonts w:ascii="Times New Roman" w:hAnsi="Times New Roman" w:cs="Times New Roman"/>
          <w:sz w:val="28"/>
          <w:szCs w:val="28"/>
        </w:rPr>
      </w:pPr>
      <w:r w:rsidRPr="00B9176E">
        <w:rPr>
          <w:rFonts w:ascii="Times New Roman" w:hAnsi="Times New Roman" w:cs="Times New Roman"/>
          <w:sz w:val="28"/>
          <w:szCs w:val="28"/>
        </w:rPr>
        <w:t xml:space="preserve"> </w:t>
      </w:r>
    </w:p>
    <w:p w14:paraId="0509389B" w14:textId="77777777" w:rsidR="008365A2" w:rsidRPr="00B9176E" w:rsidRDefault="008365A2" w:rsidP="008365A2">
      <w:pPr>
        <w:pStyle w:val="ConsPlusTitle1"/>
        <w:numPr>
          <w:ilvl w:val="0"/>
          <w:numId w:val="17"/>
        </w:numPr>
        <w:jc w:val="center"/>
        <w:outlineLvl w:val="1"/>
        <w:rPr>
          <w:rFonts w:ascii="Times New Roman" w:hAnsi="Times New Roman" w:cs="Times New Roman"/>
          <w:sz w:val="28"/>
          <w:szCs w:val="28"/>
        </w:rPr>
      </w:pPr>
      <w:r w:rsidRPr="00B9176E">
        <w:rPr>
          <w:rFonts w:ascii="Times New Roman" w:hAnsi="Times New Roman" w:cs="Times New Roman"/>
          <w:sz w:val="28"/>
          <w:szCs w:val="28"/>
        </w:rPr>
        <w:t xml:space="preserve">защита информации </w:t>
      </w:r>
    </w:p>
    <w:p w14:paraId="4DCD5332" w14:textId="77777777" w:rsidR="008365A2" w:rsidRPr="00B9176E" w:rsidRDefault="008365A2" w:rsidP="008365A2">
      <w:pPr>
        <w:pStyle w:val="ConsPlusTitle1"/>
        <w:ind w:left="720"/>
        <w:outlineLvl w:val="1"/>
        <w:rPr>
          <w:rFonts w:ascii="Times New Roman" w:hAnsi="Times New Roman" w:cs="Times New Roman"/>
          <w:b w:val="0"/>
          <w:sz w:val="28"/>
          <w:szCs w:val="28"/>
        </w:rPr>
      </w:pPr>
    </w:p>
    <w:p w14:paraId="58FD8A8A" w14:textId="77777777" w:rsidR="008365A2" w:rsidRPr="00B9176E" w:rsidRDefault="008365A2" w:rsidP="008365A2">
      <w:pPr>
        <w:pStyle w:val="ConsPlusTitle1"/>
        <w:ind w:left="720"/>
        <w:outlineLvl w:val="1"/>
        <w:rPr>
          <w:rFonts w:ascii="Times New Roman" w:hAnsi="Times New Roman" w:cs="Times New Roman"/>
          <w:b w:val="0"/>
          <w:sz w:val="28"/>
          <w:szCs w:val="28"/>
        </w:rPr>
      </w:pPr>
      <w:r w:rsidRPr="00B9176E">
        <w:rPr>
          <w:rFonts w:ascii="Times New Roman" w:hAnsi="Times New Roman" w:cs="Times New Roman"/>
          <w:b w:val="0"/>
          <w:sz w:val="28"/>
          <w:szCs w:val="28"/>
        </w:rPr>
        <w:t>отношения, возникающие при обеспечении защиты информации:</w:t>
      </w:r>
    </w:p>
    <w:p w14:paraId="11B8C71F" w14:textId="77777777" w:rsidR="008365A2" w:rsidRPr="00B9176E" w:rsidRDefault="008365A2" w:rsidP="008365A2">
      <w:pPr>
        <w:pStyle w:val="ConsPlusTitle1"/>
        <w:ind w:left="720"/>
        <w:outlineLvl w:val="1"/>
        <w:rPr>
          <w:rFonts w:ascii="Times New Roman" w:hAnsi="Times New Roman" w:cs="Times New Roman"/>
          <w:b w:val="0"/>
          <w:sz w:val="28"/>
          <w:szCs w:val="28"/>
        </w:rPr>
      </w:pPr>
      <w:r w:rsidRPr="00B9176E">
        <w:rPr>
          <w:rFonts w:ascii="Times New Roman" w:hAnsi="Times New Roman" w:cs="Times New Roman"/>
          <w:b w:val="0"/>
          <w:sz w:val="28"/>
          <w:szCs w:val="28"/>
        </w:rPr>
        <w:t>- персональных данных</w:t>
      </w:r>
      <w:r w:rsidRPr="00B9176E">
        <w:rPr>
          <w:rStyle w:val="ae"/>
          <w:rFonts w:ascii="Times New Roman" w:hAnsi="Times New Roman" w:cs="Times New Roman"/>
          <w:b w:val="0"/>
          <w:sz w:val="28"/>
          <w:szCs w:val="28"/>
        </w:rPr>
        <w:footnoteReference w:id="15"/>
      </w:r>
    </w:p>
    <w:p w14:paraId="78BBB4D1" w14:textId="77777777" w:rsidR="008365A2" w:rsidRPr="00B9176E" w:rsidRDefault="008365A2" w:rsidP="008365A2">
      <w:pPr>
        <w:pStyle w:val="ConsPlusTitle1"/>
        <w:ind w:left="720"/>
        <w:outlineLvl w:val="1"/>
        <w:rPr>
          <w:rFonts w:ascii="Times New Roman" w:hAnsi="Times New Roman" w:cs="Times New Roman"/>
          <w:b w:val="0"/>
          <w:sz w:val="28"/>
          <w:szCs w:val="28"/>
        </w:rPr>
      </w:pPr>
      <w:r w:rsidRPr="00B9176E">
        <w:rPr>
          <w:rFonts w:ascii="Times New Roman" w:hAnsi="Times New Roman" w:cs="Times New Roman"/>
          <w:b w:val="0"/>
          <w:sz w:val="28"/>
          <w:szCs w:val="28"/>
        </w:rPr>
        <w:t>- государственной тайны</w:t>
      </w:r>
      <w:r w:rsidRPr="00B9176E">
        <w:rPr>
          <w:rStyle w:val="ae"/>
          <w:rFonts w:ascii="Times New Roman" w:hAnsi="Times New Roman" w:cs="Times New Roman"/>
          <w:b w:val="0"/>
          <w:sz w:val="28"/>
          <w:szCs w:val="28"/>
        </w:rPr>
        <w:footnoteReference w:id="16"/>
      </w:r>
      <w:r w:rsidRPr="00B9176E">
        <w:rPr>
          <w:rFonts w:ascii="Times New Roman" w:hAnsi="Times New Roman" w:cs="Times New Roman"/>
          <w:b w:val="0"/>
          <w:sz w:val="28"/>
          <w:szCs w:val="28"/>
        </w:rPr>
        <w:t xml:space="preserve"> </w:t>
      </w:r>
    </w:p>
    <w:p w14:paraId="5414BDD8" w14:textId="77777777" w:rsidR="008365A2" w:rsidRPr="00B9176E" w:rsidRDefault="008365A2" w:rsidP="008365A2">
      <w:pPr>
        <w:pStyle w:val="ConsPlusTitle1"/>
        <w:ind w:left="720"/>
        <w:outlineLvl w:val="1"/>
        <w:rPr>
          <w:rFonts w:ascii="Times New Roman" w:hAnsi="Times New Roman" w:cs="Times New Roman"/>
          <w:sz w:val="28"/>
          <w:szCs w:val="28"/>
        </w:rPr>
      </w:pPr>
    </w:p>
    <w:p w14:paraId="3AC3F47D" w14:textId="77777777" w:rsidR="008365A2" w:rsidRPr="00B9176E" w:rsidRDefault="008365A2" w:rsidP="008365A2">
      <w:pPr>
        <w:pStyle w:val="ConsPlusTitle1"/>
        <w:numPr>
          <w:ilvl w:val="0"/>
          <w:numId w:val="17"/>
        </w:numPr>
        <w:jc w:val="center"/>
        <w:outlineLvl w:val="1"/>
        <w:rPr>
          <w:rFonts w:ascii="Times New Roman" w:hAnsi="Times New Roman" w:cs="Times New Roman"/>
          <w:sz w:val="28"/>
          <w:szCs w:val="28"/>
        </w:rPr>
      </w:pPr>
      <w:r w:rsidRPr="00B9176E">
        <w:rPr>
          <w:rFonts w:ascii="Times New Roman" w:hAnsi="Times New Roman" w:cs="Times New Roman"/>
          <w:sz w:val="28"/>
          <w:szCs w:val="28"/>
        </w:rPr>
        <w:t xml:space="preserve">защита информационной инфраструктуры </w:t>
      </w:r>
    </w:p>
    <w:p w14:paraId="0A874444" w14:textId="77777777" w:rsidR="008365A2" w:rsidRPr="00B9176E" w:rsidRDefault="008365A2" w:rsidP="008365A2">
      <w:pPr>
        <w:pStyle w:val="ConsPlusTitle1"/>
        <w:ind w:left="720"/>
        <w:outlineLvl w:val="1"/>
        <w:rPr>
          <w:rFonts w:ascii="Times New Roman" w:eastAsia="Times New Roman" w:hAnsi="Times New Roman" w:cs="Times New Roman"/>
          <w:b w:val="0"/>
          <w:sz w:val="28"/>
          <w:szCs w:val="28"/>
          <w:lang w:eastAsia="en-GB"/>
        </w:rPr>
      </w:pPr>
      <w:r w:rsidRPr="00B9176E">
        <w:rPr>
          <w:rFonts w:ascii="Times New Roman" w:eastAsia="Times New Roman" w:hAnsi="Times New Roman" w:cs="Times New Roman"/>
          <w:b w:val="0"/>
          <w:sz w:val="28"/>
          <w:szCs w:val="28"/>
          <w:lang w:eastAsia="en-GB"/>
        </w:rPr>
        <w:t>отношения в области обеспечения безопасности критической информационной инфраструктуры Российской Федерации</w:t>
      </w:r>
    </w:p>
    <w:p w14:paraId="0252AAEA" w14:textId="77777777" w:rsidR="008365A2" w:rsidRPr="00B9176E" w:rsidRDefault="008365A2" w:rsidP="008365A2">
      <w:pPr>
        <w:rPr>
          <w:rFonts w:ascii="Times New Roman" w:hAnsi="Times New Roman" w:cs="Times New Roman"/>
          <w:sz w:val="28"/>
          <w:szCs w:val="28"/>
          <w:lang w:val="ru-RU"/>
        </w:rPr>
      </w:pPr>
    </w:p>
    <w:p w14:paraId="38738E0D" w14:textId="77777777" w:rsidR="008365A2" w:rsidRPr="00B9176E" w:rsidRDefault="008365A2" w:rsidP="008365A2">
      <w:pPr>
        <w:pStyle w:val="ConsPlusTitle1"/>
        <w:numPr>
          <w:ilvl w:val="0"/>
          <w:numId w:val="17"/>
        </w:numPr>
        <w:jc w:val="center"/>
        <w:outlineLvl w:val="1"/>
        <w:rPr>
          <w:rFonts w:ascii="Times New Roman" w:hAnsi="Times New Roman" w:cs="Times New Roman"/>
          <w:sz w:val="28"/>
          <w:szCs w:val="28"/>
        </w:rPr>
      </w:pPr>
      <w:r w:rsidRPr="00B9176E">
        <w:rPr>
          <w:rFonts w:ascii="Times New Roman" w:hAnsi="Times New Roman" w:cs="Times New Roman"/>
          <w:sz w:val="28"/>
          <w:szCs w:val="28"/>
        </w:rPr>
        <w:t>привлечение к ответственности информационной среды</w:t>
      </w:r>
    </w:p>
    <w:p w14:paraId="441D67A9" w14:textId="77777777" w:rsidR="008365A2" w:rsidRPr="003A1E2C" w:rsidRDefault="008365A2" w:rsidP="008365A2">
      <w:pPr>
        <w:rPr>
          <w:rFonts w:ascii="Times New Roman" w:hAnsi="Times New Roman" w:cs="Times New Roman"/>
          <w:sz w:val="28"/>
          <w:szCs w:val="28"/>
          <w:lang w:val="ru-RU"/>
        </w:rPr>
      </w:pPr>
    </w:p>
    <w:p w14:paraId="371E8E32" w14:textId="77777777" w:rsidR="008365A2" w:rsidRPr="00CF044D" w:rsidRDefault="008365A2" w:rsidP="00FC3D9C">
      <w:pPr>
        <w:pStyle w:val="ds-markdown-paragraph"/>
        <w:shd w:val="clear" w:color="auto" w:fill="FFFFFF"/>
        <w:spacing w:before="206" w:beforeAutospacing="0" w:after="206" w:afterAutospacing="0" w:line="360" w:lineRule="auto"/>
        <w:ind w:firstLine="709"/>
        <w:jc w:val="both"/>
        <w:rPr>
          <w:sz w:val="28"/>
          <w:szCs w:val="28"/>
          <w:lang w:val="ru-RU"/>
        </w:rPr>
      </w:pPr>
    </w:p>
    <w:p w14:paraId="2A41D8CD" w14:textId="77777777" w:rsidR="008365A2" w:rsidRPr="00B9176E" w:rsidRDefault="008365A2" w:rsidP="00FC3D9C">
      <w:pPr>
        <w:pStyle w:val="ds-markdown-paragraph"/>
        <w:shd w:val="clear" w:color="auto" w:fill="FFFFFF"/>
        <w:spacing w:before="206" w:beforeAutospacing="0" w:after="206" w:afterAutospacing="0" w:line="360" w:lineRule="auto"/>
        <w:ind w:firstLine="709"/>
        <w:jc w:val="both"/>
        <w:rPr>
          <w:sz w:val="28"/>
          <w:szCs w:val="28"/>
          <w:lang w:val="ru-RU"/>
        </w:rPr>
      </w:pPr>
    </w:p>
    <w:p w14:paraId="3B26F2A3" w14:textId="77777777" w:rsidR="008365A2" w:rsidRPr="00B9176E" w:rsidRDefault="008365A2" w:rsidP="00FC3D9C">
      <w:pPr>
        <w:pStyle w:val="ds-markdown-paragraph"/>
        <w:shd w:val="clear" w:color="auto" w:fill="FFFFFF"/>
        <w:spacing w:before="206" w:beforeAutospacing="0" w:after="206" w:afterAutospacing="0" w:line="360" w:lineRule="auto"/>
        <w:ind w:firstLine="709"/>
        <w:jc w:val="both"/>
        <w:rPr>
          <w:sz w:val="28"/>
          <w:szCs w:val="28"/>
          <w:lang w:val="ru-RU"/>
        </w:rPr>
      </w:pPr>
    </w:p>
    <w:p w14:paraId="6037199A" w14:textId="77777777" w:rsidR="008365A2" w:rsidRPr="00B9176E" w:rsidRDefault="008365A2" w:rsidP="00FC3D9C">
      <w:pPr>
        <w:pStyle w:val="ds-markdown-paragraph"/>
        <w:shd w:val="clear" w:color="auto" w:fill="FFFFFF"/>
        <w:spacing w:before="206" w:beforeAutospacing="0" w:after="206" w:afterAutospacing="0" w:line="360" w:lineRule="auto"/>
        <w:ind w:firstLine="709"/>
        <w:jc w:val="both"/>
        <w:rPr>
          <w:sz w:val="28"/>
          <w:szCs w:val="28"/>
          <w:lang w:val="ru-RU"/>
        </w:rPr>
      </w:pPr>
    </w:p>
    <w:p w14:paraId="3CDE003D" w14:textId="77777777" w:rsidR="008365A2" w:rsidRPr="00FC3D9C" w:rsidRDefault="008365A2" w:rsidP="00FC3D9C">
      <w:pPr>
        <w:pStyle w:val="ds-markdown-paragraph"/>
        <w:shd w:val="clear" w:color="auto" w:fill="FFFFFF"/>
        <w:spacing w:before="206" w:beforeAutospacing="0" w:after="206" w:afterAutospacing="0" w:line="360" w:lineRule="auto"/>
        <w:ind w:firstLine="709"/>
        <w:jc w:val="both"/>
        <w:rPr>
          <w:sz w:val="28"/>
          <w:szCs w:val="28"/>
          <w:lang w:val="ru-RU"/>
        </w:rPr>
      </w:pPr>
    </w:p>
    <w:p w14:paraId="2BBBEF17" w14:textId="77777777" w:rsidR="008365A2" w:rsidRPr="00FC3D9C" w:rsidRDefault="008365A2" w:rsidP="00FC3D9C">
      <w:pPr>
        <w:pStyle w:val="ds-markdown-paragraph"/>
        <w:shd w:val="clear" w:color="auto" w:fill="FFFFFF"/>
        <w:spacing w:before="206" w:beforeAutospacing="0" w:after="206" w:afterAutospacing="0" w:line="360" w:lineRule="auto"/>
        <w:ind w:firstLine="709"/>
        <w:jc w:val="both"/>
        <w:rPr>
          <w:sz w:val="28"/>
          <w:szCs w:val="28"/>
          <w:lang w:val="ru-RU"/>
        </w:rPr>
      </w:pPr>
    </w:p>
    <w:p w14:paraId="63D01168" w14:textId="77777777" w:rsidR="008365A2" w:rsidRPr="00FC3D9C" w:rsidRDefault="008365A2" w:rsidP="00FC3D9C">
      <w:pPr>
        <w:pStyle w:val="ds-markdown-paragraph"/>
        <w:shd w:val="clear" w:color="auto" w:fill="FFFFFF"/>
        <w:spacing w:before="206" w:beforeAutospacing="0" w:after="206" w:afterAutospacing="0" w:line="360" w:lineRule="auto"/>
        <w:ind w:firstLine="709"/>
        <w:jc w:val="both"/>
        <w:rPr>
          <w:sz w:val="28"/>
          <w:szCs w:val="28"/>
          <w:lang w:val="ru-RU"/>
        </w:rPr>
      </w:pPr>
    </w:p>
    <w:p w14:paraId="4038AAA2" w14:textId="77777777" w:rsidR="008365A2" w:rsidRPr="00FC3D9C" w:rsidRDefault="008365A2" w:rsidP="00FC3D9C">
      <w:pPr>
        <w:pStyle w:val="ds-markdown-paragraph"/>
        <w:shd w:val="clear" w:color="auto" w:fill="FFFFFF"/>
        <w:spacing w:before="206" w:beforeAutospacing="0" w:after="206" w:afterAutospacing="0" w:line="360" w:lineRule="auto"/>
        <w:ind w:firstLine="709"/>
        <w:jc w:val="both"/>
        <w:rPr>
          <w:sz w:val="28"/>
          <w:szCs w:val="28"/>
          <w:lang w:val="ru-RU"/>
        </w:rPr>
      </w:pPr>
    </w:p>
    <w:p w14:paraId="58F6D940" w14:textId="77777777" w:rsidR="008365A2" w:rsidRPr="00FC3D9C" w:rsidRDefault="008365A2" w:rsidP="00FC3D9C">
      <w:pPr>
        <w:pStyle w:val="ds-markdown-paragraph"/>
        <w:shd w:val="clear" w:color="auto" w:fill="FFFFFF"/>
        <w:spacing w:before="206" w:beforeAutospacing="0" w:after="206" w:afterAutospacing="0" w:line="360" w:lineRule="auto"/>
        <w:ind w:firstLine="709"/>
        <w:jc w:val="both"/>
        <w:rPr>
          <w:sz w:val="28"/>
          <w:szCs w:val="28"/>
          <w:lang w:val="ru-RU"/>
        </w:rPr>
      </w:pPr>
    </w:p>
    <w:p w14:paraId="10F94245" w14:textId="77777777" w:rsidR="008365A2" w:rsidRPr="00FC3D9C" w:rsidRDefault="008365A2" w:rsidP="00FC3D9C">
      <w:pPr>
        <w:pStyle w:val="ds-markdown-paragraph"/>
        <w:shd w:val="clear" w:color="auto" w:fill="FFFFFF"/>
        <w:spacing w:before="206" w:beforeAutospacing="0" w:after="206" w:afterAutospacing="0" w:line="360" w:lineRule="auto"/>
        <w:ind w:firstLine="709"/>
        <w:jc w:val="both"/>
        <w:rPr>
          <w:sz w:val="28"/>
          <w:szCs w:val="28"/>
          <w:lang w:val="ru-RU"/>
        </w:rPr>
      </w:pPr>
    </w:p>
    <w:p w14:paraId="4570189F" w14:textId="77777777" w:rsidR="00734E42" w:rsidRPr="00FC3D9C" w:rsidRDefault="00734E42" w:rsidP="00453B75">
      <w:pPr>
        <w:spacing w:after="0" w:line="360" w:lineRule="auto"/>
        <w:ind w:firstLine="709"/>
        <w:jc w:val="both"/>
        <w:rPr>
          <w:rFonts w:ascii="Times New Roman" w:eastAsia="Times New Roman" w:hAnsi="Times New Roman" w:cs="Times New Roman"/>
          <w:sz w:val="28"/>
          <w:szCs w:val="28"/>
          <w:lang w:val="ru-RU" w:eastAsia="en-GB"/>
        </w:rPr>
      </w:pPr>
    </w:p>
    <w:p w14:paraId="786D7781" w14:textId="77777777" w:rsidR="00734E42" w:rsidRPr="00FC3D9C" w:rsidRDefault="00734E42" w:rsidP="00453B75">
      <w:pPr>
        <w:spacing w:after="0" w:line="360" w:lineRule="auto"/>
        <w:ind w:firstLine="709"/>
        <w:jc w:val="both"/>
        <w:rPr>
          <w:rFonts w:ascii="Times New Roman" w:eastAsia="Times New Roman" w:hAnsi="Times New Roman" w:cs="Times New Roman"/>
          <w:sz w:val="28"/>
          <w:szCs w:val="28"/>
          <w:lang w:val="ru-RU" w:eastAsia="en-GB"/>
        </w:rPr>
      </w:pPr>
    </w:p>
    <w:p w14:paraId="1A8E97B6" w14:textId="77777777" w:rsidR="00734E42" w:rsidRPr="00FC3D9C" w:rsidRDefault="00734E42" w:rsidP="00453B75">
      <w:pPr>
        <w:spacing w:after="0" w:line="360" w:lineRule="auto"/>
        <w:ind w:firstLine="709"/>
        <w:jc w:val="both"/>
        <w:rPr>
          <w:rFonts w:ascii="Times New Roman" w:eastAsia="Times New Roman" w:hAnsi="Times New Roman" w:cs="Times New Roman"/>
          <w:sz w:val="28"/>
          <w:szCs w:val="28"/>
          <w:lang w:val="ru-RU" w:eastAsia="en-GB"/>
        </w:rPr>
      </w:pPr>
    </w:p>
    <w:p w14:paraId="6B5EE0BB" w14:textId="77777777" w:rsidR="00734E42" w:rsidRPr="00FC3D9C" w:rsidRDefault="00734E42" w:rsidP="00453B75">
      <w:pPr>
        <w:spacing w:after="0" w:line="360" w:lineRule="auto"/>
        <w:ind w:firstLine="709"/>
        <w:jc w:val="both"/>
        <w:rPr>
          <w:rFonts w:ascii="Times New Roman" w:eastAsia="Times New Roman" w:hAnsi="Times New Roman" w:cs="Times New Roman"/>
          <w:sz w:val="28"/>
          <w:szCs w:val="28"/>
          <w:lang w:val="ru-RU" w:eastAsia="en-GB"/>
        </w:rPr>
      </w:pPr>
    </w:p>
    <w:p w14:paraId="31E047F1" w14:textId="77777777" w:rsidR="00734E42" w:rsidRPr="00FC3D9C" w:rsidRDefault="00734E42" w:rsidP="00453B75">
      <w:pPr>
        <w:spacing w:after="0" w:line="360" w:lineRule="auto"/>
        <w:ind w:firstLine="709"/>
        <w:jc w:val="both"/>
        <w:rPr>
          <w:rFonts w:ascii="Times New Roman" w:eastAsia="Times New Roman" w:hAnsi="Times New Roman" w:cs="Times New Roman"/>
          <w:sz w:val="28"/>
          <w:szCs w:val="28"/>
          <w:lang w:val="ru-RU" w:eastAsia="en-GB"/>
        </w:rPr>
      </w:pPr>
    </w:p>
    <w:p w14:paraId="0434B282" w14:textId="77777777" w:rsidR="00734E42" w:rsidRPr="00FC3D9C" w:rsidRDefault="00734E42" w:rsidP="00453B75">
      <w:pPr>
        <w:spacing w:after="0" w:line="360" w:lineRule="auto"/>
        <w:ind w:firstLine="709"/>
        <w:jc w:val="both"/>
        <w:rPr>
          <w:rFonts w:ascii="Times New Roman" w:eastAsia="Times New Roman" w:hAnsi="Times New Roman" w:cs="Times New Roman"/>
          <w:sz w:val="28"/>
          <w:szCs w:val="28"/>
          <w:lang w:val="ru-RU" w:eastAsia="en-GB"/>
        </w:rPr>
      </w:pPr>
    </w:p>
    <w:p w14:paraId="74B0E36A" w14:textId="77777777" w:rsidR="00256162" w:rsidRPr="00FC3D9C" w:rsidRDefault="00256162" w:rsidP="00453B75">
      <w:pPr>
        <w:shd w:val="clear" w:color="auto" w:fill="FFFFFF"/>
        <w:spacing w:line="360" w:lineRule="auto"/>
        <w:jc w:val="both"/>
        <w:rPr>
          <w:rFonts w:ascii="Times New Roman" w:eastAsia="Times New Roman" w:hAnsi="Times New Roman" w:cs="Times New Roman"/>
          <w:sz w:val="28"/>
          <w:szCs w:val="28"/>
          <w:lang w:val="ru-RU" w:eastAsia="en-GB"/>
        </w:rPr>
      </w:pPr>
    </w:p>
    <w:p w14:paraId="41115092" w14:textId="77777777" w:rsidR="00734E42" w:rsidRPr="00FC3D9C" w:rsidRDefault="00734E42" w:rsidP="00453B75">
      <w:pPr>
        <w:shd w:val="clear" w:color="auto" w:fill="FFFFFF"/>
        <w:spacing w:line="360" w:lineRule="auto"/>
        <w:ind w:firstLine="709"/>
        <w:jc w:val="both"/>
        <w:rPr>
          <w:rFonts w:ascii="Times New Roman" w:eastAsia="Times New Roman" w:hAnsi="Times New Roman" w:cs="Times New Roman"/>
          <w:b/>
          <w:bCs/>
          <w:sz w:val="28"/>
          <w:szCs w:val="28"/>
          <w:lang w:val="ru-RU" w:eastAsia="en-GB"/>
        </w:rPr>
      </w:pPr>
      <w:r w:rsidRPr="00FC3D9C">
        <w:rPr>
          <w:rFonts w:ascii="Times New Roman" w:eastAsia="Times New Roman" w:hAnsi="Times New Roman" w:cs="Times New Roman"/>
          <w:b/>
          <w:bCs/>
          <w:sz w:val="28"/>
          <w:szCs w:val="28"/>
          <w:lang w:val="ru-RU" w:eastAsia="en-GB"/>
        </w:rPr>
        <w:t xml:space="preserve">Введение </w:t>
      </w:r>
    </w:p>
    <w:p w14:paraId="504CBCA4" w14:textId="77777777" w:rsidR="005B7939" w:rsidRPr="00FC3D9C" w:rsidRDefault="005B7939" w:rsidP="00453B75">
      <w:pPr>
        <w:shd w:val="clear" w:color="auto" w:fill="FFFFFF"/>
        <w:spacing w:line="360" w:lineRule="auto"/>
        <w:ind w:firstLine="709"/>
        <w:jc w:val="both"/>
        <w:rPr>
          <w:rFonts w:ascii="Times New Roman" w:eastAsia="Times New Roman" w:hAnsi="Times New Roman" w:cs="Times New Roman"/>
          <w:b/>
          <w:sz w:val="28"/>
          <w:szCs w:val="28"/>
          <w:lang w:val="ru-RU" w:eastAsia="en-GB"/>
        </w:rPr>
      </w:pPr>
      <w:r w:rsidRPr="00FC3D9C">
        <w:rPr>
          <w:rFonts w:ascii="Times New Roman" w:eastAsia="Times New Roman" w:hAnsi="Times New Roman" w:cs="Times New Roman"/>
          <w:b/>
          <w:sz w:val="28"/>
          <w:szCs w:val="28"/>
          <w:lang w:val="ru-RU" w:eastAsia="en-GB"/>
        </w:rPr>
        <w:t xml:space="preserve">Система информационного кодекса </w:t>
      </w:r>
    </w:p>
    <w:p w14:paraId="2AEDC3FC" w14:textId="77777777" w:rsidR="0078704C" w:rsidRPr="00FC3D9C" w:rsidRDefault="0078704C" w:rsidP="00453B75">
      <w:pPr>
        <w:pStyle w:val="af5"/>
        <w:spacing w:before="0" w:beforeAutospacing="0" w:after="0" w:afterAutospacing="0" w:line="360" w:lineRule="auto"/>
        <w:ind w:firstLine="540"/>
        <w:jc w:val="both"/>
        <w:rPr>
          <w:rFonts w:eastAsiaTheme="minorHAnsi"/>
          <w:sz w:val="28"/>
          <w:szCs w:val="28"/>
          <w:lang w:eastAsia="en-US"/>
        </w:rPr>
      </w:pPr>
    </w:p>
    <w:p w14:paraId="7E845D4E" w14:textId="77777777" w:rsidR="0078704C" w:rsidRPr="00FC3D9C" w:rsidRDefault="0078704C" w:rsidP="00453B75">
      <w:pPr>
        <w:pStyle w:val="af5"/>
        <w:spacing w:before="0" w:beforeAutospacing="0" w:after="0" w:afterAutospacing="0" w:line="360" w:lineRule="auto"/>
        <w:ind w:firstLine="540"/>
        <w:jc w:val="both"/>
        <w:rPr>
          <w:rFonts w:eastAsiaTheme="minorHAnsi"/>
          <w:b/>
          <w:sz w:val="28"/>
          <w:szCs w:val="28"/>
          <w:lang w:eastAsia="en-US"/>
        </w:rPr>
      </w:pPr>
      <w:r w:rsidRPr="00FC3D9C">
        <w:rPr>
          <w:rFonts w:eastAsiaTheme="minorHAnsi"/>
          <w:b/>
          <w:sz w:val="28"/>
          <w:szCs w:val="28"/>
          <w:lang w:eastAsia="en-US"/>
        </w:rPr>
        <w:t xml:space="preserve">П.В. Уваров </w:t>
      </w:r>
    </w:p>
    <w:p w14:paraId="36FC7378" w14:textId="77777777" w:rsidR="0078704C" w:rsidRPr="00FC3D9C" w:rsidRDefault="0078704C" w:rsidP="00453B75">
      <w:pPr>
        <w:pStyle w:val="14"/>
        <w:shd w:val="clear" w:color="auto" w:fill="auto"/>
        <w:spacing w:line="360" w:lineRule="auto"/>
        <w:jc w:val="both"/>
        <w:rPr>
          <w:rFonts w:ascii="Times New Roman" w:hAnsi="Times New Roman" w:cs="Times New Roman"/>
          <w:sz w:val="28"/>
          <w:szCs w:val="28"/>
          <w:lang w:val="ru-RU"/>
        </w:rPr>
      </w:pPr>
      <w:r w:rsidRPr="00FC3D9C">
        <w:rPr>
          <w:rFonts w:ascii="Times New Roman" w:hAnsi="Times New Roman" w:cs="Times New Roman"/>
          <w:sz w:val="28"/>
          <w:szCs w:val="28"/>
          <w:lang w:val="ru-RU"/>
        </w:rPr>
        <w:t xml:space="preserve">Крупные структуры, концептуально определяющие </w:t>
      </w:r>
      <w:r w:rsidR="008416BE" w:rsidRPr="00FC3D9C">
        <w:rPr>
          <w:rFonts w:ascii="Times New Roman" w:hAnsi="Times New Roman" w:cs="Times New Roman"/>
          <w:sz w:val="28"/>
          <w:szCs w:val="28"/>
          <w:lang w:val="ru-RU"/>
        </w:rPr>
        <w:t>макромодель будущего Информационного кодекса,</w:t>
      </w:r>
      <w:r w:rsidRPr="00FC3D9C">
        <w:rPr>
          <w:rFonts w:ascii="Times New Roman" w:hAnsi="Times New Roman" w:cs="Times New Roman"/>
          <w:sz w:val="28"/>
          <w:szCs w:val="28"/>
          <w:lang w:val="ru-RU"/>
        </w:rPr>
        <w:t xml:space="preserve"> могут быть представлены в от</w:t>
      </w:r>
      <w:r w:rsidRPr="00FC3D9C">
        <w:rPr>
          <w:rFonts w:ascii="Times New Roman" w:hAnsi="Times New Roman" w:cs="Times New Roman"/>
          <w:sz w:val="28"/>
          <w:szCs w:val="28"/>
          <w:lang w:val="ru-RU"/>
        </w:rPr>
        <w:softHyphen/>
        <w:t>дельных блоках:</w:t>
      </w:r>
    </w:p>
    <w:p w14:paraId="0DE69F6F" w14:textId="77777777" w:rsidR="0078704C" w:rsidRPr="00FC3D9C" w:rsidRDefault="0078704C" w:rsidP="00453B75">
      <w:pPr>
        <w:pStyle w:val="14"/>
        <w:shd w:val="clear" w:color="auto" w:fill="auto"/>
        <w:spacing w:line="360" w:lineRule="auto"/>
        <w:jc w:val="both"/>
        <w:rPr>
          <w:rFonts w:ascii="Times New Roman" w:hAnsi="Times New Roman" w:cs="Times New Roman"/>
          <w:sz w:val="28"/>
          <w:szCs w:val="28"/>
          <w:lang w:val="ru-RU"/>
        </w:rPr>
      </w:pPr>
      <w:r w:rsidRPr="00FC3D9C">
        <w:rPr>
          <w:rFonts w:ascii="Times New Roman" w:hAnsi="Times New Roman" w:cs="Times New Roman"/>
          <w:b/>
          <w:bCs/>
          <w:sz w:val="28"/>
          <w:szCs w:val="28"/>
          <w:lang w:val="ru-RU"/>
        </w:rPr>
        <w:t xml:space="preserve">1.Общие положения правового регулирования. </w:t>
      </w:r>
      <w:r w:rsidRPr="00FC3D9C">
        <w:rPr>
          <w:rFonts w:ascii="Times New Roman" w:hAnsi="Times New Roman" w:cs="Times New Roman"/>
          <w:sz w:val="28"/>
          <w:szCs w:val="28"/>
          <w:lang w:val="ru-RU"/>
        </w:rPr>
        <w:t>Большая их часть сегодня зафиксирована в базовом Федеральном законе «Об инфор</w:t>
      </w:r>
      <w:r w:rsidRPr="00FC3D9C">
        <w:rPr>
          <w:rFonts w:ascii="Times New Roman" w:hAnsi="Times New Roman" w:cs="Times New Roman"/>
          <w:sz w:val="28"/>
          <w:szCs w:val="28"/>
          <w:lang w:val="ru-RU"/>
        </w:rPr>
        <w:softHyphen/>
        <w:t>мации, информационных технологиях и о защите информации» (по</w:t>
      </w:r>
      <w:r w:rsidRPr="00FC3D9C">
        <w:rPr>
          <w:rFonts w:ascii="Times New Roman" w:hAnsi="Times New Roman" w:cs="Times New Roman"/>
          <w:sz w:val="28"/>
          <w:szCs w:val="28"/>
          <w:lang w:val="ru-RU"/>
        </w:rPr>
        <w:softHyphen/>
        <w:t>нятийный аппарат, принципы, субъекты и объекты, общий правовой режим информации и информационной деятельности).</w:t>
      </w:r>
    </w:p>
    <w:p w14:paraId="637F1AD2" w14:textId="77777777" w:rsidR="0078704C" w:rsidRPr="00FC3D9C" w:rsidRDefault="0078704C" w:rsidP="00453B75">
      <w:pPr>
        <w:pStyle w:val="14"/>
        <w:shd w:val="clear" w:color="auto" w:fill="auto"/>
        <w:spacing w:line="360" w:lineRule="auto"/>
        <w:jc w:val="both"/>
        <w:rPr>
          <w:rFonts w:ascii="Times New Roman" w:hAnsi="Times New Roman" w:cs="Times New Roman"/>
          <w:sz w:val="28"/>
          <w:szCs w:val="28"/>
          <w:lang w:val="ru-RU"/>
        </w:rPr>
      </w:pPr>
      <w:r w:rsidRPr="00FC3D9C">
        <w:rPr>
          <w:rFonts w:ascii="Times New Roman" w:hAnsi="Times New Roman" w:cs="Times New Roman"/>
          <w:b/>
          <w:bCs/>
          <w:sz w:val="28"/>
          <w:szCs w:val="28"/>
          <w:lang w:val="ru-RU"/>
        </w:rPr>
        <w:lastRenderedPageBreak/>
        <w:t>2.Телекоммуникационные законы</w:t>
      </w:r>
      <w:r w:rsidRPr="00FC3D9C">
        <w:rPr>
          <w:rFonts w:ascii="Times New Roman" w:hAnsi="Times New Roman" w:cs="Times New Roman"/>
          <w:sz w:val="28"/>
          <w:szCs w:val="28"/>
          <w:lang w:val="ru-RU"/>
        </w:rPr>
        <w:t>, которые в будущем Информаци</w:t>
      </w:r>
      <w:r w:rsidRPr="00FC3D9C">
        <w:rPr>
          <w:rFonts w:ascii="Times New Roman" w:hAnsi="Times New Roman" w:cs="Times New Roman"/>
          <w:sz w:val="28"/>
          <w:szCs w:val="28"/>
          <w:lang w:val="ru-RU"/>
        </w:rPr>
        <w:softHyphen/>
        <w:t xml:space="preserve">онном кодексе станут отдельным его разделом. Федеральный закон «О связи», Федеральный закон «О распространении информации», новая редакция Федерального закона «О рекламе», новая редакции Закона «О СМИ», Федеральный закон «Об </w:t>
      </w:r>
      <w:proofErr w:type="spellStart"/>
      <w:r w:rsidRPr="00FC3D9C">
        <w:rPr>
          <w:rFonts w:ascii="Times New Roman" w:hAnsi="Times New Roman" w:cs="Times New Roman"/>
          <w:sz w:val="28"/>
          <w:szCs w:val="28"/>
          <w:lang w:val="ru-RU"/>
        </w:rPr>
        <w:t>омнимедиа</w:t>
      </w:r>
      <w:proofErr w:type="spellEnd"/>
      <w:r w:rsidRPr="00FC3D9C">
        <w:rPr>
          <w:rFonts w:ascii="Times New Roman" w:hAnsi="Times New Roman" w:cs="Times New Roman"/>
          <w:sz w:val="28"/>
          <w:szCs w:val="28"/>
          <w:lang w:val="ru-RU"/>
        </w:rPr>
        <w:t>».</w:t>
      </w:r>
    </w:p>
    <w:p w14:paraId="1E34DEA8" w14:textId="77777777" w:rsidR="0078704C" w:rsidRPr="00FC3D9C" w:rsidRDefault="0078704C" w:rsidP="00453B75">
      <w:pPr>
        <w:pStyle w:val="14"/>
        <w:shd w:val="clear" w:color="auto" w:fill="auto"/>
        <w:spacing w:line="360" w:lineRule="auto"/>
        <w:jc w:val="both"/>
        <w:rPr>
          <w:rFonts w:ascii="Times New Roman" w:hAnsi="Times New Roman" w:cs="Times New Roman"/>
          <w:sz w:val="28"/>
          <w:szCs w:val="28"/>
          <w:lang w:val="ru-RU"/>
        </w:rPr>
      </w:pPr>
      <w:r w:rsidRPr="00FC3D9C">
        <w:rPr>
          <w:rFonts w:ascii="Times New Roman" w:hAnsi="Times New Roman" w:cs="Times New Roman"/>
          <w:b/>
          <w:bCs/>
          <w:sz w:val="28"/>
          <w:szCs w:val="28"/>
          <w:lang w:val="ru-RU"/>
        </w:rPr>
        <w:t>3.Цифровые законы</w:t>
      </w:r>
      <w:r w:rsidRPr="00FC3D9C">
        <w:rPr>
          <w:rFonts w:ascii="Times New Roman" w:hAnsi="Times New Roman" w:cs="Times New Roman"/>
          <w:sz w:val="28"/>
          <w:szCs w:val="28"/>
          <w:lang w:val="ru-RU"/>
        </w:rPr>
        <w:t>, которые в Информационном кодексе бу</w:t>
      </w:r>
      <w:r w:rsidRPr="00FC3D9C">
        <w:rPr>
          <w:rFonts w:ascii="Times New Roman" w:hAnsi="Times New Roman" w:cs="Times New Roman"/>
          <w:sz w:val="28"/>
          <w:szCs w:val="28"/>
          <w:lang w:val="ru-RU"/>
        </w:rPr>
        <w:softHyphen/>
        <w:t>дут определять режим объектов высокотехнологичного характера. Федеральный закон «Об обороте данных, Федеральный закон «Об электронной подписи и электронном документообороте», Федераль</w:t>
      </w:r>
      <w:r w:rsidRPr="00FC3D9C">
        <w:rPr>
          <w:rFonts w:ascii="Times New Roman" w:hAnsi="Times New Roman" w:cs="Times New Roman"/>
          <w:sz w:val="28"/>
          <w:szCs w:val="28"/>
          <w:lang w:val="ru-RU"/>
        </w:rPr>
        <w:softHyphen/>
        <w:t>ный закон «Об электронном взаимодействии (экосистеме цифровой экономики)», Федеральный закон «О больших данных», Федеральный закон «Об интернете вещей», Федеральный закон «Об использовании искусственного интеллекта» и др.</w:t>
      </w:r>
    </w:p>
    <w:p w14:paraId="6D4E89E0" w14:textId="77777777" w:rsidR="0078704C" w:rsidRPr="00FC3D9C" w:rsidRDefault="0078704C" w:rsidP="00453B75">
      <w:pPr>
        <w:pStyle w:val="14"/>
        <w:shd w:val="clear" w:color="auto" w:fill="auto"/>
        <w:spacing w:line="360" w:lineRule="auto"/>
        <w:jc w:val="both"/>
        <w:rPr>
          <w:rFonts w:ascii="Times New Roman" w:hAnsi="Times New Roman" w:cs="Times New Roman"/>
          <w:sz w:val="28"/>
          <w:szCs w:val="28"/>
          <w:lang w:val="ru-RU"/>
        </w:rPr>
      </w:pPr>
      <w:r w:rsidRPr="00FC3D9C">
        <w:rPr>
          <w:rFonts w:ascii="Times New Roman" w:hAnsi="Times New Roman" w:cs="Times New Roman"/>
          <w:b/>
          <w:bCs/>
          <w:sz w:val="28"/>
          <w:szCs w:val="28"/>
          <w:lang w:val="ru-RU"/>
        </w:rPr>
        <w:t>4.Информационная безопасность</w:t>
      </w:r>
      <w:r w:rsidRPr="00FC3D9C">
        <w:rPr>
          <w:rFonts w:ascii="Times New Roman" w:hAnsi="Times New Roman" w:cs="Times New Roman"/>
          <w:sz w:val="28"/>
          <w:szCs w:val="28"/>
          <w:lang w:val="ru-RU"/>
        </w:rPr>
        <w:t>. Федеральный закон «Об инфор</w:t>
      </w:r>
      <w:r w:rsidRPr="00FC3D9C">
        <w:rPr>
          <w:rFonts w:ascii="Times New Roman" w:hAnsi="Times New Roman" w:cs="Times New Roman"/>
          <w:sz w:val="28"/>
          <w:szCs w:val="28"/>
          <w:lang w:val="ru-RU"/>
        </w:rPr>
        <w:softHyphen/>
        <w:t>мационной безопасности», Федеральный закон «О государственной тайне», Федеральный закон «О служебной тайне», Федеральный закон «О коммерческой тайне», Федеральный закон «О профессиональных тайна», Федеральный закон «О персональных данных и цифровом профиле» и др.</w:t>
      </w:r>
    </w:p>
    <w:p w14:paraId="790C5513" w14:textId="77777777" w:rsidR="001756E4" w:rsidRPr="00FC3D9C" w:rsidRDefault="001756E4" w:rsidP="00453B75">
      <w:pPr>
        <w:pStyle w:val="af5"/>
        <w:spacing w:before="0" w:beforeAutospacing="0" w:after="0" w:afterAutospacing="0" w:line="360" w:lineRule="auto"/>
        <w:ind w:firstLine="540"/>
        <w:jc w:val="both"/>
        <w:rPr>
          <w:rFonts w:eastAsiaTheme="minorHAnsi"/>
          <w:sz w:val="28"/>
          <w:szCs w:val="28"/>
          <w:lang w:eastAsia="en-US"/>
        </w:rPr>
      </w:pPr>
    </w:p>
    <w:p w14:paraId="6928C019" w14:textId="77777777" w:rsidR="00D645C8" w:rsidRPr="00FC3D9C" w:rsidRDefault="00D645C8" w:rsidP="00453B75">
      <w:pPr>
        <w:pStyle w:val="af5"/>
        <w:spacing w:before="0" w:beforeAutospacing="0" w:after="0" w:afterAutospacing="0" w:line="360" w:lineRule="auto"/>
        <w:ind w:firstLine="540"/>
        <w:jc w:val="both"/>
        <w:rPr>
          <w:sz w:val="28"/>
          <w:szCs w:val="28"/>
          <w:lang w:eastAsia="en-GB"/>
        </w:rPr>
      </w:pPr>
      <w:r w:rsidRPr="00FC3D9C">
        <w:rPr>
          <w:b/>
          <w:sz w:val="28"/>
          <w:szCs w:val="28"/>
          <w:lang w:eastAsia="en-GB"/>
        </w:rPr>
        <w:t>Полякова Т.А., Троян Н.А.</w:t>
      </w:r>
      <w:r w:rsidRPr="00FC3D9C">
        <w:rPr>
          <w:sz w:val="28"/>
          <w:szCs w:val="28"/>
          <w:lang w:eastAsia="en-GB"/>
        </w:rPr>
        <w:t xml:space="preserve"> в качестве приоритетных направлений развития информационного права </w:t>
      </w:r>
      <w:r w:rsidR="003E6352" w:rsidRPr="00FC3D9C">
        <w:rPr>
          <w:sz w:val="28"/>
          <w:szCs w:val="28"/>
          <w:lang w:eastAsia="en-GB"/>
        </w:rPr>
        <w:t>в условиях цифровой трансформации</w:t>
      </w:r>
      <w:r w:rsidRPr="00FC3D9C">
        <w:rPr>
          <w:sz w:val="28"/>
          <w:szCs w:val="28"/>
          <w:lang w:eastAsia="en-GB"/>
        </w:rPr>
        <w:t xml:space="preserve"> необходимо рассматривать разработку методологии (обоснование с позиции информационного права появления новых информационных, технологических и иных методов); обоснование институционализации правовых норм в области персональных данных, идентификации, </w:t>
      </w:r>
      <w:r w:rsidRPr="00FC3D9C">
        <w:rPr>
          <w:sz w:val="28"/>
          <w:szCs w:val="28"/>
          <w:lang w:eastAsia="en-GB"/>
        </w:rPr>
        <w:lastRenderedPageBreak/>
        <w:t>аутентификации, конфиденциальности, информационной инфраструктуры, юридической ответственности, «цифровой зрелости» и др.; нового понятийного и терминологического аппарата, формирования системы обеспечения информационной безопасности, правового и иного регулирования в области ИИ и робототехники, модификация и актуализация классификаторов и рубрикаторов для систематизации законодательства на современном уровне, обеспечение доступности правовой информации, новых подходу к систематизации и кодификации информационного законодательства и др. [12, c. 21]. (С.38)</w:t>
      </w:r>
      <w:r w:rsidRPr="00FC3D9C">
        <w:rPr>
          <w:rStyle w:val="ae"/>
          <w:sz w:val="28"/>
          <w:szCs w:val="28"/>
          <w:lang w:eastAsia="en-GB"/>
        </w:rPr>
        <w:footnoteReference w:id="17"/>
      </w:r>
      <w:r w:rsidR="003E6352" w:rsidRPr="00FC3D9C">
        <w:rPr>
          <w:sz w:val="28"/>
          <w:szCs w:val="28"/>
          <w:lang w:eastAsia="en-GB"/>
        </w:rPr>
        <w:t>.</w:t>
      </w:r>
    </w:p>
    <w:p w14:paraId="5B5E6535" w14:textId="77777777" w:rsidR="00F0590B" w:rsidRPr="00FC3D9C" w:rsidRDefault="00F0590B" w:rsidP="00453B75">
      <w:pPr>
        <w:shd w:val="clear" w:color="auto" w:fill="FFFFFF"/>
        <w:spacing w:line="360" w:lineRule="auto"/>
        <w:jc w:val="both"/>
        <w:rPr>
          <w:rFonts w:ascii="Times New Roman" w:eastAsia="Times New Roman" w:hAnsi="Times New Roman" w:cs="Times New Roman"/>
          <w:sz w:val="28"/>
          <w:szCs w:val="28"/>
          <w:lang w:val="ru-RU" w:eastAsia="en-GB"/>
        </w:rPr>
      </w:pPr>
    </w:p>
    <w:p w14:paraId="4F5D9232" w14:textId="77777777" w:rsidR="0078704C" w:rsidRPr="00FC3D9C" w:rsidRDefault="0078704C" w:rsidP="00453B75">
      <w:pPr>
        <w:pStyle w:val="af5"/>
        <w:spacing w:before="0" w:beforeAutospacing="0" w:after="0" w:afterAutospacing="0" w:line="360" w:lineRule="auto"/>
        <w:ind w:firstLine="540"/>
        <w:jc w:val="both"/>
        <w:rPr>
          <w:rFonts w:eastAsiaTheme="minorHAnsi"/>
          <w:sz w:val="28"/>
          <w:szCs w:val="28"/>
          <w:lang w:eastAsia="en-US"/>
        </w:rPr>
      </w:pPr>
      <w:r w:rsidRPr="00FC3D9C">
        <w:rPr>
          <w:sz w:val="28"/>
          <w:szCs w:val="28"/>
          <w:lang w:eastAsia="en-GB"/>
        </w:rPr>
        <w:t xml:space="preserve">По мнению </w:t>
      </w:r>
      <w:r w:rsidRPr="00FC3D9C">
        <w:rPr>
          <w:b/>
          <w:sz w:val="28"/>
          <w:szCs w:val="28"/>
          <w:lang w:eastAsia="en-GB"/>
        </w:rPr>
        <w:t>Нестерова А.В.</w:t>
      </w:r>
      <w:r w:rsidRPr="00FC3D9C">
        <w:rPr>
          <w:sz w:val="28"/>
          <w:szCs w:val="28"/>
          <w:lang w:eastAsia="en-GB"/>
        </w:rPr>
        <w:t xml:space="preserve"> в центре внимания Информационного кодекса РФ должна быть персона (человек и гражданин), так как именно персона продуцирует ИКП, работает с ними, а с другой стороны, она является слабой стороной</w:t>
      </w:r>
      <w:r w:rsidRPr="00FC3D9C">
        <w:rPr>
          <w:rStyle w:val="ae"/>
          <w:rFonts w:eastAsiaTheme="minorHAnsi"/>
          <w:sz w:val="28"/>
          <w:szCs w:val="28"/>
          <w:lang w:eastAsia="en-US"/>
        </w:rPr>
        <w:footnoteReference w:id="18"/>
      </w:r>
      <w:r w:rsidRPr="00FC3D9C">
        <w:rPr>
          <w:rFonts w:eastAsiaTheme="minorHAnsi"/>
          <w:sz w:val="28"/>
          <w:szCs w:val="28"/>
          <w:lang w:eastAsia="en-US"/>
        </w:rPr>
        <w:t>.</w:t>
      </w:r>
    </w:p>
    <w:p w14:paraId="53BE703D" w14:textId="77777777" w:rsidR="0078704C" w:rsidRPr="00FC3D9C" w:rsidRDefault="0078704C" w:rsidP="00453B75">
      <w:pPr>
        <w:pStyle w:val="af5"/>
        <w:spacing w:before="0" w:beforeAutospacing="0" w:after="0" w:afterAutospacing="0" w:line="360" w:lineRule="auto"/>
        <w:ind w:firstLine="540"/>
        <w:jc w:val="both"/>
        <w:rPr>
          <w:rFonts w:eastAsiaTheme="minorHAnsi"/>
          <w:sz w:val="28"/>
          <w:szCs w:val="28"/>
          <w:lang w:eastAsia="en-US"/>
        </w:rPr>
      </w:pPr>
    </w:p>
    <w:p w14:paraId="4BE4B976" w14:textId="77777777" w:rsidR="0078704C" w:rsidRPr="00FC3D9C" w:rsidRDefault="0078704C" w:rsidP="00453B75">
      <w:pPr>
        <w:pStyle w:val="af5"/>
        <w:spacing w:before="0" w:beforeAutospacing="0" w:after="0" w:afterAutospacing="0" w:line="360" w:lineRule="auto"/>
        <w:ind w:firstLine="540"/>
        <w:jc w:val="both"/>
        <w:rPr>
          <w:rFonts w:eastAsiaTheme="minorHAnsi"/>
          <w:b/>
          <w:sz w:val="28"/>
          <w:szCs w:val="28"/>
          <w:lang w:eastAsia="en-US"/>
        </w:rPr>
      </w:pPr>
      <w:r w:rsidRPr="00FC3D9C">
        <w:rPr>
          <w:rFonts w:eastAsiaTheme="minorHAnsi"/>
          <w:b/>
          <w:sz w:val="28"/>
          <w:szCs w:val="28"/>
          <w:lang w:eastAsia="en-US"/>
        </w:rPr>
        <w:t xml:space="preserve">А.А. </w:t>
      </w:r>
      <w:proofErr w:type="spellStart"/>
      <w:r w:rsidRPr="00FC3D9C">
        <w:rPr>
          <w:rFonts w:eastAsiaTheme="minorHAnsi"/>
          <w:b/>
          <w:sz w:val="28"/>
          <w:szCs w:val="28"/>
          <w:lang w:eastAsia="en-US"/>
        </w:rPr>
        <w:t>Тедеев</w:t>
      </w:r>
      <w:proofErr w:type="spellEnd"/>
      <w:r w:rsidRPr="00FC3D9C">
        <w:rPr>
          <w:rStyle w:val="ae"/>
          <w:rFonts w:eastAsiaTheme="minorHAnsi"/>
          <w:b/>
          <w:sz w:val="28"/>
          <w:szCs w:val="28"/>
          <w:lang w:eastAsia="en-US"/>
        </w:rPr>
        <w:footnoteReference w:id="19"/>
      </w:r>
    </w:p>
    <w:p w14:paraId="20ABD3E3" w14:textId="77777777" w:rsidR="0078704C" w:rsidRPr="00FC3D9C" w:rsidRDefault="0078704C" w:rsidP="00453B75">
      <w:pPr>
        <w:pStyle w:val="14"/>
        <w:shd w:val="clear" w:color="auto" w:fill="auto"/>
        <w:spacing w:line="360" w:lineRule="auto"/>
        <w:jc w:val="both"/>
        <w:rPr>
          <w:rFonts w:ascii="Times New Roman" w:hAnsi="Times New Roman" w:cs="Times New Roman"/>
          <w:sz w:val="28"/>
          <w:szCs w:val="28"/>
          <w:lang w:val="ru-RU"/>
        </w:rPr>
      </w:pPr>
      <w:r w:rsidRPr="00FC3D9C">
        <w:rPr>
          <w:rFonts w:ascii="Times New Roman" w:hAnsi="Times New Roman" w:cs="Times New Roman"/>
          <w:sz w:val="28"/>
          <w:szCs w:val="28"/>
          <w:lang w:val="ru-RU" w:eastAsia="ru-RU" w:bidi="ru-RU"/>
        </w:rPr>
        <w:t>Системное совершенствование информационного законодательства РФ, как представляется автору, требу</w:t>
      </w:r>
      <w:r w:rsidRPr="00FC3D9C">
        <w:rPr>
          <w:rFonts w:ascii="Times New Roman" w:hAnsi="Times New Roman" w:cs="Times New Roman"/>
          <w:sz w:val="28"/>
          <w:szCs w:val="28"/>
          <w:lang w:val="ru-RU" w:eastAsia="ru-RU" w:bidi="ru-RU"/>
        </w:rPr>
        <w:softHyphen/>
        <w:t>ет как минимум трех шагов — разработать и принять:</w:t>
      </w:r>
    </w:p>
    <w:p w14:paraId="7AEC7424" w14:textId="77777777" w:rsidR="0078704C" w:rsidRPr="00FC3D9C" w:rsidRDefault="0078704C" w:rsidP="00453B75">
      <w:pPr>
        <w:pStyle w:val="14"/>
        <w:numPr>
          <w:ilvl w:val="0"/>
          <w:numId w:val="14"/>
        </w:numPr>
        <w:shd w:val="clear" w:color="auto" w:fill="auto"/>
        <w:tabs>
          <w:tab w:val="left" w:pos="417"/>
        </w:tabs>
        <w:spacing w:line="360" w:lineRule="auto"/>
        <w:ind w:left="340" w:hanging="140"/>
        <w:jc w:val="both"/>
        <w:rPr>
          <w:rFonts w:ascii="Times New Roman" w:hAnsi="Times New Roman" w:cs="Times New Roman"/>
          <w:sz w:val="28"/>
          <w:szCs w:val="28"/>
          <w:lang w:val="ru-RU"/>
        </w:rPr>
      </w:pPr>
      <w:r w:rsidRPr="00FC3D9C">
        <w:rPr>
          <w:rFonts w:ascii="Times New Roman" w:hAnsi="Times New Roman" w:cs="Times New Roman"/>
          <w:sz w:val="28"/>
          <w:szCs w:val="28"/>
          <w:lang w:val="ru-RU" w:eastAsia="ru-RU" w:bidi="ru-RU"/>
        </w:rPr>
        <w:t xml:space="preserve">Федеральный закон о правах </w:t>
      </w:r>
      <w:proofErr w:type="spellStart"/>
      <w:r w:rsidRPr="00FC3D9C">
        <w:rPr>
          <w:rFonts w:ascii="Times New Roman" w:hAnsi="Times New Roman" w:cs="Times New Roman"/>
          <w:sz w:val="28"/>
          <w:szCs w:val="28"/>
          <w:lang w:val="ru-RU" w:eastAsia="ru-RU" w:bidi="ru-RU"/>
        </w:rPr>
        <w:t>исвободах</w:t>
      </w:r>
      <w:proofErr w:type="spellEnd"/>
      <w:r w:rsidRPr="00FC3D9C">
        <w:rPr>
          <w:rFonts w:ascii="Times New Roman" w:hAnsi="Times New Roman" w:cs="Times New Roman"/>
          <w:sz w:val="28"/>
          <w:szCs w:val="28"/>
          <w:lang w:val="ru-RU" w:eastAsia="ru-RU" w:bidi="ru-RU"/>
        </w:rPr>
        <w:t xml:space="preserve"> человека в условиях цифровой </w:t>
      </w:r>
      <w:r w:rsidRPr="00FC3D9C">
        <w:rPr>
          <w:rFonts w:ascii="Times New Roman" w:hAnsi="Times New Roman" w:cs="Times New Roman"/>
          <w:sz w:val="28"/>
          <w:szCs w:val="28"/>
          <w:lang w:val="ru-RU" w:eastAsia="ru-RU" w:bidi="ru-RU"/>
        </w:rPr>
        <w:lastRenderedPageBreak/>
        <w:t>трансформации;</w:t>
      </w:r>
    </w:p>
    <w:p w14:paraId="5C30909F" w14:textId="77777777" w:rsidR="0078704C" w:rsidRPr="00FC3D9C" w:rsidRDefault="0078704C" w:rsidP="00453B75">
      <w:pPr>
        <w:pStyle w:val="14"/>
        <w:numPr>
          <w:ilvl w:val="0"/>
          <w:numId w:val="14"/>
        </w:numPr>
        <w:shd w:val="clear" w:color="auto" w:fill="auto"/>
        <w:tabs>
          <w:tab w:val="left" w:pos="417"/>
        </w:tabs>
        <w:spacing w:line="360" w:lineRule="auto"/>
        <w:ind w:left="340" w:hanging="140"/>
        <w:jc w:val="both"/>
        <w:rPr>
          <w:rFonts w:ascii="Times New Roman" w:hAnsi="Times New Roman" w:cs="Times New Roman"/>
          <w:sz w:val="28"/>
          <w:szCs w:val="28"/>
          <w:lang w:val="ru-RU"/>
        </w:rPr>
      </w:pPr>
      <w:r w:rsidRPr="00FC3D9C">
        <w:rPr>
          <w:rFonts w:ascii="Times New Roman" w:hAnsi="Times New Roman" w:cs="Times New Roman"/>
          <w:sz w:val="28"/>
          <w:szCs w:val="28"/>
          <w:lang w:val="ru-RU" w:eastAsia="ru-RU" w:bidi="ru-RU"/>
        </w:rPr>
        <w:t>Информационный (Цифровой) кодекс (кото</w:t>
      </w:r>
      <w:r w:rsidRPr="00FC3D9C">
        <w:rPr>
          <w:rFonts w:ascii="Times New Roman" w:hAnsi="Times New Roman" w:cs="Times New Roman"/>
          <w:sz w:val="28"/>
          <w:szCs w:val="28"/>
          <w:lang w:val="ru-RU" w:eastAsia="ru-RU" w:bidi="ru-RU"/>
        </w:rPr>
        <w:softHyphen/>
        <w:t>рый будет призван регламентировать основные вопросы цифровой деятельности в информаци</w:t>
      </w:r>
      <w:r w:rsidRPr="00FC3D9C">
        <w:rPr>
          <w:rFonts w:ascii="Times New Roman" w:hAnsi="Times New Roman" w:cs="Times New Roman"/>
          <w:sz w:val="28"/>
          <w:szCs w:val="28"/>
          <w:lang w:val="ru-RU" w:eastAsia="ru-RU" w:bidi="ru-RU"/>
        </w:rPr>
        <w:softHyphen/>
        <w:t>онной среде и фактически заменит, в частности, законы об информации, информационных техно</w:t>
      </w:r>
      <w:r w:rsidRPr="00FC3D9C">
        <w:rPr>
          <w:rFonts w:ascii="Times New Roman" w:hAnsi="Times New Roman" w:cs="Times New Roman"/>
          <w:sz w:val="28"/>
          <w:szCs w:val="28"/>
          <w:lang w:val="ru-RU" w:eastAsia="ru-RU" w:bidi="ru-RU"/>
        </w:rPr>
        <w:softHyphen/>
        <w:t>логиях, защите информации и о СМИ);</w:t>
      </w:r>
    </w:p>
    <w:p w14:paraId="4E29143B" w14:textId="77777777" w:rsidR="0078704C" w:rsidRPr="00FC3D9C" w:rsidRDefault="0078704C" w:rsidP="00453B75">
      <w:pPr>
        <w:pStyle w:val="14"/>
        <w:numPr>
          <w:ilvl w:val="0"/>
          <w:numId w:val="14"/>
        </w:numPr>
        <w:shd w:val="clear" w:color="auto" w:fill="auto"/>
        <w:tabs>
          <w:tab w:val="left" w:pos="403"/>
        </w:tabs>
        <w:spacing w:line="360" w:lineRule="auto"/>
        <w:ind w:firstLine="180"/>
        <w:jc w:val="both"/>
        <w:rPr>
          <w:rFonts w:ascii="Times New Roman" w:hAnsi="Times New Roman" w:cs="Times New Roman"/>
          <w:sz w:val="28"/>
          <w:szCs w:val="28"/>
        </w:rPr>
      </w:pPr>
      <w:r w:rsidRPr="00FC3D9C">
        <w:rPr>
          <w:rFonts w:ascii="Times New Roman" w:hAnsi="Times New Roman" w:cs="Times New Roman"/>
          <w:sz w:val="28"/>
          <w:szCs w:val="28"/>
          <w:lang w:val="ru-RU" w:eastAsia="ru-RU" w:bidi="ru-RU"/>
        </w:rPr>
        <w:t>Федеральный закон комплексного характера</w:t>
      </w:r>
    </w:p>
    <w:p w14:paraId="18F9E790" w14:textId="77777777" w:rsidR="0078704C" w:rsidRPr="00FC3D9C" w:rsidRDefault="0078704C" w:rsidP="00453B75">
      <w:pPr>
        <w:pStyle w:val="14"/>
        <w:shd w:val="clear" w:color="auto" w:fill="auto"/>
        <w:spacing w:line="360" w:lineRule="auto"/>
        <w:ind w:left="340" w:firstLine="20"/>
        <w:jc w:val="both"/>
        <w:rPr>
          <w:rFonts w:ascii="Times New Roman" w:hAnsi="Times New Roman" w:cs="Times New Roman"/>
          <w:sz w:val="28"/>
          <w:szCs w:val="28"/>
          <w:lang w:val="ru-RU"/>
        </w:rPr>
      </w:pPr>
      <w:r w:rsidRPr="00FC3D9C">
        <w:rPr>
          <w:rFonts w:ascii="Times New Roman" w:hAnsi="Times New Roman" w:cs="Times New Roman"/>
          <w:sz w:val="28"/>
          <w:szCs w:val="28"/>
          <w:lang w:val="ru-RU" w:eastAsia="ru-RU" w:bidi="ru-RU"/>
        </w:rPr>
        <w:t>о внесении информационно-правовых изменений в отраслевое законодательство.</w:t>
      </w:r>
    </w:p>
    <w:p w14:paraId="463547C5" w14:textId="77777777" w:rsidR="0078704C" w:rsidRPr="00FC3D9C" w:rsidRDefault="0078704C" w:rsidP="00453B75">
      <w:pPr>
        <w:pStyle w:val="14"/>
        <w:shd w:val="clear" w:color="auto" w:fill="auto"/>
        <w:spacing w:line="360" w:lineRule="auto"/>
        <w:jc w:val="both"/>
        <w:rPr>
          <w:rFonts w:ascii="Times New Roman" w:hAnsi="Times New Roman" w:cs="Times New Roman"/>
          <w:sz w:val="28"/>
          <w:szCs w:val="28"/>
          <w:lang w:val="ru-RU"/>
        </w:rPr>
      </w:pPr>
      <w:r w:rsidRPr="00FC3D9C">
        <w:rPr>
          <w:rFonts w:ascii="Times New Roman" w:hAnsi="Times New Roman" w:cs="Times New Roman"/>
          <w:sz w:val="28"/>
          <w:szCs w:val="28"/>
          <w:lang w:val="ru-RU" w:eastAsia="ru-RU" w:bidi="ru-RU"/>
        </w:rPr>
        <w:t>При таком подходе одномоментно может быть сформирована непротиворечивая и не имеющая про</w:t>
      </w:r>
      <w:r w:rsidRPr="00FC3D9C">
        <w:rPr>
          <w:rFonts w:ascii="Times New Roman" w:hAnsi="Times New Roman" w:cs="Times New Roman"/>
          <w:sz w:val="28"/>
          <w:szCs w:val="28"/>
          <w:lang w:val="ru-RU" w:eastAsia="ru-RU" w:bidi="ru-RU"/>
        </w:rPr>
        <w:softHyphen/>
        <w:t>белов нормативно-правовая основа для дальнейшего обеспечения цифровой трансформации отечествен</w:t>
      </w:r>
      <w:r w:rsidRPr="00FC3D9C">
        <w:rPr>
          <w:rFonts w:ascii="Times New Roman" w:hAnsi="Times New Roman" w:cs="Times New Roman"/>
          <w:sz w:val="28"/>
          <w:szCs w:val="28"/>
          <w:lang w:val="ru-RU" w:eastAsia="ru-RU" w:bidi="ru-RU"/>
        </w:rPr>
        <w:softHyphen/>
        <w:t>ной правовой системы.</w:t>
      </w:r>
    </w:p>
    <w:p w14:paraId="050F1CD9" w14:textId="77777777" w:rsidR="0078704C" w:rsidRPr="00FC3D9C" w:rsidRDefault="0078704C" w:rsidP="00453B75">
      <w:pPr>
        <w:shd w:val="clear" w:color="auto" w:fill="FFFFFF"/>
        <w:spacing w:line="360" w:lineRule="auto"/>
        <w:jc w:val="both"/>
        <w:rPr>
          <w:rFonts w:ascii="Times New Roman" w:eastAsia="Times New Roman" w:hAnsi="Times New Roman" w:cs="Times New Roman"/>
          <w:sz w:val="28"/>
          <w:szCs w:val="28"/>
          <w:lang w:val="ru-RU" w:eastAsia="en-GB"/>
        </w:rPr>
      </w:pPr>
    </w:p>
    <w:p w14:paraId="2FD260DD" w14:textId="77777777" w:rsidR="005B7939" w:rsidRPr="00FC3D9C" w:rsidRDefault="005B7939" w:rsidP="00453B75">
      <w:pPr>
        <w:shd w:val="clear" w:color="auto" w:fill="FFFFFF"/>
        <w:spacing w:line="360" w:lineRule="auto"/>
        <w:ind w:firstLine="709"/>
        <w:jc w:val="both"/>
        <w:rPr>
          <w:rFonts w:ascii="Times New Roman" w:eastAsia="Times New Roman" w:hAnsi="Times New Roman" w:cs="Times New Roman"/>
          <w:b/>
          <w:sz w:val="28"/>
          <w:szCs w:val="28"/>
          <w:lang w:val="ru-RU" w:eastAsia="en-GB"/>
        </w:rPr>
      </w:pPr>
      <w:r w:rsidRPr="00FC3D9C">
        <w:rPr>
          <w:rFonts w:ascii="Times New Roman" w:eastAsia="Times New Roman" w:hAnsi="Times New Roman" w:cs="Times New Roman"/>
          <w:b/>
          <w:sz w:val="28"/>
          <w:szCs w:val="28"/>
          <w:lang w:val="ru-RU" w:eastAsia="en-GB"/>
        </w:rPr>
        <w:t>Система Цифрового (информационного) кодекса</w:t>
      </w:r>
    </w:p>
    <w:p w14:paraId="34DAC252" w14:textId="77777777" w:rsidR="00844FAA" w:rsidRPr="00FC3D9C" w:rsidRDefault="00844FAA" w:rsidP="00453B75">
      <w:pPr>
        <w:shd w:val="clear" w:color="auto" w:fill="FFFFFF"/>
        <w:spacing w:line="360" w:lineRule="auto"/>
        <w:ind w:firstLine="709"/>
        <w:jc w:val="both"/>
        <w:rPr>
          <w:rFonts w:ascii="Times New Roman" w:eastAsia="Times New Roman" w:hAnsi="Times New Roman" w:cs="Times New Roman"/>
          <w:b/>
          <w:sz w:val="28"/>
          <w:szCs w:val="28"/>
          <w:lang w:val="ru-RU" w:eastAsia="en-GB"/>
        </w:rPr>
      </w:pPr>
      <w:r w:rsidRPr="00FC3D9C">
        <w:rPr>
          <w:rFonts w:ascii="Times New Roman" w:eastAsia="Times New Roman" w:hAnsi="Times New Roman" w:cs="Times New Roman"/>
          <w:b/>
          <w:sz w:val="28"/>
          <w:szCs w:val="28"/>
          <w:lang w:val="ru-RU" w:eastAsia="en-GB"/>
        </w:rPr>
        <w:t xml:space="preserve">В.А. </w:t>
      </w:r>
      <w:proofErr w:type="spellStart"/>
      <w:r w:rsidRPr="00FC3D9C">
        <w:rPr>
          <w:rFonts w:ascii="Times New Roman" w:eastAsia="Times New Roman" w:hAnsi="Times New Roman" w:cs="Times New Roman"/>
          <w:b/>
          <w:sz w:val="28"/>
          <w:szCs w:val="28"/>
          <w:lang w:val="ru-RU" w:eastAsia="en-GB"/>
        </w:rPr>
        <w:t>Вайпан</w:t>
      </w:r>
      <w:proofErr w:type="spellEnd"/>
      <w:r w:rsidRPr="00FC3D9C">
        <w:rPr>
          <w:rFonts w:ascii="Times New Roman" w:eastAsia="Times New Roman" w:hAnsi="Times New Roman" w:cs="Times New Roman"/>
          <w:b/>
          <w:sz w:val="28"/>
          <w:szCs w:val="28"/>
          <w:lang w:val="ru-RU" w:eastAsia="en-GB"/>
        </w:rPr>
        <w:t xml:space="preserve"> </w:t>
      </w:r>
    </w:p>
    <w:p w14:paraId="475D9AEE" w14:textId="77777777" w:rsidR="00844FAA" w:rsidRPr="00FC3D9C" w:rsidRDefault="00844FAA"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FC3D9C">
        <w:rPr>
          <w:rFonts w:ascii="Times New Roman" w:eastAsia="Times New Roman" w:hAnsi="Times New Roman" w:cs="Times New Roman"/>
          <w:sz w:val="28"/>
          <w:szCs w:val="28"/>
          <w:lang w:val="ru-RU" w:eastAsia="en-GB"/>
        </w:rPr>
        <w:t xml:space="preserve">В.А. </w:t>
      </w:r>
      <w:proofErr w:type="spellStart"/>
      <w:r w:rsidRPr="00FC3D9C">
        <w:rPr>
          <w:rFonts w:ascii="Times New Roman" w:eastAsia="Times New Roman" w:hAnsi="Times New Roman" w:cs="Times New Roman"/>
          <w:sz w:val="28"/>
          <w:szCs w:val="28"/>
          <w:lang w:val="ru-RU" w:eastAsia="en-GB"/>
        </w:rPr>
        <w:t>Вайпан</w:t>
      </w:r>
      <w:proofErr w:type="spellEnd"/>
      <w:r w:rsidRPr="00FC3D9C">
        <w:rPr>
          <w:rFonts w:ascii="Times New Roman" w:eastAsia="Times New Roman" w:hAnsi="Times New Roman" w:cs="Times New Roman"/>
          <w:sz w:val="28"/>
          <w:szCs w:val="28"/>
          <w:lang w:val="ru-RU" w:eastAsia="en-GB"/>
        </w:rPr>
        <w:t xml:space="preserve"> предлагает разделить кодекс на Общую и Особенную части. Это позволило бы начать работу над проектом с Общей части. В Общей части целесообразно определить предмет регулирования, общий понятийный аппарат для всей информационно-цифровой сферы, основы информационного законодательства, принципы регулирования информационных и цифровых отношений, субъектный состав </w:t>
      </w:r>
      <w:r w:rsidRPr="00FC3D9C">
        <w:rPr>
          <w:rFonts w:ascii="Times New Roman" w:eastAsia="Times New Roman" w:hAnsi="Times New Roman" w:cs="Times New Roman"/>
          <w:sz w:val="28"/>
          <w:szCs w:val="28"/>
          <w:lang w:val="ru-RU" w:eastAsia="en-GB"/>
        </w:rPr>
        <w:lastRenderedPageBreak/>
        <w:t xml:space="preserve">информационно-цифровых правоотношений, а также основные права и обязанности субъектов в данной сфере. </w:t>
      </w:r>
    </w:p>
    <w:p w14:paraId="6D0D7FD0" w14:textId="77777777" w:rsidR="00844FAA" w:rsidRPr="00FC3D9C" w:rsidRDefault="00844FAA"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FC3D9C">
        <w:rPr>
          <w:rFonts w:ascii="Times New Roman" w:eastAsia="Times New Roman" w:hAnsi="Times New Roman" w:cs="Times New Roman"/>
          <w:sz w:val="28"/>
          <w:szCs w:val="28"/>
          <w:lang w:val="ru-RU" w:eastAsia="en-GB"/>
        </w:rPr>
        <w:t>Особенная часть может быть нацелена на детализацию правового регулирования информационных и цифровых отношений и включать: 1) правовой режим информации и основы правового регулирования создания, распространения, использования, хранения, защиты и уничтожения информации, в том числе цифровых данных; 2) правовые основы регулирования обработки и защиты данных, в том числе правовой режим персональных данных; 3) правовые основы создания и использования информационных технологий, а также регулирование отдельных видов цифровых технологий (облачных сервисов, цифровых услуг и платформ, искусственного интеллекта, систем распределенного реестра, виртуальной и дополненной реальности и др.); 4) правовые основы функционирования электронного правительства; 5) правовое регулирование деятельности в области связи; 6) правовые основы создания и использования информационной инфраструктуры, в том числе критической; 7) правовые основы защиты информации и информационной безопасности; 8) вопросы ответственности.</w:t>
      </w:r>
    </w:p>
    <w:p w14:paraId="39ED4939" w14:textId="77777777" w:rsidR="00536072" w:rsidRPr="00FC3D9C" w:rsidRDefault="00536072" w:rsidP="00453B75">
      <w:pPr>
        <w:spacing w:line="360" w:lineRule="auto"/>
        <w:ind w:firstLine="709"/>
        <w:jc w:val="both"/>
        <w:rPr>
          <w:rFonts w:ascii="Times New Roman" w:hAnsi="Times New Roman" w:cs="Times New Roman"/>
          <w:sz w:val="28"/>
          <w:szCs w:val="28"/>
          <w:lang w:val="ru-RU"/>
        </w:rPr>
      </w:pPr>
      <w:r w:rsidRPr="00FC3D9C">
        <w:rPr>
          <w:rFonts w:ascii="Times New Roman" w:hAnsi="Times New Roman" w:cs="Times New Roman"/>
          <w:b/>
          <w:sz w:val="28"/>
          <w:szCs w:val="28"/>
          <w:lang w:val="ru-RU"/>
        </w:rPr>
        <w:t xml:space="preserve">А.В. </w:t>
      </w:r>
      <w:proofErr w:type="spellStart"/>
      <w:r w:rsidRPr="00FC3D9C">
        <w:rPr>
          <w:rFonts w:ascii="Times New Roman" w:hAnsi="Times New Roman" w:cs="Times New Roman"/>
          <w:b/>
          <w:sz w:val="28"/>
          <w:szCs w:val="28"/>
          <w:lang w:val="ru-RU"/>
        </w:rPr>
        <w:t>Минбалеев</w:t>
      </w:r>
      <w:proofErr w:type="spellEnd"/>
      <w:r w:rsidRPr="00FC3D9C">
        <w:rPr>
          <w:rFonts w:ascii="Times New Roman" w:hAnsi="Times New Roman" w:cs="Times New Roman"/>
          <w:b/>
          <w:sz w:val="28"/>
          <w:szCs w:val="28"/>
          <w:lang w:val="ru-RU"/>
        </w:rPr>
        <w:t xml:space="preserve"> </w:t>
      </w:r>
      <w:r w:rsidRPr="00FC3D9C">
        <w:rPr>
          <w:rFonts w:ascii="Times New Roman" w:hAnsi="Times New Roman" w:cs="Times New Roman"/>
          <w:sz w:val="28"/>
          <w:szCs w:val="28"/>
          <w:lang w:val="ru-RU"/>
        </w:rPr>
        <w:t>выделяет три подхода к Цифровому кодексу РФ</w:t>
      </w:r>
    </w:p>
    <w:p w14:paraId="5F1ED085" w14:textId="77777777" w:rsidR="00536072" w:rsidRPr="00FC3D9C" w:rsidRDefault="00536072" w:rsidP="00453B75">
      <w:pPr>
        <w:pStyle w:val="14"/>
        <w:shd w:val="clear" w:color="auto" w:fill="auto"/>
        <w:spacing w:line="360" w:lineRule="auto"/>
        <w:jc w:val="both"/>
        <w:rPr>
          <w:rFonts w:ascii="Times New Roman" w:hAnsi="Times New Roman" w:cs="Times New Roman"/>
          <w:sz w:val="28"/>
          <w:szCs w:val="28"/>
        </w:rPr>
      </w:pPr>
      <w:r w:rsidRPr="00FC3D9C">
        <w:rPr>
          <w:rFonts w:ascii="Times New Roman" w:hAnsi="Times New Roman" w:cs="Times New Roman"/>
          <w:sz w:val="28"/>
          <w:szCs w:val="28"/>
          <w:lang w:val="ru-RU"/>
        </w:rPr>
        <w:t>Еще одной сложностью является подход к модели Цифрового ко</w:t>
      </w:r>
      <w:r w:rsidRPr="00FC3D9C">
        <w:rPr>
          <w:rFonts w:ascii="Times New Roman" w:hAnsi="Times New Roman" w:cs="Times New Roman"/>
          <w:sz w:val="28"/>
          <w:szCs w:val="28"/>
          <w:lang w:val="ru-RU"/>
        </w:rPr>
        <w:softHyphen/>
        <w:t xml:space="preserve">декса и его предмету. </w:t>
      </w:r>
      <w:proofErr w:type="spellStart"/>
      <w:r w:rsidRPr="00FC3D9C">
        <w:rPr>
          <w:rFonts w:ascii="Times New Roman" w:hAnsi="Times New Roman" w:cs="Times New Roman"/>
          <w:sz w:val="28"/>
          <w:szCs w:val="28"/>
        </w:rPr>
        <w:t>Есть</w:t>
      </w:r>
      <w:proofErr w:type="spellEnd"/>
      <w:r w:rsidRPr="00FC3D9C">
        <w:rPr>
          <w:rFonts w:ascii="Times New Roman" w:hAnsi="Times New Roman" w:cs="Times New Roman"/>
          <w:sz w:val="28"/>
          <w:szCs w:val="28"/>
        </w:rPr>
        <w:t xml:space="preserve"> </w:t>
      </w:r>
      <w:proofErr w:type="spellStart"/>
      <w:r w:rsidRPr="00FC3D9C">
        <w:rPr>
          <w:rFonts w:ascii="Times New Roman" w:hAnsi="Times New Roman" w:cs="Times New Roman"/>
          <w:sz w:val="28"/>
          <w:szCs w:val="28"/>
        </w:rPr>
        <w:t>несколько</w:t>
      </w:r>
      <w:proofErr w:type="spellEnd"/>
      <w:r w:rsidRPr="00FC3D9C">
        <w:rPr>
          <w:rFonts w:ascii="Times New Roman" w:hAnsi="Times New Roman" w:cs="Times New Roman"/>
          <w:sz w:val="28"/>
          <w:szCs w:val="28"/>
        </w:rPr>
        <w:t xml:space="preserve"> </w:t>
      </w:r>
      <w:proofErr w:type="spellStart"/>
      <w:r w:rsidRPr="00FC3D9C">
        <w:rPr>
          <w:rFonts w:ascii="Times New Roman" w:hAnsi="Times New Roman" w:cs="Times New Roman"/>
          <w:sz w:val="28"/>
          <w:szCs w:val="28"/>
        </w:rPr>
        <w:t>вариантов</w:t>
      </w:r>
      <w:proofErr w:type="spellEnd"/>
      <w:r w:rsidRPr="00FC3D9C">
        <w:rPr>
          <w:rFonts w:ascii="Times New Roman" w:hAnsi="Times New Roman" w:cs="Times New Roman"/>
          <w:sz w:val="28"/>
          <w:szCs w:val="28"/>
        </w:rPr>
        <w:t xml:space="preserve"> </w:t>
      </w:r>
      <w:proofErr w:type="spellStart"/>
      <w:r w:rsidRPr="00FC3D9C">
        <w:rPr>
          <w:rFonts w:ascii="Times New Roman" w:hAnsi="Times New Roman" w:cs="Times New Roman"/>
          <w:sz w:val="28"/>
          <w:szCs w:val="28"/>
        </w:rPr>
        <w:t>построения</w:t>
      </w:r>
      <w:proofErr w:type="spellEnd"/>
      <w:r w:rsidRPr="00FC3D9C">
        <w:rPr>
          <w:rFonts w:ascii="Times New Roman" w:hAnsi="Times New Roman" w:cs="Times New Roman"/>
          <w:sz w:val="28"/>
          <w:szCs w:val="28"/>
        </w:rPr>
        <w:t xml:space="preserve"> </w:t>
      </w:r>
      <w:proofErr w:type="spellStart"/>
      <w:r w:rsidRPr="00FC3D9C">
        <w:rPr>
          <w:rFonts w:ascii="Times New Roman" w:hAnsi="Times New Roman" w:cs="Times New Roman"/>
          <w:sz w:val="28"/>
          <w:szCs w:val="28"/>
        </w:rPr>
        <w:t>Цифрово</w:t>
      </w:r>
      <w:r w:rsidRPr="00FC3D9C">
        <w:rPr>
          <w:rFonts w:ascii="Times New Roman" w:hAnsi="Times New Roman" w:cs="Times New Roman"/>
          <w:sz w:val="28"/>
          <w:szCs w:val="28"/>
        </w:rPr>
        <w:softHyphen/>
        <w:t>го</w:t>
      </w:r>
      <w:proofErr w:type="spellEnd"/>
      <w:r w:rsidRPr="00FC3D9C">
        <w:rPr>
          <w:rFonts w:ascii="Times New Roman" w:hAnsi="Times New Roman" w:cs="Times New Roman"/>
          <w:sz w:val="28"/>
          <w:szCs w:val="28"/>
        </w:rPr>
        <w:t xml:space="preserve"> </w:t>
      </w:r>
      <w:proofErr w:type="spellStart"/>
      <w:r w:rsidRPr="00FC3D9C">
        <w:rPr>
          <w:rFonts w:ascii="Times New Roman" w:hAnsi="Times New Roman" w:cs="Times New Roman"/>
          <w:sz w:val="28"/>
          <w:szCs w:val="28"/>
        </w:rPr>
        <w:t>кодекса</w:t>
      </w:r>
      <w:proofErr w:type="spellEnd"/>
      <w:r w:rsidRPr="00FC3D9C">
        <w:rPr>
          <w:rFonts w:ascii="Times New Roman" w:hAnsi="Times New Roman" w:cs="Times New Roman"/>
          <w:sz w:val="28"/>
          <w:szCs w:val="28"/>
        </w:rPr>
        <w:t>:</w:t>
      </w:r>
    </w:p>
    <w:p w14:paraId="3C325CBA" w14:textId="77777777" w:rsidR="00536072" w:rsidRPr="00FC3D9C" w:rsidRDefault="00536072" w:rsidP="00453B75">
      <w:pPr>
        <w:pStyle w:val="14"/>
        <w:numPr>
          <w:ilvl w:val="0"/>
          <w:numId w:val="15"/>
        </w:numPr>
        <w:shd w:val="clear" w:color="auto" w:fill="auto"/>
        <w:tabs>
          <w:tab w:val="left" w:pos="644"/>
        </w:tabs>
        <w:spacing w:line="360" w:lineRule="auto"/>
        <w:ind w:firstLine="360"/>
        <w:jc w:val="both"/>
        <w:rPr>
          <w:rFonts w:ascii="Times New Roman" w:hAnsi="Times New Roman" w:cs="Times New Roman"/>
          <w:sz w:val="28"/>
          <w:szCs w:val="28"/>
          <w:lang w:val="ru-RU"/>
        </w:rPr>
      </w:pPr>
      <w:r w:rsidRPr="00FC3D9C">
        <w:rPr>
          <w:rFonts w:ascii="Times New Roman" w:hAnsi="Times New Roman" w:cs="Times New Roman"/>
          <w:sz w:val="28"/>
          <w:szCs w:val="28"/>
          <w:lang w:val="ru-RU"/>
        </w:rPr>
        <w:t>Объектный подход, при котором Цифровой кодекс является основой для регулирования совокупности объектов цифровой сре</w:t>
      </w:r>
      <w:r w:rsidRPr="00FC3D9C">
        <w:rPr>
          <w:rFonts w:ascii="Times New Roman" w:hAnsi="Times New Roman" w:cs="Times New Roman"/>
          <w:sz w:val="28"/>
          <w:szCs w:val="28"/>
          <w:lang w:val="ru-RU"/>
        </w:rPr>
        <w:softHyphen/>
        <w:t xml:space="preserve">ды, в том числе </w:t>
      </w:r>
      <w:r w:rsidRPr="00FC3D9C">
        <w:rPr>
          <w:rFonts w:ascii="Times New Roman" w:hAnsi="Times New Roman" w:cs="Times New Roman"/>
          <w:sz w:val="28"/>
          <w:szCs w:val="28"/>
          <w:lang w:val="ru-RU"/>
        </w:rPr>
        <w:lastRenderedPageBreak/>
        <w:t>цифровых данных, цифровых технологий. В этом случае может осуществлять и регулирование специфики отдельных технологий.</w:t>
      </w:r>
    </w:p>
    <w:p w14:paraId="731C2050" w14:textId="77777777" w:rsidR="00536072" w:rsidRPr="00FC3D9C" w:rsidRDefault="00536072" w:rsidP="00453B75">
      <w:pPr>
        <w:pStyle w:val="14"/>
        <w:numPr>
          <w:ilvl w:val="0"/>
          <w:numId w:val="15"/>
        </w:numPr>
        <w:shd w:val="clear" w:color="auto" w:fill="auto"/>
        <w:tabs>
          <w:tab w:val="left" w:pos="644"/>
        </w:tabs>
        <w:spacing w:line="360" w:lineRule="auto"/>
        <w:ind w:firstLine="360"/>
        <w:jc w:val="both"/>
        <w:rPr>
          <w:rFonts w:ascii="Times New Roman" w:hAnsi="Times New Roman" w:cs="Times New Roman"/>
          <w:sz w:val="28"/>
          <w:szCs w:val="28"/>
          <w:lang w:val="ru-RU"/>
        </w:rPr>
      </w:pPr>
      <w:r w:rsidRPr="00FC3D9C">
        <w:rPr>
          <w:rFonts w:ascii="Times New Roman" w:hAnsi="Times New Roman" w:cs="Times New Roman"/>
          <w:sz w:val="28"/>
          <w:szCs w:val="28"/>
          <w:lang w:val="ru-RU"/>
        </w:rPr>
        <w:t>Сервисный подход. Основной фокус в этом случае делается на цифровые сервисы и услуги. Отсутствие регулирования контента является также базовым постулатом для содержания такого кодекса.</w:t>
      </w:r>
    </w:p>
    <w:p w14:paraId="1910879D" w14:textId="77777777" w:rsidR="00536072" w:rsidRPr="00FC3D9C" w:rsidRDefault="00536072" w:rsidP="00453B75">
      <w:pPr>
        <w:pStyle w:val="14"/>
        <w:numPr>
          <w:ilvl w:val="0"/>
          <w:numId w:val="15"/>
        </w:numPr>
        <w:shd w:val="clear" w:color="auto" w:fill="auto"/>
        <w:tabs>
          <w:tab w:val="left" w:pos="634"/>
        </w:tabs>
        <w:spacing w:line="360" w:lineRule="auto"/>
        <w:ind w:firstLine="360"/>
        <w:jc w:val="both"/>
        <w:rPr>
          <w:rFonts w:ascii="Times New Roman" w:hAnsi="Times New Roman" w:cs="Times New Roman"/>
          <w:sz w:val="28"/>
          <w:szCs w:val="28"/>
          <w:lang w:val="ru-RU"/>
        </w:rPr>
      </w:pPr>
      <w:r w:rsidRPr="00FC3D9C">
        <w:rPr>
          <w:rFonts w:ascii="Times New Roman" w:hAnsi="Times New Roman" w:cs="Times New Roman"/>
          <w:sz w:val="28"/>
          <w:szCs w:val="28"/>
          <w:lang w:val="ru-RU"/>
        </w:rPr>
        <w:t>Комплексный подход: правовая характеристика цифровых объектов, основные требования к цифровым платформам, сервисам, услугам, телекоммуникациям. Частичное регулирование контента. С отсылкой к специальным законам, в которых регулируются отдель</w:t>
      </w:r>
      <w:r w:rsidRPr="00FC3D9C">
        <w:rPr>
          <w:rFonts w:ascii="Times New Roman" w:hAnsi="Times New Roman" w:cs="Times New Roman"/>
          <w:sz w:val="28"/>
          <w:szCs w:val="28"/>
          <w:lang w:val="ru-RU"/>
        </w:rPr>
        <w:softHyphen/>
        <w:t>ные объекты, процессы</w:t>
      </w:r>
      <w:r w:rsidRPr="00FC3D9C">
        <w:rPr>
          <w:rStyle w:val="ae"/>
          <w:rFonts w:ascii="Times New Roman" w:hAnsi="Times New Roman" w:cs="Times New Roman"/>
          <w:sz w:val="28"/>
          <w:szCs w:val="28"/>
          <w:lang w:val="ru-RU"/>
        </w:rPr>
        <w:footnoteReference w:id="20"/>
      </w:r>
      <w:r w:rsidRPr="00FC3D9C">
        <w:rPr>
          <w:rFonts w:ascii="Times New Roman" w:hAnsi="Times New Roman" w:cs="Times New Roman"/>
          <w:sz w:val="28"/>
          <w:szCs w:val="28"/>
          <w:lang w:val="ru-RU"/>
        </w:rPr>
        <w:t>.</w:t>
      </w:r>
    </w:p>
    <w:p w14:paraId="2A2F50E7" w14:textId="77777777" w:rsidR="00536072" w:rsidRPr="00FC3D9C" w:rsidRDefault="00536072" w:rsidP="00453B75">
      <w:pPr>
        <w:pStyle w:val="14"/>
        <w:shd w:val="clear" w:color="auto" w:fill="auto"/>
        <w:spacing w:line="360" w:lineRule="auto"/>
        <w:jc w:val="both"/>
        <w:rPr>
          <w:rFonts w:ascii="Times New Roman" w:hAnsi="Times New Roman" w:cs="Times New Roman"/>
          <w:sz w:val="28"/>
          <w:szCs w:val="28"/>
          <w:lang w:val="ru-RU"/>
        </w:rPr>
      </w:pPr>
      <w:r w:rsidRPr="00FC3D9C">
        <w:rPr>
          <w:rFonts w:ascii="Times New Roman" w:hAnsi="Times New Roman" w:cs="Times New Roman"/>
          <w:sz w:val="28"/>
          <w:szCs w:val="28"/>
          <w:lang w:val="ru-RU"/>
        </w:rPr>
        <w:t>С учетом сервисного подхода структура Цифрового кодекса Рос</w:t>
      </w:r>
      <w:r w:rsidRPr="00FC3D9C">
        <w:rPr>
          <w:rFonts w:ascii="Times New Roman" w:hAnsi="Times New Roman" w:cs="Times New Roman"/>
          <w:sz w:val="28"/>
          <w:szCs w:val="28"/>
          <w:lang w:val="ru-RU"/>
        </w:rPr>
        <w:softHyphen/>
        <w:t>сийской Федерации могла бы выглядеть следующим образом:</w:t>
      </w:r>
    </w:p>
    <w:p w14:paraId="743F709A" w14:textId="77777777" w:rsidR="00536072" w:rsidRPr="00FC3D9C" w:rsidRDefault="00536072" w:rsidP="00453B75">
      <w:pPr>
        <w:pStyle w:val="14"/>
        <w:shd w:val="clear" w:color="auto" w:fill="auto"/>
        <w:spacing w:line="360" w:lineRule="auto"/>
        <w:jc w:val="both"/>
        <w:rPr>
          <w:rFonts w:ascii="Times New Roman" w:hAnsi="Times New Roman" w:cs="Times New Roman"/>
          <w:sz w:val="28"/>
          <w:szCs w:val="28"/>
          <w:lang w:val="ru-RU"/>
        </w:rPr>
      </w:pPr>
      <w:r w:rsidRPr="00FC3D9C">
        <w:rPr>
          <w:rFonts w:ascii="Times New Roman" w:hAnsi="Times New Roman" w:cs="Times New Roman"/>
          <w:sz w:val="28"/>
          <w:szCs w:val="28"/>
          <w:lang w:val="ru-RU"/>
        </w:rPr>
        <w:t>Глава 1. Общие положения.</w:t>
      </w:r>
    </w:p>
    <w:p w14:paraId="40CFB71C" w14:textId="77777777" w:rsidR="00536072" w:rsidRPr="00FC3D9C" w:rsidRDefault="00536072" w:rsidP="00453B75">
      <w:pPr>
        <w:pStyle w:val="14"/>
        <w:shd w:val="clear" w:color="auto" w:fill="auto"/>
        <w:spacing w:line="360" w:lineRule="auto"/>
        <w:jc w:val="both"/>
        <w:rPr>
          <w:rFonts w:ascii="Times New Roman" w:hAnsi="Times New Roman" w:cs="Times New Roman"/>
          <w:sz w:val="28"/>
          <w:szCs w:val="28"/>
          <w:lang w:val="ru-RU"/>
        </w:rPr>
      </w:pPr>
      <w:r w:rsidRPr="00FC3D9C">
        <w:rPr>
          <w:rFonts w:ascii="Times New Roman" w:hAnsi="Times New Roman" w:cs="Times New Roman"/>
          <w:sz w:val="28"/>
          <w:szCs w:val="28"/>
          <w:lang w:val="ru-RU"/>
        </w:rPr>
        <w:t>Глава 2. Цифровые данные.</w:t>
      </w:r>
    </w:p>
    <w:p w14:paraId="7BB08E0D" w14:textId="77777777" w:rsidR="00536072" w:rsidRPr="00FC3D9C" w:rsidRDefault="00536072" w:rsidP="00453B75">
      <w:pPr>
        <w:pStyle w:val="14"/>
        <w:shd w:val="clear" w:color="auto" w:fill="auto"/>
        <w:spacing w:line="360" w:lineRule="auto"/>
        <w:jc w:val="both"/>
        <w:rPr>
          <w:rFonts w:ascii="Times New Roman" w:hAnsi="Times New Roman" w:cs="Times New Roman"/>
          <w:sz w:val="28"/>
          <w:szCs w:val="28"/>
          <w:lang w:val="ru-RU"/>
        </w:rPr>
      </w:pPr>
      <w:r w:rsidRPr="00FC3D9C">
        <w:rPr>
          <w:rFonts w:ascii="Times New Roman" w:hAnsi="Times New Roman" w:cs="Times New Roman"/>
          <w:sz w:val="28"/>
          <w:szCs w:val="28"/>
          <w:lang w:val="ru-RU"/>
        </w:rPr>
        <w:t>Глава 3. Субъекты цифровых отношений.</w:t>
      </w:r>
    </w:p>
    <w:p w14:paraId="3F46839B" w14:textId="77777777" w:rsidR="00536072" w:rsidRPr="00FC3D9C" w:rsidRDefault="00536072" w:rsidP="00453B75">
      <w:pPr>
        <w:pStyle w:val="14"/>
        <w:shd w:val="clear" w:color="auto" w:fill="auto"/>
        <w:spacing w:line="360" w:lineRule="auto"/>
        <w:jc w:val="both"/>
        <w:rPr>
          <w:rFonts w:ascii="Times New Roman" w:hAnsi="Times New Roman" w:cs="Times New Roman"/>
          <w:sz w:val="28"/>
          <w:szCs w:val="28"/>
          <w:lang w:val="ru-RU"/>
        </w:rPr>
      </w:pPr>
      <w:r w:rsidRPr="00FC3D9C">
        <w:rPr>
          <w:rFonts w:ascii="Times New Roman" w:hAnsi="Times New Roman" w:cs="Times New Roman"/>
          <w:sz w:val="28"/>
          <w:szCs w:val="28"/>
          <w:lang w:val="ru-RU"/>
        </w:rPr>
        <w:t>Глава 4. Государственное управление в цифровой среде.</w:t>
      </w:r>
    </w:p>
    <w:p w14:paraId="0F33A6F4" w14:textId="77777777" w:rsidR="00536072" w:rsidRPr="00FC3D9C" w:rsidRDefault="00536072" w:rsidP="00453B75">
      <w:pPr>
        <w:pStyle w:val="14"/>
        <w:shd w:val="clear" w:color="auto" w:fill="auto"/>
        <w:spacing w:line="360" w:lineRule="auto"/>
        <w:jc w:val="both"/>
        <w:rPr>
          <w:rFonts w:ascii="Times New Roman" w:hAnsi="Times New Roman" w:cs="Times New Roman"/>
          <w:sz w:val="28"/>
          <w:szCs w:val="28"/>
          <w:lang w:val="ru-RU"/>
        </w:rPr>
      </w:pPr>
      <w:r w:rsidRPr="00FC3D9C">
        <w:rPr>
          <w:rFonts w:ascii="Times New Roman" w:hAnsi="Times New Roman" w:cs="Times New Roman"/>
          <w:sz w:val="28"/>
          <w:szCs w:val="28"/>
          <w:lang w:val="ru-RU"/>
        </w:rPr>
        <w:t>Глава 5. Электронный документооборот в цифровой среде.</w:t>
      </w:r>
    </w:p>
    <w:p w14:paraId="4B98A9B8" w14:textId="77777777" w:rsidR="00536072" w:rsidRPr="00FC3D9C" w:rsidRDefault="00536072" w:rsidP="00453B75">
      <w:pPr>
        <w:pStyle w:val="14"/>
        <w:shd w:val="clear" w:color="auto" w:fill="auto"/>
        <w:spacing w:line="360" w:lineRule="auto"/>
        <w:jc w:val="both"/>
        <w:rPr>
          <w:rFonts w:ascii="Times New Roman" w:hAnsi="Times New Roman" w:cs="Times New Roman"/>
          <w:sz w:val="28"/>
          <w:szCs w:val="28"/>
          <w:lang w:val="ru-RU"/>
        </w:rPr>
      </w:pPr>
      <w:r w:rsidRPr="00FC3D9C">
        <w:rPr>
          <w:rFonts w:ascii="Times New Roman" w:hAnsi="Times New Roman" w:cs="Times New Roman"/>
          <w:sz w:val="28"/>
          <w:szCs w:val="28"/>
          <w:lang w:val="ru-RU"/>
        </w:rPr>
        <w:t>Глава 6. Цифровые технологии.</w:t>
      </w:r>
    </w:p>
    <w:p w14:paraId="3AB3D1D5" w14:textId="77777777" w:rsidR="00536072" w:rsidRPr="00FC3D9C" w:rsidRDefault="00536072" w:rsidP="00453B75">
      <w:pPr>
        <w:pStyle w:val="14"/>
        <w:shd w:val="clear" w:color="auto" w:fill="auto"/>
        <w:spacing w:line="360" w:lineRule="auto"/>
        <w:jc w:val="both"/>
        <w:rPr>
          <w:rFonts w:ascii="Times New Roman" w:hAnsi="Times New Roman" w:cs="Times New Roman"/>
          <w:sz w:val="28"/>
          <w:szCs w:val="28"/>
          <w:lang w:val="ru-RU"/>
        </w:rPr>
      </w:pPr>
      <w:r w:rsidRPr="00FC3D9C">
        <w:rPr>
          <w:rFonts w:ascii="Times New Roman" w:hAnsi="Times New Roman" w:cs="Times New Roman"/>
          <w:sz w:val="28"/>
          <w:szCs w:val="28"/>
          <w:lang w:val="ru-RU"/>
        </w:rPr>
        <w:t>Глава 7. Цифровые пространства.</w:t>
      </w:r>
    </w:p>
    <w:p w14:paraId="1F85B7FD" w14:textId="77777777" w:rsidR="00536072" w:rsidRPr="00FC3D9C" w:rsidRDefault="00536072" w:rsidP="00453B75">
      <w:pPr>
        <w:pStyle w:val="14"/>
        <w:shd w:val="clear" w:color="auto" w:fill="auto"/>
        <w:spacing w:line="360" w:lineRule="auto"/>
        <w:jc w:val="both"/>
        <w:rPr>
          <w:rFonts w:ascii="Times New Roman" w:hAnsi="Times New Roman" w:cs="Times New Roman"/>
          <w:sz w:val="28"/>
          <w:szCs w:val="28"/>
          <w:lang w:val="ru-RU"/>
        </w:rPr>
      </w:pPr>
      <w:r w:rsidRPr="00FC3D9C">
        <w:rPr>
          <w:rFonts w:ascii="Times New Roman" w:hAnsi="Times New Roman" w:cs="Times New Roman"/>
          <w:sz w:val="28"/>
          <w:szCs w:val="28"/>
          <w:lang w:val="ru-RU"/>
        </w:rPr>
        <w:t>Глава 8. Инфраструктура цифровой среды.</w:t>
      </w:r>
    </w:p>
    <w:p w14:paraId="67F0360E" w14:textId="77777777" w:rsidR="00536072" w:rsidRPr="00FC3D9C" w:rsidRDefault="00536072" w:rsidP="00453B75">
      <w:pPr>
        <w:pStyle w:val="14"/>
        <w:shd w:val="clear" w:color="auto" w:fill="auto"/>
        <w:spacing w:line="360" w:lineRule="auto"/>
        <w:jc w:val="both"/>
        <w:rPr>
          <w:rFonts w:ascii="Times New Roman" w:hAnsi="Times New Roman" w:cs="Times New Roman"/>
          <w:sz w:val="28"/>
          <w:szCs w:val="28"/>
          <w:lang w:val="ru-RU"/>
        </w:rPr>
      </w:pPr>
      <w:r w:rsidRPr="00FC3D9C">
        <w:rPr>
          <w:rFonts w:ascii="Times New Roman" w:hAnsi="Times New Roman" w:cs="Times New Roman"/>
          <w:sz w:val="28"/>
          <w:szCs w:val="28"/>
          <w:lang w:val="ru-RU"/>
        </w:rPr>
        <w:t>Глава 9. Безопасность в цифровой среде.</w:t>
      </w:r>
    </w:p>
    <w:p w14:paraId="0556AC6D" w14:textId="77777777" w:rsidR="00536072" w:rsidRPr="00FC3D9C" w:rsidRDefault="00536072" w:rsidP="00453B75">
      <w:pPr>
        <w:pStyle w:val="14"/>
        <w:shd w:val="clear" w:color="auto" w:fill="auto"/>
        <w:spacing w:line="360" w:lineRule="auto"/>
        <w:jc w:val="both"/>
        <w:rPr>
          <w:rFonts w:ascii="Times New Roman" w:hAnsi="Times New Roman" w:cs="Times New Roman"/>
          <w:sz w:val="28"/>
          <w:szCs w:val="28"/>
          <w:lang w:val="ru-RU"/>
        </w:rPr>
      </w:pPr>
      <w:r w:rsidRPr="00FC3D9C">
        <w:rPr>
          <w:rFonts w:ascii="Times New Roman" w:hAnsi="Times New Roman" w:cs="Times New Roman"/>
          <w:sz w:val="28"/>
          <w:szCs w:val="28"/>
          <w:lang w:val="ru-RU"/>
        </w:rPr>
        <w:t>Глава 10. Ответственность.</w:t>
      </w:r>
    </w:p>
    <w:p w14:paraId="6921964E" w14:textId="77777777" w:rsidR="00536072" w:rsidRPr="00FC3D9C" w:rsidRDefault="00536072" w:rsidP="00453B75">
      <w:pPr>
        <w:pStyle w:val="14"/>
        <w:shd w:val="clear" w:color="auto" w:fill="auto"/>
        <w:spacing w:after="320" w:line="360" w:lineRule="auto"/>
        <w:jc w:val="both"/>
        <w:rPr>
          <w:rFonts w:ascii="Times New Roman" w:hAnsi="Times New Roman" w:cs="Times New Roman"/>
          <w:sz w:val="28"/>
          <w:szCs w:val="28"/>
          <w:lang w:val="ru-RU"/>
        </w:rPr>
      </w:pPr>
      <w:r w:rsidRPr="00FC3D9C">
        <w:rPr>
          <w:rFonts w:ascii="Times New Roman" w:hAnsi="Times New Roman" w:cs="Times New Roman"/>
          <w:sz w:val="28"/>
          <w:szCs w:val="28"/>
          <w:lang w:val="ru-RU"/>
        </w:rPr>
        <w:lastRenderedPageBreak/>
        <w:t>Такой вариант Цифрового кодекса может быть выходом в скла</w:t>
      </w:r>
      <w:r w:rsidRPr="00FC3D9C">
        <w:rPr>
          <w:rFonts w:ascii="Times New Roman" w:hAnsi="Times New Roman" w:cs="Times New Roman"/>
          <w:sz w:val="28"/>
          <w:szCs w:val="28"/>
          <w:lang w:val="ru-RU"/>
        </w:rPr>
        <w:softHyphen/>
        <w:t>дывающейся ситуации. Сервисный вариант Цифрового кодекса мо</w:t>
      </w:r>
      <w:r w:rsidRPr="00FC3D9C">
        <w:rPr>
          <w:rFonts w:ascii="Times New Roman" w:hAnsi="Times New Roman" w:cs="Times New Roman"/>
          <w:sz w:val="28"/>
          <w:szCs w:val="28"/>
          <w:lang w:val="ru-RU"/>
        </w:rPr>
        <w:softHyphen/>
        <w:t>жет решить вопросы правового обеспечения процессов цифровизации применительно как к системе государственного управления, так и к отраслям экономики и социальной сфере</w:t>
      </w:r>
      <w:r w:rsidRPr="00FC3D9C">
        <w:rPr>
          <w:rStyle w:val="ae"/>
          <w:rFonts w:ascii="Times New Roman" w:hAnsi="Times New Roman" w:cs="Times New Roman"/>
          <w:sz w:val="28"/>
          <w:szCs w:val="28"/>
          <w:lang w:val="ru-RU"/>
        </w:rPr>
        <w:footnoteReference w:id="21"/>
      </w:r>
      <w:r w:rsidRPr="00FC3D9C">
        <w:rPr>
          <w:rFonts w:ascii="Times New Roman" w:hAnsi="Times New Roman" w:cs="Times New Roman"/>
          <w:sz w:val="28"/>
          <w:szCs w:val="28"/>
          <w:lang w:val="ru-RU"/>
        </w:rPr>
        <w:t>.</w:t>
      </w:r>
    </w:p>
    <w:p w14:paraId="48901DD4" w14:textId="77777777" w:rsidR="00302FCD" w:rsidRPr="00FC3D9C" w:rsidRDefault="00734E42" w:rsidP="00FC3D9C">
      <w:pPr>
        <w:spacing w:line="360" w:lineRule="auto"/>
        <w:jc w:val="both"/>
        <w:rPr>
          <w:rFonts w:ascii="Times New Roman" w:hAnsi="Times New Roman" w:cs="Times New Roman"/>
          <w:sz w:val="28"/>
          <w:szCs w:val="28"/>
          <w:lang w:val="ru-RU"/>
        </w:rPr>
      </w:pPr>
      <w:r w:rsidRPr="00FC3D9C">
        <w:rPr>
          <w:rFonts w:ascii="Times New Roman" w:eastAsia="Times New Roman" w:hAnsi="Times New Roman" w:cs="Times New Roman"/>
          <w:sz w:val="28"/>
          <w:szCs w:val="28"/>
          <w:lang w:val="ru-RU" w:eastAsia="en-GB"/>
        </w:rPr>
        <w:t>Принимая во внимание задачи кодификации в части предложила бы следующий вариант структуры Информационного (цифрового) кодекса.</w:t>
      </w:r>
      <w:r w:rsidRPr="00FC3D9C">
        <w:rPr>
          <w:rFonts w:ascii="Times New Roman" w:eastAsia="Times New Roman" w:hAnsi="Times New Roman" w:cs="Times New Roman"/>
          <w:sz w:val="28"/>
          <w:szCs w:val="28"/>
          <w:lang w:val="ru-RU" w:eastAsia="en-GB"/>
        </w:rPr>
        <w:br/>
      </w:r>
      <w:r w:rsidRPr="00FC3D9C">
        <w:rPr>
          <w:rFonts w:ascii="Times New Roman" w:eastAsia="Times New Roman" w:hAnsi="Times New Roman" w:cs="Times New Roman"/>
          <w:sz w:val="28"/>
          <w:szCs w:val="28"/>
          <w:lang w:val="ru-RU" w:eastAsia="en-GB"/>
        </w:rPr>
        <w:br/>
      </w:r>
      <w:r w:rsidRPr="00FC3D9C">
        <w:rPr>
          <w:rFonts w:ascii="Times New Roman" w:eastAsia="Times New Roman" w:hAnsi="Times New Roman" w:cs="Times New Roman"/>
          <w:sz w:val="28"/>
          <w:szCs w:val="28"/>
          <w:lang w:val="ru-RU" w:eastAsia="en-GB"/>
        </w:rPr>
        <w:br/>
        <w:t>***</w:t>
      </w:r>
    </w:p>
    <w:sectPr w:rsidR="00302FCD" w:rsidRPr="00FC3D9C" w:rsidSect="003B070F">
      <w:footerReference w:type="even" r:id="rId12"/>
      <w:footerReference w:type="default" r:id="rId13"/>
      <w:footerReference w:type="first" r:id="rId14"/>
      <w:pgSz w:w="11400" w:h="14355"/>
      <w:pgMar w:top="1440" w:right="1080" w:bottom="1440" w:left="1080" w:header="0"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11" w:author="user" w:date="2026-04-11T14:30:00Z" w:initials="u">
    <w:p w14:paraId="14265417" w14:textId="77777777" w:rsidR="008B5499" w:rsidRPr="00887284" w:rsidRDefault="008B5499" w:rsidP="008B5499">
      <w:pPr>
        <w:shd w:val="clear" w:color="auto" w:fill="FFFFFF"/>
        <w:spacing w:line="360" w:lineRule="auto"/>
        <w:ind w:firstLine="709"/>
        <w:jc w:val="both"/>
        <w:rPr>
          <w:rFonts w:ascii="Segoe UI" w:eastAsia="Times New Roman" w:hAnsi="Segoe UI" w:cs="Segoe UI"/>
          <w:bCs/>
          <w:color w:val="FF0000"/>
          <w:sz w:val="32"/>
          <w:szCs w:val="24"/>
          <w:highlight w:val="yellow"/>
          <w:lang w:val="ru-RU" w:eastAsia="en-GB"/>
        </w:rPr>
      </w:pPr>
      <w:r>
        <w:rPr>
          <w:rStyle w:val="a7"/>
        </w:rPr>
        <w:annotationRef/>
      </w:r>
      <w:r w:rsidRPr="00887284">
        <w:rPr>
          <w:rFonts w:ascii="Segoe UI" w:eastAsia="Times New Roman" w:hAnsi="Segoe UI" w:cs="Segoe UI"/>
          <w:bCs/>
          <w:color w:val="FF0000"/>
          <w:sz w:val="32"/>
          <w:szCs w:val="24"/>
          <w:highlight w:val="yellow"/>
          <w:lang w:val="ru-RU" w:eastAsia="en-GB"/>
        </w:rPr>
        <w:t>если с общей части начинать риск того, что структура будет искусственной/мертвой, которую невозможно цитировать без притворства... примеры цифровых кодексов…</w:t>
      </w:r>
    </w:p>
    <w:p w14:paraId="1D74A410" w14:textId="77777777" w:rsidR="008B5499" w:rsidRDefault="008B5499" w:rsidP="008B5499">
      <w:pPr>
        <w:shd w:val="clear" w:color="auto" w:fill="FFFFFF"/>
        <w:spacing w:line="360" w:lineRule="auto"/>
        <w:ind w:firstLine="709"/>
        <w:jc w:val="both"/>
        <w:rPr>
          <w:rFonts w:ascii="Segoe UI" w:eastAsia="Times New Roman" w:hAnsi="Segoe UI" w:cs="Segoe UI"/>
          <w:bCs/>
          <w:color w:val="FF0000"/>
          <w:sz w:val="32"/>
          <w:szCs w:val="24"/>
          <w:lang w:val="ru-RU" w:eastAsia="en-GB"/>
        </w:rPr>
      </w:pPr>
      <w:r w:rsidRPr="00887284">
        <w:rPr>
          <w:rFonts w:ascii="Segoe UI" w:eastAsia="Times New Roman" w:hAnsi="Segoe UI" w:cs="Segoe UI"/>
          <w:bCs/>
          <w:color w:val="FF0000"/>
          <w:sz w:val="32"/>
          <w:szCs w:val="24"/>
          <w:highlight w:val="yellow"/>
          <w:lang w:val="ru-RU" w:eastAsia="en-GB"/>
        </w:rPr>
        <w:t>только анализ особенной части может дать общую картину относительно элементов особенностей, их весов...</w:t>
      </w:r>
    </w:p>
    <w:p w14:paraId="1EC6CC03" w14:textId="77777777" w:rsidR="008B5499" w:rsidRDefault="008B5499" w:rsidP="008B5499">
      <w:pPr>
        <w:shd w:val="clear" w:color="auto" w:fill="FFFFFF"/>
        <w:spacing w:line="360" w:lineRule="auto"/>
        <w:ind w:firstLine="709"/>
        <w:jc w:val="both"/>
        <w:rPr>
          <w:rFonts w:ascii="Segoe UI" w:eastAsia="Times New Roman" w:hAnsi="Segoe UI" w:cs="Segoe UI"/>
          <w:bCs/>
          <w:color w:val="FF0000"/>
          <w:sz w:val="32"/>
          <w:szCs w:val="24"/>
          <w:lang w:val="ru-RU" w:eastAsia="en-GB"/>
        </w:rPr>
      </w:pPr>
    </w:p>
    <w:p w14:paraId="7C1E0A8B" w14:textId="4B8D4C88" w:rsidR="008B5499" w:rsidRPr="008B5499" w:rsidRDefault="008B5499">
      <w:pPr>
        <w:pStyle w:val="a8"/>
        <w:rPr>
          <w:lang w:val="ru-RU"/>
        </w:rPr>
      </w:pPr>
    </w:p>
  </w:comment>
  <w:comment w:id="338" w:author="user" w:date="2026-04-11T14:35:00Z" w:initials="u">
    <w:p w14:paraId="0D98518C" w14:textId="70D5CBB1" w:rsidR="00A94D9F" w:rsidRPr="00A94D9F" w:rsidRDefault="00A94D9F">
      <w:pPr>
        <w:pStyle w:val="a8"/>
        <w:rPr>
          <w:lang w:val="ru-RU"/>
        </w:rPr>
      </w:pPr>
      <w:r>
        <w:rPr>
          <w:rStyle w:val="a7"/>
        </w:rPr>
        <w:annotationRef/>
      </w:r>
      <w:r>
        <w:rPr>
          <w:lang w:val="ru-RU"/>
        </w:rPr>
        <w:t xml:space="preserve">опрееление предмета первее устанвоения иерархичости объяето!!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1E0A8B" w15:done="0"/>
  <w15:commentEx w15:paraId="0D9851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4D98D" w16cex:dateUtc="2026-04-11T11:30:00Z"/>
  <w16cex:commentExtensible w16cex:durableId="2D84DABE" w16cex:dateUtc="2026-04-11T11: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1E0A8B" w16cid:durableId="2D84D98D"/>
  <w16cid:commentId w16cid:paraId="0D98518C" w16cid:durableId="2D84DA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ECC17" w14:textId="77777777" w:rsidR="00C55B48" w:rsidRDefault="00C55B48" w:rsidP="005033A5">
      <w:pPr>
        <w:spacing w:after="0" w:line="240" w:lineRule="auto"/>
      </w:pPr>
      <w:r>
        <w:separator/>
      </w:r>
    </w:p>
  </w:endnote>
  <w:endnote w:type="continuationSeparator" w:id="0">
    <w:p w14:paraId="6C74A295" w14:textId="77777777" w:rsidR="00C55B48" w:rsidRDefault="00C55B48" w:rsidP="00503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DE00B" w14:textId="77777777" w:rsidR="000F0962" w:rsidRDefault="000F0962">
    <w:pPr>
      <w:spacing w:line="1" w:lineRule="exact"/>
    </w:pPr>
    <w:r>
      <w:rPr>
        <w:noProof/>
        <w:lang w:val="ru-RU" w:eastAsia="ru-RU"/>
      </w:rPr>
      <mc:AlternateContent>
        <mc:Choice Requires="wps">
          <w:drawing>
            <wp:anchor distT="0" distB="0" distL="0" distR="0" simplePos="0" relativeHeight="251660288" behindDoc="1" locked="0" layoutInCell="1" allowOverlap="1" wp14:anchorId="53A75BF6" wp14:editId="567FDC29">
              <wp:simplePos x="0" y="0"/>
              <wp:positionH relativeFrom="page">
                <wp:posOffset>2595245</wp:posOffset>
              </wp:positionH>
              <wp:positionV relativeFrom="page">
                <wp:posOffset>6976110</wp:posOffset>
              </wp:positionV>
              <wp:extent cx="146050" cy="106680"/>
              <wp:effectExtent l="0" t="0" r="0" b="0"/>
              <wp:wrapNone/>
              <wp:docPr id="53" name="Shape 53"/>
              <wp:cNvGraphicFramePr/>
              <a:graphic xmlns:a="http://schemas.openxmlformats.org/drawingml/2006/main">
                <a:graphicData uri="http://schemas.microsoft.com/office/word/2010/wordprocessingShape">
                  <wps:wsp>
                    <wps:cNvSpPr txBox="1"/>
                    <wps:spPr>
                      <a:xfrm>
                        <a:off x="0" y="0"/>
                        <a:ext cx="146050" cy="106680"/>
                      </a:xfrm>
                      <a:prstGeom prst="rect">
                        <a:avLst/>
                      </a:prstGeom>
                      <a:noFill/>
                    </wps:spPr>
                    <wps:txbx>
                      <w:txbxContent>
                        <w:p w14:paraId="0B9D7FFF" w14:textId="77777777" w:rsidR="000F0962" w:rsidRDefault="000F0962">
                          <w:pPr>
                            <w:pStyle w:val="20"/>
                            <w:shd w:val="clear" w:color="auto" w:fill="auto"/>
                            <w:rPr>
                              <w:sz w:val="18"/>
                              <w:szCs w:val="18"/>
                            </w:rPr>
                          </w:pPr>
                          <w:r>
                            <w:rPr>
                              <w:rFonts w:ascii="Verdana" w:eastAsia="Verdana" w:hAnsi="Verdana" w:cs="Verdana"/>
                              <w:sz w:val="18"/>
                              <w:szCs w:val="18"/>
                            </w:rPr>
                            <w:fldChar w:fldCharType="begin"/>
                          </w:r>
                          <w:r>
                            <w:rPr>
                              <w:rFonts w:ascii="Verdana" w:eastAsia="Verdana" w:hAnsi="Verdana" w:cs="Verdana"/>
                              <w:sz w:val="18"/>
                              <w:szCs w:val="18"/>
                            </w:rPr>
                            <w:instrText xml:space="preserve"> PAGE \* MERGEFORMAT </w:instrText>
                          </w:r>
                          <w:r>
                            <w:rPr>
                              <w:rFonts w:ascii="Verdana" w:eastAsia="Verdana" w:hAnsi="Verdana" w:cs="Verdana"/>
                              <w:sz w:val="18"/>
                              <w:szCs w:val="18"/>
                            </w:rPr>
                            <w:fldChar w:fldCharType="separate"/>
                          </w:r>
                          <w:r>
                            <w:rPr>
                              <w:rFonts w:ascii="Verdana" w:eastAsia="Verdana" w:hAnsi="Verdana" w:cs="Verdana"/>
                              <w:noProof/>
                              <w:sz w:val="18"/>
                              <w:szCs w:val="18"/>
                            </w:rPr>
                            <w:t>15</w:t>
                          </w:r>
                          <w:r>
                            <w:rPr>
                              <w:rFonts w:ascii="Verdana" w:eastAsia="Verdana" w:hAnsi="Verdana" w:cs="Verdana"/>
                              <w:sz w:val="18"/>
                              <w:szCs w:val="18"/>
                            </w:rPr>
                            <w:fldChar w:fldCharType="end"/>
                          </w:r>
                        </w:p>
                      </w:txbxContent>
                    </wps:txbx>
                    <wps:bodyPr wrap="none" lIns="0" tIns="0" rIns="0" bIns="0">
                      <a:spAutoFit/>
                    </wps:bodyPr>
                  </wps:wsp>
                </a:graphicData>
              </a:graphic>
            </wp:anchor>
          </w:drawing>
        </mc:Choice>
        <mc:Fallback>
          <w:pict>
            <v:shapetype w14:anchorId="53A75BF6" id="_x0000_t202" coordsize="21600,21600" o:spt="202" path="m,l,21600r21600,l21600,xe">
              <v:stroke joinstyle="miter"/>
              <v:path gradientshapeok="t" o:connecttype="rect"/>
            </v:shapetype>
            <v:shape id="Shape 53" o:spid="_x0000_s1026" type="#_x0000_t202" style="position:absolute;margin-left:204.35pt;margin-top:549.3pt;width:11.5pt;height:8.4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" filled="f" stroked="f">
              <v:textbox style="mso-fit-shape-to-text:t" inset="0,0,0,0">
                <w:txbxContent>
                  <w:p w14:paraId="0B9D7FFF" w14:textId="77777777" w:rsidR="000F0962" w:rsidRDefault="000F0962">
                    <w:pPr>
                      <w:pStyle w:val="20"/>
                      <w:shd w:val="clear" w:color="auto" w:fill="auto"/>
                      <w:rPr>
                        <w:sz w:val="18"/>
                        <w:szCs w:val="18"/>
                      </w:rPr>
                    </w:pPr>
                    <w:r>
                      <w:rPr>
                        <w:rFonts w:ascii="Verdana" w:eastAsia="Verdana" w:hAnsi="Verdana" w:cs="Verdana"/>
                        <w:sz w:val="18"/>
                        <w:szCs w:val="18"/>
                      </w:rPr>
                      <w:fldChar w:fldCharType="begin"/>
                    </w:r>
                    <w:r>
                      <w:rPr>
                        <w:rFonts w:ascii="Verdana" w:eastAsia="Verdana" w:hAnsi="Verdana" w:cs="Verdana"/>
                        <w:sz w:val="18"/>
                        <w:szCs w:val="18"/>
                      </w:rPr>
                      <w:instrText xml:space="preserve"> PAGE \* MERGEFORMAT </w:instrText>
                    </w:r>
                    <w:r>
                      <w:rPr>
                        <w:rFonts w:ascii="Verdana" w:eastAsia="Verdana" w:hAnsi="Verdana" w:cs="Verdana"/>
                        <w:sz w:val="18"/>
                        <w:szCs w:val="18"/>
                      </w:rPr>
                      <w:fldChar w:fldCharType="separate"/>
                    </w:r>
                    <w:r>
                      <w:rPr>
                        <w:rFonts w:ascii="Verdana" w:eastAsia="Verdana" w:hAnsi="Verdana" w:cs="Verdana"/>
                        <w:noProof/>
                        <w:sz w:val="18"/>
                        <w:szCs w:val="18"/>
                      </w:rPr>
                      <w:t>15</w:t>
                    </w:r>
                    <w:r>
                      <w:rPr>
                        <w:rFonts w:ascii="Verdana" w:eastAsia="Verdana" w:hAnsi="Verdana" w:cs="Verdana"/>
                        <w:sz w:val="18"/>
                        <w:szCs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F958C" w14:textId="77777777" w:rsidR="000F0962" w:rsidRDefault="000F0962">
    <w:pPr>
      <w:spacing w:line="1" w:lineRule="exact"/>
    </w:pPr>
    <w:r>
      <w:rPr>
        <w:noProof/>
        <w:lang w:val="ru-RU" w:eastAsia="ru-RU"/>
      </w:rPr>
      <mc:AlternateContent>
        <mc:Choice Requires="wps">
          <w:drawing>
            <wp:anchor distT="0" distB="0" distL="0" distR="0" simplePos="0" relativeHeight="251659264" behindDoc="1" locked="0" layoutInCell="1" allowOverlap="1" wp14:anchorId="022DEB0A" wp14:editId="369E7F74">
              <wp:simplePos x="0" y="0"/>
              <wp:positionH relativeFrom="page">
                <wp:posOffset>2595245</wp:posOffset>
              </wp:positionH>
              <wp:positionV relativeFrom="page">
                <wp:posOffset>6976110</wp:posOffset>
              </wp:positionV>
              <wp:extent cx="146050" cy="106680"/>
              <wp:effectExtent l="0" t="0" r="0" b="0"/>
              <wp:wrapNone/>
              <wp:docPr id="51" name="Shape 51"/>
              <wp:cNvGraphicFramePr/>
              <a:graphic xmlns:a="http://schemas.openxmlformats.org/drawingml/2006/main">
                <a:graphicData uri="http://schemas.microsoft.com/office/word/2010/wordprocessingShape">
                  <wps:wsp>
                    <wps:cNvSpPr txBox="1"/>
                    <wps:spPr>
                      <a:xfrm>
                        <a:off x="0" y="0"/>
                        <a:ext cx="146050" cy="106680"/>
                      </a:xfrm>
                      <a:prstGeom prst="rect">
                        <a:avLst/>
                      </a:prstGeom>
                      <a:noFill/>
                    </wps:spPr>
                    <wps:txbx>
                      <w:txbxContent>
                        <w:p w14:paraId="317B85ED" w14:textId="77777777" w:rsidR="000F0962" w:rsidRDefault="000F0962">
                          <w:pPr>
                            <w:pStyle w:val="20"/>
                            <w:shd w:val="clear" w:color="auto" w:fill="auto"/>
                            <w:rPr>
                              <w:sz w:val="18"/>
                              <w:szCs w:val="18"/>
                            </w:rPr>
                          </w:pPr>
                          <w:r>
                            <w:rPr>
                              <w:rFonts w:ascii="Verdana" w:eastAsia="Verdana" w:hAnsi="Verdana" w:cs="Verdana"/>
                              <w:sz w:val="18"/>
                              <w:szCs w:val="18"/>
                            </w:rPr>
                            <w:fldChar w:fldCharType="begin"/>
                          </w:r>
                          <w:r>
                            <w:rPr>
                              <w:rFonts w:ascii="Verdana" w:eastAsia="Verdana" w:hAnsi="Verdana" w:cs="Verdana"/>
                              <w:sz w:val="18"/>
                              <w:szCs w:val="18"/>
                            </w:rPr>
                            <w:instrText xml:space="preserve"> PAGE \* MERGEFORMAT </w:instrText>
                          </w:r>
                          <w:r>
                            <w:rPr>
                              <w:rFonts w:ascii="Verdana" w:eastAsia="Verdana" w:hAnsi="Verdana" w:cs="Verdana"/>
                              <w:sz w:val="18"/>
                              <w:szCs w:val="18"/>
                            </w:rPr>
                            <w:fldChar w:fldCharType="separate"/>
                          </w:r>
                          <w:r w:rsidR="005B3CB0">
                            <w:rPr>
                              <w:rFonts w:ascii="Verdana" w:eastAsia="Verdana" w:hAnsi="Verdana" w:cs="Verdana"/>
                              <w:noProof/>
                              <w:sz w:val="18"/>
                              <w:szCs w:val="18"/>
                            </w:rPr>
                            <w:t>6</w:t>
                          </w:r>
                          <w:r>
                            <w:rPr>
                              <w:rFonts w:ascii="Verdana" w:eastAsia="Verdana" w:hAnsi="Verdana" w:cs="Verdana"/>
                              <w:sz w:val="18"/>
                              <w:szCs w:val="18"/>
                            </w:rPr>
                            <w:fldChar w:fldCharType="end"/>
                          </w:r>
                        </w:p>
                      </w:txbxContent>
                    </wps:txbx>
                    <wps:bodyPr wrap="none" lIns="0" tIns="0" rIns="0" bIns="0">
                      <a:spAutoFit/>
                    </wps:bodyPr>
                  </wps:wsp>
                </a:graphicData>
              </a:graphic>
            </wp:anchor>
          </w:drawing>
        </mc:Choice>
        <mc:Fallback>
          <w:pict>
            <v:shapetype w14:anchorId="022DEB0A" id="_x0000_t202" coordsize="21600,21600" o:spt="202" path="m,l,21600r21600,l21600,xe">
              <v:stroke joinstyle="miter"/>
              <v:path gradientshapeok="t" o:connecttype="rect"/>
            </v:shapetype>
            <v:shape id="Shape 51" o:spid="_x0000_s1027" type="#_x0000_t202" style="position:absolute;margin-left:204.35pt;margin-top:549.3pt;width:11.5pt;height:8.4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" filled="f" stroked="f">
              <v:textbox style="mso-fit-shape-to-text:t" inset="0,0,0,0">
                <w:txbxContent>
                  <w:p w14:paraId="317B85ED" w14:textId="77777777" w:rsidR="000F0962" w:rsidRDefault="000F0962">
                    <w:pPr>
                      <w:pStyle w:val="20"/>
                      <w:shd w:val="clear" w:color="auto" w:fill="auto"/>
                      <w:rPr>
                        <w:sz w:val="18"/>
                        <w:szCs w:val="18"/>
                      </w:rPr>
                    </w:pPr>
                    <w:r>
                      <w:rPr>
                        <w:rFonts w:ascii="Verdana" w:eastAsia="Verdana" w:hAnsi="Verdana" w:cs="Verdana"/>
                        <w:sz w:val="18"/>
                        <w:szCs w:val="18"/>
                      </w:rPr>
                      <w:fldChar w:fldCharType="begin"/>
                    </w:r>
                    <w:r>
                      <w:rPr>
                        <w:rFonts w:ascii="Verdana" w:eastAsia="Verdana" w:hAnsi="Verdana" w:cs="Verdana"/>
                        <w:sz w:val="18"/>
                        <w:szCs w:val="18"/>
                      </w:rPr>
                      <w:instrText xml:space="preserve"> PAGE \* MERGEFORMAT </w:instrText>
                    </w:r>
                    <w:r>
                      <w:rPr>
                        <w:rFonts w:ascii="Verdana" w:eastAsia="Verdana" w:hAnsi="Verdana" w:cs="Verdana"/>
                        <w:sz w:val="18"/>
                        <w:szCs w:val="18"/>
                      </w:rPr>
                      <w:fldChar w:fldCharType="separate"/>
                    </w:r>
                    <w:r w:rsidR="005B3CB0">
                      <w:rPr>
                        <w:rFonts w:ascii="Verdana" w:eastAsia="Verdana" w:hAnsi="Verdana" w:cs="Verdana"/>
                        <w:noProof/>
                        <w:sz w:val="18"/>
                        <w:szCs w:val="18"/>
                      </w:rPr>
                      <w:t>6</w:t>
                    </w:r>
                    <w:r>
                      <w:rPr>
                        <w:rFonts w:ascii="Verdana" w:eastAsia="Verdana" w:hAnsi="Verdana" w:cs="Verdana"/>
                        <w:sz w:val="18"/>
                        <w:szCs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A230E" w14:textId="77777777" w:rsidR="000F0962" w:rsidRDefault="000F0962">
    <w:pPr>
      <w:spacing w:line="1" w:lineRule="exact"/>
    </w:pPr>
    <w:r>
      <w:rPr>
        <w:noProof/>
        <w:lang w:val="ru-RU" w:eastAsia="ru-RU"/>
      </w:rPr>
      <mc:AlternateContent>
        <mc:Choice Requires="wps">
          <w:drawing>
            <wp:anchor distT="0" distB="0" distL="0" distR="0" simplePos="0" relativeHeight="251661312" behindDoc="1" locked="0" layoutInCell="1" allowOverlap="1" wp14:anchorId="798C4E0C" wp14:editId="169B0917">
              <wp:simplePos x="0" y="0"/>
              <wp:positionH relativeFrom="page">
                <wp:posOffset>560070</wp:posOffset>
              </wp:positionH>
              <wp:positionV relativeFrom="page">
                <wp:posOffset>6602095</wp:posOffset>
              </wp:positionV>
              <wp:extent cx="4215130" cy="259080"/>
              <wp:effectExtent l="0" t="0" r="0" b="0"/>
              <wp:wrapNone/>
              <wp:docPr id="55" name="Shape 55"/>
              <wp:cNvGraphicFramePr/>
              <a:graphic xmlns:a="http://schemas.openxmlformats.org/drawingml/2006/main">
                <a:graphicData uri="http://schemas.microsoft.com/office/word/2010/wordprocessingShape">
                  <wps:wsp>
                    <wps:cNvSpPr txBox="1"/>
                    <wps:spPr>
                      <a:xfrm>
                        <a:off x="0" y="0"/>
                        <a:ext cx="4215130" cy="259080"/>
                      </a:xfrm>
                      <a:prstGeom prst="rect">
                        <a:avLst/>
                      </a:prstGeom>
                      <a:noFill/>
                    </wps:spPr>
                    <wps:txbx>
                      <w:txbxContent>
                        <w:p w14:paraId="6B6490E8" w14:textId="77777777" w:rsidR="000F0962" w:rsidRPr="00823C96" w:rsidRDefault="000F0962">
                          <w:pPr>
                            <w:pStyle w:val="20"/>
                            <w:shd w:val="clear" w:color="auto" w:fill="auto"/>
                            <w:rPr>
                              <w:sz w:val="18"/>
                              <w:szCs w:val="18"/>
                              <w:lang w:val="ru-RU"/>
                            </w:rPr>
                          </w:pPr>
                          <w:r w:rsidRPr="00823C96">
                            <w:rPr>
                              <w:sz w:val="18"/>
                              <w:szCs w:val="18"/>
                              <w:vertAlign w:val="superscript"/>
                              <w:lang w:val="ru-RU"/>
                            </w:rPr>
                            <w:t>1</w:t>
                          </w:r>
                          <w:r w:rsidRPr="00823C96">
                            <w:rPr>
                              <w:sz w:val="18"/>
                              <w:szCs w:val="18"/>
                              <w:lang w:val="ru-RU"/>
                            </w:rPr>
                            <w:t xml:space="preserve"> </w:t>
                          </w:r>
                          <w:proofErr w:type="spellStart"/>
                          <w:r w:rsidRPr="00823C96">
                            <w:rPr>
                              <w:sz w:val="18"/>
                              <w:szCs w:val="18"/>
                              <w:lang w:val="ru-RU"/>
                            </w:rPr>
                            <w:t>Бачило</w:t>
                          </w:r>
                          <w:proofErr w:type="spellEnd"/>
                          <w:r w:rsidRPr="00823C96">
                            <w:rPr>
                              <w:sz w:val="18"/>
                              <w:szCs w:val="18"/>
                              <w:lang w:val="ru-RU"/>
                            </w:rPr>
                            <w:t xml:space="preserve"> И. Л. Информационное </w:t>
                          </w:r>
                          <w:proofErr w:type="gramStart"/>
                          <w:r w:rsidRPr="00823C96">
                            <w:rPr>
                              <w:sz w:val="18"/>
                              <w:szCs w:val="18"/>
                              <w:lang w:val="ru-RU"/>
                            </w:rPr>
                            <w:t>право :</w:t>
                          </w:r>
                          <w:proofErr w:type="gramEnd"/>
                          <w:r w:rsidRPr="00823C96">
                            <w:rPr>
                              <w:sz w:val="18"/>
                              <w:szCs w:val="18"/>
                              <w:lang w:val="ru-RU"/>
                            </w:rPr>
                            <w:t xml:space="preserve"> учебник. 2-е изд., </w:t>
                          </w:r>
                          <w:proofErr w:type="spellStart"/>
                          <w:r w:rsidRPr="00823C96">
                            <w:rPr>
                              <w:sz w:val="18"/>
                              <w:szCs w:val="18"/>
                              <w:lang w:val="ru-RU"/>
                            </w:rPr>
                            <w:t>перераб</w:t>
                          </w:r>
                          <w:proofErr w:type="spellEnd"/>
                          <w:proofErr w:type="gramStart"/>
                          <w:r w:rsidRPr="00823C96">
                            <w:rPr>
                              <w:sz w:val="18"/>
                              <w:szCs w:val="18"/>
                              <w:lang w:val="ru-RU"/>
                            </w:rPr>
                            <w:t>.</w:t>
                          </w:r>
                          <w:proofErr w:type="gramEnd"/>
                          <w:r w:rsidRPr="00823C96">
                            <w:rPr>
                              <w:sz w:val="18"/>
                              <w:szCs w:val="18"/>
                              <w:lang w:val="ru-RU"/>
                            </w:rPr>
                            <w:t xml:space="preserve"> и доп.</w:t>
                          </w:r>
                        </w:p>
                        <w:p w14:paraId="0C1803B4" w14:textId="77777777" w:rsidR="000F0962" w:rsidRPr="00823C96" w:rsidRDefault="000F0962">
                          <w:pPr>
                            <w:pStyle w:val="20"/>
                            <w:shd w:val="clear" w:color="auto" w:fill="auto"/>
                            <w:rPr>
                              <w:sz w:val="18"/>
                              <w:szCs w:val="18"/>
                              <w:lang w:val="ru-RU"/>
                            </w:rPr>
                          </w:pPr>
                          <w:proofErr w:type="gramStart"/>
                          <w:r w:rsidRPr="00823C96">
                            <w:rPr>
                              <w:sz w:val="18"/>
                              <w:szCs w:val="18"/>
                              <w:lang w:val="ru-RU"/>
                            </w:rPr>
                            <w:t>М. :</w:t>
                          </w:r>
                          <w:proofErr w:type="gramEnd"/>
                          <w:r w:rsidRPr="00823C96">
                            <w:rPr>
                              <w:sz w:val="18"/>
                              <w:szCs w:val="18"/>
                              <w:lang w:val="ru-RU"/>
                            </w:rPr>
                            <w:t xml:space="preserve"> </w:t>
                          </w:r>
                          <w:proofErr w:type="spellStart"/>
                          <w:r w:rsidRPr="00823C96">
                            <w:rPr>
                              <w:sz w:val="18"/>
                              <w:szCs w:val="18"/>
                              <w:lang w:val="ru-RU"/>
                            </w:rPr>
                            <w:t>Юрайт</w:t>
                          </w:r>
                          <w:proofErr w:type="spellEnd"/>
                          <w:r w:rsidRPr="00823C96">
                            <w:rPr>
                              <w:sz w:val="18"/>
                              <w:szCs w:val="18"/>
                              <w:lang w:val="ru-RU"/>
                            </w:rPr>
                            <w:t xml:space="preserve"> ; ИД </w:t>
                          </w:r>
                          <w:proofErr w:type="spellStart"/>
                          <w:r w:rsidRPr="00823C96">
                            <w:rPr>
                              <w:sz w:val="18"/>
                              <w:szCs w:val="18"/>
                              <w:lang w:val="ru-RU"/>
                            </w:rPr>
                            <w:t>Юрайт</w:t>
                          </w:r>
                          <w:proofErr w:type="spellEnd"/>
                          <w:r w:rsidRPr="00823C96">
                            <w:rPr>
                              <w:sz w:val="18"/>
                              <w:szCs w:val="18"/>
                              <w:lang w:val="ru-RU"/>
                            </w:rPr>
                            <w:t>, 2011. С. 124—126.</w:t>
                          </w:r>
                        </w:p>
                      </w:txbxContent>
                    </wps:txbx>
                    <wps:bodyPr wrap="none" lIns="0" tIns="0" rIns="0" bIns="0">
                      <a:spAutoFit/>
                    </wps:bodyPr>
                  </wps:wsp>
                </a:graphicData>
              </a:graphic>
            </wp:anchor>
          </w:drawing>
        </mc:Choice>
        <mc:Fallback>
          <w:pict>
            <v:shapetype w14:anchorId="798C4E0C" id="_x0000_t202" coordsize="21600,21600" o:spt="202" path="m,l,21600r21600,l21600,xe">
              <v:stroke joinstyle="miter"/>
              <v:path gradientshapeok="t" o:connecttype="rect"/>
            </v:shapetype>
            <v:shape id="Shape 55" o:spid="_x0000_s1028" type="#_x0000_t202" style="position:absolute;margin-left:44.1pt;margin-top:519.85pt;width:331.9pt;height:20.4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" filled="f" stroked="f">
              <v:textbox style="mso-fit-shape-to-text:t" inset="0,0,0,0">
                <w:txbxContent>
                  <w:p w14:paraId="6B6490E8" w14:textId="77777777" w:rsidR="000F0962" w:rsidRPr="00823C96" w:rsidRDefault="000F0962">
                    <w:pPr>
                      <w:pStyle w:val="20"/>
                      <w:shd w:val="clear" w:color="auto" w:fill="auto"/>
                      <w:rPr>
                        <w:sz w:val="18"/>
                        <w:szCs w:val="18"/>
                        <w:lang w:val="ru-RU"/>
                      </w:rPr>
                    </w:pPr>
                    <w:r w:rsidRPr="00823C96">
                      <w:rPr>
                        <w:sz w:val="18"/>
                        <w:szCs w:val="18"/>
                        <w:vertAlign w:val="superscript"/>
                        <w:lang w:val="ru-RU"/>
                      </w:rPr>
                      <w:t>1</w:t>
                    </w:r>
                    <w:r w:rsidRPr="00823C96">
                      <w:rPr>
                        <w:sz w:val="18"/>
                        <w:szCs w:val="18"/>
                        <w:lang w:val="ru-RU"/>
                      </w:rPr>
                      <w:t xml:space="preserve"> </w:t>
                    </w:r>
                    <w:proofErr w:type="spellStart"/>
                    <w:r w:rsidRPr="00823C96">
                      <w:rPr>
                        <w:sz w:val="18"/>
                        <w:szCs w:val="18"/>
                        <w:lang w:val="ru-RU"/>
                      </w:rPr>
                      <w:t>Бачило</w:t>
                    </w:r>
                    <w:proofErr w:type="spellEnd"/>
                    <w:r w:rsidRPr="00823C96">
                      <w:rPr>
                        <w:sz w:val="18"/>
                        <w:szCs w:val="18"/>
                        <w:lang w:val="ru-RU"/>
                      </w:rPr>
                      <w:t xml:space="preserve"> И. Л. Информационное </w:t>
                    </w:r>
                    <w:proofErr w:type="gramStart"/>
                    <w:r w:rsidRPr="00823C96">
                      <w:rPr>
                        <w:sz w:val="18"/>
                        <w:szCs w:val="18"/>
                        <w:lang w:val="ru-RU"/>
                      </w:rPr>
                      <w:t>право :</w:t>
                    </w:r>
                    <w:proofErr w:type="gramEnd"/>
                    <w:r w:rsidRPr="00823C96">
                      <w:rPr>
                        <w:sz w:val="18"/>
                        <w:szCs w:val="18"/>
                        <w:lang w:val="ru-RU"/>
                      </w:rPr>
                      <w:t xml:space="preserve"> учебник. 2-е изд., </w:t>
                    </w:r>
                    <w:proofErr w:type="spellStart"/>
                    <w:r w:rsidRPr="00823C96">
                      <w:rPr>
                        <w:sz w:val="18"/>
                        <w:szCs w:val="18"/>
                        <w:lang w:val="ru-RU"/>
                      </w:rPr>
                      <w:t>перераб</w:t>
                    </w:r>
                    <w:proofErr w:type="spellEnd"/>
                    <w:proofErr w:type="gramStart"/>
                    <w:r w:rsidRPr="00823C96">
                      <w:rPr>
                        <w:sz w:val="18"/>
                        <w:szCs w:val="18"/>
                        <w:lang w:val="ru-RU"/>
                      </w:rPr>
                      <w:t>.</w:t>
                    </w:r>
                    <w:proofErr w:type="gramEnd"/>
                    <w:r w:rsidRPr="00823C96">
                      <w:rPr>
                        <w:sz w:val="18"/>
                        <w:szCs w:val="18"/>
                        <w:lang w:val="ru-RU"/>
                      </w:rPr>
                      <w:t xml:space="preserve"> и доп.</w:t>
                    </w:r>
                  </w:p>
                  <w:p w14:paraId="0C1803B4" w14:textId="77777777" w:rsidR="000F0962" w:rsidRPr="00823C96" w:rsidRDefault="000F0962">
                    <w:pPr>
                      <w:pStyle w:val="20"/>
                      <w:shd w:val="clear" w:color="auto" w:fill="auto"/>
                      <w:rPr>
                        <w:sz w:val="18"/>
                        <w:szCs w:val="18"/>
                        <w:lang w:val="ru-RU"/>
                      </w:rPr>
                    </w:pPr>
                    <w:proofErr w:type="gramStart"/>
                    <w:r w:rsidRPr="00823C96">
                      <w:rPr>
                        <w:sz w:val="18"/>
                        <w:szCs w:val="18"/>
                        <w:lang w:val="ru-RU"/>
                      </w:rPr>
                      <w:t>М. :</w:t>
                    </w:r>
                    <w:proofErr w:type="gramEnd"/>
                    <w:r w:rsidRPr="00823C96">
                      <w:rPr>
                        <w:sz w:val="18"/>
                        <w:szCs w:val="18"/>
                        <w:lang w:val="ru-RU"/>
                      </w:rPr>
                      <w:t xml:space="preserve"> </w:t>
                    </w:r>
                    <w:proofErr w:type="spellStart"/>
                    <w:r w:rsidRPr="00823C96">
                      <w:rPr>
                        <w:sz w:val="18"/>
                        <w:szCs w:val="18"/>
                        <w:lang w:val="ru-RU"/>
                      </w:rPr>
                      <w:t>Юрайт</w:t>
                    </w:r>
                    <w:proofErr w:type="spellEnd"/>
                    <w:r w:rsidRPr="00823C96">
                      <w:rPr>
                        <w:sz w:val="18"/>
                        <w:szCs w:val="18"/>
                        <w:lang w:val="ru-RU"/>
                      </w:rPr>
                      <w:t xml:space="preserve"> ; ИД </w:t>
                    </w:r>
                    <w:proofErr w:type="spellStart"/>
                    <w:r w:rsidRPr="00823C96">
                      <w:rPr>
                        <w:sz w:val="18"/>
                        <w:szCs w:val="18"/>
                        <w:lang w:val="ru-RU"/>
                      </w:rPr>
                      <w:t>Юрайт</w:t>
                    </w:r>
                    <w:proofErr w:type="spellEnd"/>
                    <w:r w:rsidRPr="00823C96">
                      <w:rPr>
                        <w:sz w:val="18"/>
                        <w:szCs w:val="18"/>
                        <w:lang w:val="ru-RU"/>
                      </w:rPr>
                      <w:t>, 2011. С. 124—126.</w:t>
                    </w:r>
                  </w:p>
                </w:txbxContent>
              </v:textbox>
              <w10:wrap anchorx="page" anchory="page"/>
            </v:shape>
          </w:pict>
        </mc:Fallback>
      </mc:AlternateContent>
    </w:r>
    <w:r>
      <w:rPr>
        <w:noProof/>
        <w:lang w:val="ru-RU" w:eastAsia="ru-RU"/>
      </w:rPr>
      <mc:AlternateContent>
        <mc:Choice Requires="wps">
          <w:drawing>
            <wp:anchor distT="0" distB="0" distL="0" distR="0" simplePos="0" relativeHeight="251662336" behindDoc="1" locked="0" layoutInCell="1" allowOverlap="1" wp14:anchorId="54B86C07" wp14:editId="42153CFB">
              <wp:simplePos x="0" y="0"/>
              <wp:positionH relativeFrom="page">
                <wp:posOffset>2595880</wp:posOffset>
              </wp:positionH>
              <wp:positionV relativeFrom="page">
                <wp:posOffset>7022465</wp:posOffset>
              </wp:positionV>
              <wp:extent cx="146050" cy="106680"/>
              <wp:effectExtent l="0" t="0" r="0" b="0"/>
              <wp:wrapNone/>
              <wp:docPr id="57" name="Shape 57"/>
              <wp:cNvGraphicFramePr/>
              <a:graphic xmlns:a="http://schemas.openxmlformats.org/drawingml/2006/main">
                <a:graphicData uri="http://schemas.microsoft.com/office/word/2010/wordprocessingShape">
                  <wps:wsp>
                    <wps:cNvSpPr txBox="1"/>
                    <wps:spPr>
                      <a:xfrm>
                        <a:off x="0" y="0"/>
                        <a:ext cx="146050" cy="106680"/>
                      </a:xfrm>
                      <a:prstGeom prst="rect">
                        <a:avLst/>
                      </a:prstGeom>
                      <a:noFill/>
                    </wps:spPr>
                    <wps:txbx>
                      <w:txbxContent>
                        <w:p w14:paraId="52C66698" w14:textId="77777777" w:rsidR="000F0962" w:rsidRDefault="000F0962">
                          <w:pPr>
                            <w:pStyle w:val="20"/>
                            <w:shd w:val="clear" w:color="auto" w:fill="auto"/>
                            <w:rPr>
                              <w:sz w:val="18"/>
                              <w:szCs w:val="18"/>
                            </w:rPr>
                          </w:pPr>
                          <w:r>
                            <w:rPr>
                              <w:rFonts w:ascii="Verdana" w:eastAsia="Verdana" w:hAnsi="Verdana" w:cs="Verdana"/>
                              <w:sz w:val="18"/>
                              <w:szCs w:val="18"/>
                            </w:rPr>
                            <w:fldChar w:fldCharType="begin"/>
                          </w:r>
                          <w:r>
                            <w:rPr>
                              <w:rFonts w:ascii="Verdana" w:eastAsia="Verdana" w:hAnsi="Verdana" w:cs="Verdana"/>
                              <w:sz w:val="18"/>
                              <w:szCs w:val="18"/>
                            </w:rPr>
                            <w:instrText xml:space="preserve"> PAGE \* MERGEFORMAT </w:instrText>
                          </w:r>
                          <w:r>
                            <w:rPr>
                              <w:rFonts w:ascii="Verdana" w:eastAsia="Verdana" w:hAnsi="Verdana" w:cs="Verdana"/>
                              <w:sz w:val="18"/>
                              <w:szCs w:val="18"/>
                            </w:rPr>
                            <w:fldChar w:fldCharType="separate"/>
                          </w:r>
                          <w:r>
                            <w:rPr>
                              <w:rFonts w:ascii="Verdana" w:eastAsia="Verdana" w:hAnsi="Verdana" w:cs="Verdana"/>
                              <w:noProof/>
                              <w:sz w:val="18"/>
                              <w:szCs w:val="18"/>
                            </w:rPr>
                            <w:t>1</w:t>
                          </w:r>
                          <w:r>
                            <w:rPr>
                              <w:rFonts w:ascii="Verdana" w:eastAsia="Verdana" w:hAnsi="Verdana" w:cs="Verdana"/>
                              <w:sz w:val="18"/>
                              <w:szCs w:val="18"/>
                            </w:rPr>
                            <w:fldChar w:fldCharType="end"/>
                          </w:r>
                        </w:p>
                      </w:txbxContent>
                    </wps:txbx>
                    <wps:bodyPr wrap="none" lIns="0" tIns="0" rIns="0" bIns="0">
                      <a:spAutoFit/>
                    </wps:bodyPr>
                  </wps:wsp>
                </a:graphicData>
              </a:graphic>
            </wp:anchor>
          </w:drawing>
        </mc:Choice>
        <mc:Fallback>
          <w:pict>
            <v:shape w14:anchorId="54B86C07" id="Shape 57" o:spid="_x0000_s1029" type="#_x0000_t202" style="position:absolute;margin-left:204.4pt;margin-top:552.95pt;width:11.5pt;height:8.4pt;z-index:-2516541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" filled="f" stroked="f">
              <v:textbox style="mso-fit-shape-to-text:t" inset="0,0,0,0">
                <w:txbxContent>
                  <w:p w14:paraId="52C66698" w14:textId="77777777" w:rsidR="000F0962" w:rsidRDefault="000F0962">
                    <w:pPr>
                      <w:pStyle w:val="20"/>
                      <w:shd w:val="clear" w:color="auto" w:fill="auto"/>
                      <w:rPr>
                        <w:sz w:val="18"/>
                        <w:szCs w:val="18"/>
                      </w:rPr>
                    </w:pPr>
                    <w:r>
                      <w:rPr>
                        <w:rFonts w:ascii="Verdana" w:eastAsia="Verdana" w:hAnsi="Verdana" w:cs="Verdana"/>
                        <w:sz w:val="18"/>
                        <w:szCs w:val="18"/>
                      </w:rPr>
                      <w:fldChar w:fldCharType="begin"/>
                    </w:r>
                    <w:r>
                      <w:rPr>
                        <w:rFonts w:ascii="Verdana" w:eastAsia="Verdana" w:hAnsi="Verdana" w:cs="Verdana"/>
                        <w:sz w:val="18"/>
                        <w:szCs w:val="18"/>
                      </w:rPr>
                      <w:instrText xml:space="preserve"> PAGE \* MERGEFORMAT </w:instrText>
                    </w:r>
                    <w:r>
                      <w:rPr>
                        <w:rFonts w:ascii="Verdana" w:eastAsia="Verdana" w:hAnsi="Verdana" w:cs="Verdana"/>
                        <w:sz w:val="18"/>
                        <w:szCs w:val="18"/>
                      </w:rPr>
                      <w:fldChar w:fldCharType="separate"/>
                    </w:r>
                    <w:r>
                      <w:rPr>
                        <w:rFonts w:ascii="Verdana" w:eastAsia="Verdana" w:hAnsi="Verdana" w:cs="Verdana"/>
                        <w:noProof/>
                        <w:sz w:val="18"/>
                        <w:szCs w:val="18"/>
                      </w:rPr>
                      <w:t>1</w:t>
                    </w:r>
                    <w:r>
                      <w:rPr>
                        <w:rFonts w:ascii="Verdana" w:eastAsia="Verdana" w:hAnsi="Verdana" w:cs="Verdana"/>
                        <w:sz w:val="18"/>
                        <w:szCs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39852" w14:textId="77777777" w:rsidR="00C55B48" w:rsidRDefault="00C55B48" w:rsidP="005033A5">
      <w:pPr>
        <w:spacing w:after="0" w:line="240" w:lineRule="auto"/>
      </w:pPr>
      <w:r>
        <w:separator/>
      </w:r>
    </w:p>
  </w:footnote>
  <w:footnote w:type="continuationSeparator" w:id="0">
    <w:p w14:paraId="0855D6A2" w14:textId="77777777" w:rsidR="00C55B48" w:rsidRDefault="00C55B48" w:rsidP="005033A5">
      <w:pPr>
        <w:spacing w:after="0" w:line="240" w:lineRule="auto"/>
      </w:pPr>
      <w:r>
        <w:continuationSeparator/>
      </w:r>
    </w:p>
  </w:footnote>
  <w:footnote w:id="1">
    <w:p w14:paraId="43D14D5D" w14:textId="77777777" w:rsidR="008B6125" w:rsidDel="000754A7" w:rsidRDefault="008B6125" w:rsidP="008B6125">
      <w:pPr>
        <w:pStyle w:val="af"/>
        <w:jc w:val="both"/>
        <w:rPr>
          <w:del w:id="227" w:author="user" w:date="2026-04-13T21:58:00Z"/>
        </w:rPr>
      </w:pPr>
      <w:del w:id="228" w:author="user" w:date="2026-04-13T21:58:00Z">
        <w:r w:rsidDel="000754A7">
          <w:rPr>
            <w:rStyle w:val="ae"/>
          </w:rPr>
          <w:footnoteRef/>
        </w:r>
        <w:r w:rsidDel="000754A7">
          <w:delText xml:space="preserve"> </w:delText>
        </w:r>
        <w:r w:rsidRPr="002D66EB" w:rsidDel="000754A7">
          <w:delText>Фе</w:delText>
        </w:r>
        <w:r w:rsidDel="000754A7">
          <w:delText>деральный закон от 31.07.2020 № 258-ФЗ «</w:delText>
        </w:r>
        <w:r w:rsidRPr="002D66EB" w:rsidDel="000754A7">
          <w:delText>Об экспериментальных правовых режимах в сфере цифровых и</w:delText>
        </w:r>
        <w:r w:rsidDel="000754A7">
          <w:delText>нноваций в Российской Федерации».</w:delText>
        </w:r>
      </w:del>
    </w:p>
  </w:footnote>
  <w:footnote w:id="2">
    <w:p w14:paraId="317BC598" w14:textId="77777777" w:rsidR="000754A7" w:rsidRDefault="000754A7" w:rsidP="000754A7">
      <w:pPr>
        <w:pStyle w:val="af"/>
        <w:jc w:val="both"/>
        <w:rPr>
          <w:ins w:id="238" w:author="user" w:date="2026-04-13T21:58:00Z"/>
        </w:rPr>
      </w:pPr>
      <w:ins w:id="239" w:author="user" w:date="2026-04-13T21:58:00Z">
        <w:r>
          <w:rPr>
            <w:rStyle w:val="ae"/>
          </w:rPr>
          <w:footnoteRef/>
        </w:r>
        <w:r>
          <w:t xml:space="preserve"> </w:t>
        </w:r>
        <w:r w:rsidRPr="002D66EB">
          <w:t>Фе</w:t>
        </w:r>
        <w:r>
          <w:t>деральный закон от 31.07.2020 № 258-ФЗ «</w:t>
        </w:r>
        <w:r w:rsidRPr="002D66EB">
          <w:t>Об экспериментальных правовых режимах в сфере цифровых и</w:t>
        </w:r>
        <w:r>
          <w:t>нноваций в Российской Федерации».</w:t>
        </w:r>
      </w:ins>
    </w:p>
  </w:footnote>
  <w:footnote w:id="3">
    <w:p w14:paraId="61F6AF94" w14:textId="77777777" w:rsidR="00785221" w:rsidRPr="00860093" w:rsidRDefault="00785221" w:rsidP="00785221">
      <w:pPr>
        <w:pStyle w:val="af"/>
        <w:jc w:val="both"/>
      </w:pPr>
      <w:r>
        <w:rPr>
          <w:rStyle w:val="ae"/>
        </w:rPr>
        <w:footnoteRef/>
      </w:r>
      <w:r>
        <w:t xml:space="preserve"> </w:t>
      </w:r>
      <w:r w:rsidRPr="00B66978">
        <w:t>Это может быть обусловлено различными факторами, такими как: передача управления сообществу, автоматизация развития и функционирования среды</w:t>
      </w:r>
      <w:r>
        <w:t>; в</w:t>
      </w:r>
      <w:r w:rsidRPr="004A468E">
        <w:t>следствие изменения структуры майнинга; и др.</w:t>
      </w:r>
      <w:r>
        <w:t xml:space="preserve"> см</w:t>
      </w:r>
      <w:r w:rsidRPr="00B66978">
        <w:t>.</w:t>
      </w:r>
      <w:r>
        <w:t>, в частности,</w:t>
      </w:r>
      <w:r w:rsidRPr="00B66978">
        <w:t xml:space="preserve"> </w:t>
      </w:r>
      <w:r w:rsidRPr="006B12DF">
        <w:rPr>
          <w:lang w:val="en-GB"/>
        </w:rPr>
        <w:t>Walch</w:t>
      </w:r>
      <w:r w:rsidRPr="00B66978">
        <w:t xml:space="preserve"> </w:t>
      </w:r>
      <w:r w:rsidRPr="006B12DF">
        <w:rPr>
          <w:lang w:val="en-GB"/>
        </w:rPr>
        <w:t>A</w:t>
      </w:r>
      <w:r w:rsidRPr="00B66978">
        <w:t xml:space="preserve">. </w:t>
      </w:r>
      <w:r w:rsidRPr="006B12DF">
        <w:rPr>
          <w:lang w:val="en-GB"/>
        </w:rPr>
        <w:t>Deconstructing</w:t>
      </w:r>
      <w:r w:rsidRPr="00B66978">
        <w:t>'</w:t>
      </w:r>
      <w:r w:rsidRPr="006B12DF">
        <w:rPr>
          <w:lang w:val="en-GB"/>
        </w:rPr>
        <w:t>decentralization</w:t>
      </w:r>
      <w:r w:rsidRPr="00B66978">
        <w:t xml:space="preserve">': </w:t>
      </w:r>
      <w:r w:rsidRPr="006B12DF">
        <w:rPr>
          <w:lang w:val="en-GB"/>
        </w:rPr>
        <w:t>Exploring</w:t>
      </w:r>
      <w:r w:rsidRPr="00B66978">
        <w:t xml:space="preserve"> </w:t>
      </w:r>
      <w:r w:rsidRPr="006B12DF">
        <w:rPr>
          <w:lang w:val="en-GB"/>
        </w:rPr>
        <w:t>the</w:t>
      </w:r>
      <w:r w:rsidRPr="00B66978">
        <w:t xml:space="preserve"> </w:t>
      </w:r>
      <w:r w:rsidRPr="006B12DF">
        <w:rPr>
          <w:lang w:val="en-GB"/>
        </w:rPr>
        <w:t>core</w:t>
      </w:r>
      <w:r w:rsidRPr="00B66978">
        <w:t xml:space="preserve"> </w:t>
      </w:r>
      <w:r w:rsidRPr="006B12DF">
        <w:rPr>
          <w:lang w:val="en-GB"/>
        </w:rPr>
        <w:t>claim</w:t>
      </w:r>
      <w:r w:rsidRPr="00B66978">
        <w:t xml:space="preserve"> </w:t>
      </w:r>
      <w:r w:rsidRPr="006B12DF">
        <w:rPr>
          <w:lang w:val="en-GB"/>
        </w:rPr>
        <w:t>of</w:t>
      </w:r>
      <w:r w:rsidRPr="00B66978">
        <w:t xml:space="preserve"> </w:t>
      </w:r>
      <w:r w:rsidRPr="006B12DF">
        <w:rPr>
          <w:lang w:val="en-GB"/>
        </w:rPr>
        <w:t>crypto</w:t>
      </w:r>
      <w:r w:rsidRPr="00B66978">
        <w:t xml:space="preserve"> </w:t>
      </w:r>
      <w:r w:rsidRPr="006B12DF">
        <w:rPr>
          <w:lang w:val="en-GB"/>
        </w:rPr>
        <w:t>systems</w:t>
      </w:r>
      <w:r w:rsidRPr="00B66978">
        <w:t>. – 2019.</w:t>
      </w:r>
      <w:r w:rsidRPr="00B66978" w:rsidDel="006E6ACF">
        <w:t xml:space="preserve"> </w:t>
      </w:r>
      <w:r>
        <w:rPr>
          <w:lang w:val="en-GB"/>
        </w:rPr>
        <w:t>P</w:t>
      </w:r>
      <w:r w:rsidRPr="00860093">
        <w:t>. 14.</w:t>
      </w:r>
    </w:p>
  </w:footnote>
  <w:footnote w:id="4">
    <w:p w14:paraId="4933AB28" w14:textId="77777777" w:rsidR="00B50684" w:rsidRDefault="00B50684">
      <w:pPr>
        <w:pStyle w:val="af"/>
      </w:pPr>
      <w:r>
        <w:rPr>
          <w:rStyle w:val="ae"/>
        </w:rPr>
        <w:footnoteRef/>
      </w:r>
      <w:r>
        <w:t xml:space="preserve"> </w:t>
      </w:r>
    </w:p>
  </w:footnote>
  <w:footnote w:id="5">
    <w:p w14:paraId="70588E73" w14:textId="77777777" w:rsidR="000F0962" w:rsidRPr="009537E0" w:rsidDel="00170DB8" w:rsidRDefault="000F0962" w:rsidP="00AC6870">
      <w:pPr>
        <w:pStyle w:val="20"/>
        <w:shd w:val="clear" w:color="auto" w:fill="auto"/>
        <w:rPr>
          <w:del w:id="527" w:author="user" w:date="2026-04-10T22:27:00Z"/>
          <w:sz w:val="18"/>
          <w:szCs w:val="18"/>
          <w:lang w:val="ru-RU"/>
        </w:rPr>
      </w:pPr>
      <w:del w:id="528" w:author="user" w:date="2026-04-10T22:27:00Z">
        <w:r w:rsidRPr="009537E0" w:rsidDel="00170DB8">
          <w:rPr>
            <w:rStyle w:val="ae"/>
          </w:rPr>
          <w:footnoteRef/>
        </w:r>
        <w:r w:rsidRPr="009537E0" w:rsidDel="00170DB8">
          <w:rPr>
            <w:lang w:val="ru-RU"/>
          </w:rPr>
          <w:delText xml:space="preserve"> </w:delText>
        </w:r>
        <w:r w:rsidRPr="009537E0" w:rsidDel="00170DB8">
          <w:rPr>
            <w:color w:val="000000"/>
            <w:sz w:val="18"/>
            <w:szCs w:val="18"/>
            <w:lang w:val="ru-RU" w:eastAsia="ru-RU" w:bidi="ru-RU"/>
          </w:rPr>
          <w:delText>Бачило И. Л. Информационное право : учебник. 2-е изд., перераб. и доп.М. : Юрайт ; ИД Юрайт, 2011. С. 28.</w:delText>
        </w:r>
      </w:del>
    </w:p>
  </w:footnote>
  <w:footnote w:id="6">
    <w:p w14:paraId="1162DCF2" w14:textId="77777777" w:rsidR="000F0962" w:rsidRDefault="000F0962" w:rsidP="008365A2">
      <w:pPr>
        <w:pStyle w:val="af"/>
      </w:pPr>
      <w:r>
        <w:rPr>
          <w:rStyle w:val="ae"/>
        </w:rPr>
        <w:footnoteRef/>
      </w:r>
      <w:r>
        <w:t xml:space="preserve"> </w:t>
      </w:r>
      <w:r w:rsidRPr="001C7F31">
        <w:t>Федеральный закон от 27.07.2006 N 149-ФЗ (ред. от 24.06.2025) "Об информации, информационных технологиях и о защите информации"</w:t>
      </w:r>
    </w:p>
  </w:footnote>
  <w:footnote w:id="7">
    <w:p w14:paraId="18C2FCB8" w14:textId="77777777" w:rsidR="000F0962" w:rsidRDefault="000F0962" w:rsidP="008365A2">
      <w:pPr>
        <w:pStyle w:val="af"/>
      </w:pPr>
      <w:r>
        <w:rPr>
          <w:rStyle w:val="ae"/>
        </w:rPr>
        <w:footnoteRef/>
      </w:r>
      <w:r>
        <w:t xml:space="preserve"> Закон РФ от 27.12.1991 N 2124-1 (ред. от 23.07.2025) "О средствах массовой информации"</w:t>
      </w:r>
    </w:p>
  </w:footnote>
  <w:footnote w:id="8">
    <w:p w14:paraId="0B65D94B" w14:textId="77777777" w:rsidR="000F0962" w:rsidRDefault="000F0962" w:rsidP="008365A2">
      <w:pPr>
        <w:pStyle w:val="af"/>
      </w:pPr>
      <w:r>
        <w:rPr>
          <w:rStyle w:val="ae"/>
        </w:rPr>
        <w:footnoteRef/>
      </w:r>
      <w:r>
        <w:t xml:space="preserve"> </w:t>
      </w:r>
      <w:r w:rsidRPr="001C7F31">
        <w:t>Федеральный закон от 13.03.2006 N 38-ФЗ (ред. от 29.09.2025) "О рекламе"</w:t>
      </w:r>
    </w:p>
  </w:footnote>
  <w:footnote w:id="9">
    <w:p w14:paraId="5D4DB96F" w14:textId="77777777" w:rsidR="000F0962" w:rsidRDefault="000F0962" w:rsidP="008365A2">
      <w:pPr>
        <w:pStyle w:val="af"/>
      </w:pPr>
      <w:r>
        <w:rPr>
          <w:rStyle w:val="ae"/>
        </w:rPr>
        <w:footnoteRef/>
      </w:r>
      <w:r>
        <w:t xml:space="preserve"> </w:t>
      </w:r>
      <w:r w:rsidRPr="00E77767">
        <w:t>Федеральный закон от 09.02.2009 N 8-ФЗ (ред. от 14.07.2022) "Об обеспечении доступа к информации о деятельности государственных органов и органов местного самоуправления"</w:t>
      </w:r>
      <w:r>
        <w:t xml:space="preserve">, </w:t>
      </w:r>
      <w:r w:rsidRPr="00086F5C">
        <w:t>Федеральный закон от 22.12.2008 N 262-ФЗ (ред. от 14.07.2022) "Об обеспечении доступа к информации о деятельности судов в Российской Федерации" </w:t>
      </w:r>
    </w:p>
  </w:footnote>
  <w:footnote w:id="10">
    <w:p w14:paraId="09CFB118" w14:textId="77777777" w:rsidR="000F0962" w:rsidRDefault="000F0962" w:rsidP="008365A2">
      <w:pPr>
        <w:pStyle w:val="af"/>
      </w:pPr>
      <w:r>
        <w:rPr>
          <w:rStyle w:val="ae"/>
        </w:rPr>
        <w:footnoteRef/>
      </w:r>
      <w:r>
        <w:t xml:space="preserve"> </w:t>
      </w:r>
      <w:r w:rsidRPr="00086F5C">
        <w:t>Федеральный закон от 02.05.2006 N 59-ФЗ (ред. от 28.12.2024) "О порядке рассмотрения обращений граждан Российской Федерации"</w:t>
      </w:r>
    </w:p>
  </w:footnote>
  <w:footnote w:id="11">
    <w:p w14:paraId="7FC98A0E" w14:textId="77777777" w:rsidR="000F0962" w:rsidRDefault="000F0962" w:rsidP="008365A2">
      <w:pPr>
        <w:pStyle w:val="af"/>
      </w:pPr>
      <w:r>
        <w:rPr>
          <w:rStyle w:val="ae"/>
        </w:rPr>
        <w:footnoteRef/>
      </w:r>
      <w:r>
        <w:t xml:space="preserve"> </w:t>
      </w:r>
      <w:r w:rsidRPr="00A90AB4">
        <w:t>Федеральный закон от 29.12.1994 N 78-ФЗ (ред. от 14.04.2023) "О библиотечном деле"</w:t>
      </w:r>
    </w:p>
  </w:footnote>
  <w:footnote w:id="12">
    <w:p w14:paraId="71C23EF5" w14:textId="77777777" w:rsidR="000F0962" w:rsidRPr="00A81813" w:rsidRDefault="000F0962" w:rsidP="008365A2">
      <w:pPr>
        <w:pStyle w:val="af"/>
      </w:pPr>
      <w:r>
        <w:rPr>
          <w:rStyle w:val="ae"/>
        </w:rPr>
        <w:footnoteRef/>
      </w:r>
      <w:r w:rsidRPr="00A81813">
        <w:t xml:space="preserve"> Федеральный закон от 27.07.2006 </w:t>
      </w:r>
      <w:r w:rsidRPr="001469C2">
        <w:rPr>
          <w:lang w:val="en-US"/>
        </w:rPr>
        <w:t>N</w:t>
      </w:r>
      <w:r w:rsidRPr="00A81813">
        <w:t xml:space="preserve"> 149-ФЗ "Об информации, информационных технологиях и о защите информации</w:t>
      </w:r>
      <w:proofErr w:type="gramStart"/>
      <w:r w:rsidRPr="00A81813">
        <w:t>" :</w:t>
      </w:r>
      <w:proofErr w:type="gramEnd"/>
    </w:p>
  </w:footnote>
  <w:footnote w:id="13">
    <w:p w14:paraId="43F63138" w14:textId="77777777" w:rsidR="000F0962" w:rsidRDefault="000F0962" w:rsidP="008365A2">
      <w:pPr>
        <w:pStyle w:val="af"/>
      </w:pPr>
      <w:r>
        <w:rPr>
          <w:rStyle w:val="ae"/>
        </w:rPr>
        <w:footnoteRef/>
      </w:r>
      <w:r>
        <w:t xml:space="preserve"> </w:t>
      </w:r>
      <w:r w:rsidRPr="00A90AB4">
        <w:t>Федеральный закон от 07.07.2003 N 126-ФЗ (ред. от 31.07.2025) "О связи" (с изм. и доп., вступ. в силу с 01.01.2026)</w:t>
      </w:r>
    </w:p>
  </w:footnote>
  <w:footnote w:id="14">
    <w:p w14:paraId="56CB00B1" w14:textId="77777777" w:rsidR="000F0962" w:rsidRDefault="000F0962" w:rsidP="008365A2">
      <w:pPr>
        <w:pStyle w:val="af"/>
      </w:pPr>
      <w:r>
        <w:rPr>
          <w:rStyle w:val="ae"/>
        </w:rPr>
        <w:footnoteRef/>
      </w:r>
      <w:r>
        <w:t xml:space="preserve"> </w:t>
      </w:r>
      <w:r w:rsidRPr="006E3AE1">
        <w:t>Федеральный закон от 06.04.2011 N 63-ФЗ (ред. от 31.07.2025) "Об электронной подписи"</w:t>
      </w:r>
    </w:p>
  </w:footnote>
  <w:footnote w:id="15">
    <w:p w14:paraId="44E66DDA" w14:textId="77777777" w:rsidR="000F0962" w:rsidRDefault="000F0962" w:rsidP="008365A2">
      <w:pPr>
        <w:pStyle w:val="af"/>
      </w:pPr>
      <w:r>
        <w:rPr>
          <w:rStyle w:val="ae"/>
        </w:rPr>
        <w:footnoteRef/>
      </w:r>
      <w:r>
        <w:t xml:space="preserve"> </w:t>
      </w:r>
      <w:r>
        <w:rPr>
          <w:rFonts w:ascii="Segoe UI" w:hAnsi="Segoe UI" w:cs="Segoe UI"/>
          <w:spacing w:val="-4"/>
          <w:sz w:val="23"/>
          <w:szCs w:val="23"/>
          <w:shd w:val="clear" w:color="auto" w:fill="E8E8E8"/>
        </w:rPr>
        <w:t>Федеральный закон от 27.07.2006 N 152-ФЗ (ред. от 24.06.2025) "О персональных данных"</w:t>
      </w:r>
    </w:p>
  </w:footnote>
  <w:footnote w:id="16">
    <w:p w14:paraId="57111F15" w14:textId="77777777" w:rsidR="000F0962" w:rsidRPr="00253C32" w:rsidRDefault="000F0962" w:rsidP="008365A2">
      <w:pPr>
        <w:shd w:val="clear" w:color="auto" w:fill="E8E8E8"/>
        <w:wordWrap w:val="0"/>
        <w:rPr>
          <w:rFonts w:ascii="Segoe UI" w:eastAsia="Times New Roman" w:hAnsi="Segoe UI" w:cs="Segoe UI"/>
          <w:color w:val="000000"/>
          <w:spacing w:val="-4"/>
          <w:sz w:val="23"/>
          <w:szCs w:val="23"/>
          <w:lang w:val="ru-RU" w:eastAsia="ru-RU"/>
        </w:rPr>
      </w:pPr>
      <w:r>
        <w:rPr>
          <w:rStyle w:val="ae"/>
        </w:rPr>
        <w:footnoteRef/>
      </w:r>
      <w:r w:rsidRPr="00086F5C">
        <w:rPr>
          <w:lang w:val="ru-RU"/>
        </w:rPr>
        <w:t xml:space="preserve"> </w:t>
      </w:r>
      <w:r w:rsidRPr="00253C32">
        <w:rPr>
          <w:rFonts w:ascii="Segoe UI" w:eastAsia="Times New Roman" w:hAnsi="Segoe UI" w:cs="Segoe UI"/>
          <w:color w:val="000000"/>
          <w:spacing w:val="-4"/>
          <w:sz w:val="23"/>
          <w:szCs w:val="23"/>
          <w:lang w:val="ru-RU" w:eastAsia="ru-RU"/>
        </w:rPr>
        <w:t>Закон РФ от 21.07.1993 N 5485-1 (ред. от 08.08.2024) "О государственной тайне"</w:t>
      </w:r>
    </w:p>
    <w:p w14:paraId="46E24F21" w14:textId="77777777" w:rsidR="000F0962" w:rsidRDefault="000F0962" w:rsidP="008365A2">
      <w:pPr>
        <w:pStyle w:val="af"/>
      </w:pPr>
    </w:p>
  </w:footnote>
  <w:footnote w:id="17">
    <w:p w14:paraId="73029168" w14:textId="77777777" w:rsidR="000F0962" w:rsidRPr="009537E0" w:rsidRDefault="000F0962">
      <w:pPr>
        <w:pStyle w:val="af"/>
      </w:pPr>
      <w:r w:rsidRPr="009537E0">
        <w:rPr>
          <w:rStyle w:val="ae"/>
        </w:rPr>
        <w:footnoteRef/>
      </w:r>
      <w:r w:rsidRPr="009537E0">
        <w:t xml:space="preserve"> С.38. ИНФОРМАЦИОННОЕ ПРАВО И ЦИФРОВАЯ РЕАЛЬНОСТЬ: РАЗВИТИЕ, ПРИОРИТЕТЫ И ПРОБЛЕМЫ В УСЛОВИЯХ ЦИФРОВОЙ ТРАНСФОРМАЦИИ С.38 … Полякова Т.А., Троян Н.А.</w:t>
      </w:r>
    </w:p>
  </w:footnote>
  <w:footnote w:id="18">
    <w:p w14:paraId="44913C9D" w14:textId="77777777" w:rsidR="000F0962" w:rsidRPr="009537E0" w:rsidRDefault="000F0962" w:rsidP="0078704C">
      <w:pPr>
        <w:pStyle w:val="af"/>
      </w:pPr>
      <w:r w:rsidRPr="009537E0">
        <w:rPr>
          <w:rStyle w:val="ae"/>
        </w:rPr>
        <w:footnoteRef/>
      </w:r>
      <w:r w:rsidRPr="009537E0">
        <w:t xml:space="preserve"> Статья: Цифровое право против информационного кодекса (Нестеров А.В.) ("Юрист", 2021, N 11).</w:t>
      </w:r>
    </w:p>
  </w:footnote>
  <w:footnote w:id="19">
    <w:p w14:paraId="12CF3A5D" w14:textId="77777777" w:rsidR="000F0962" w:rsidRPr="009537E0" w:rsidRDefault="000F0962" w:rsidP="0078704C">
      <w:pPr>
        <w:pStyle w:val="af"/>
      </w:pPr>
      <w:r w:rsidRPr="009537E0">
        <w:rPr>
          <w:rStyle w:val="ae"/>
        </w:rPr>
        <w:footnoteRef/>
      </w:r>
      <w:r w:rsidRPr="009537E0">
        <w:t xml:space="preserve"> СИСТЕМАТИЗАЦИЯ ИНФОРМАЦИОННОГО (ЦИФРОВОГО) ЗАКОНОДАТЕЛЬСТВА: СОВРЕМЕННЫЕ ТЕНДЕНЦИИ (РОССИЯ И ЦЕНТРАЛЬНАЯ АЗИЯ</w:t>
      </w:r>
      <w:proofErr w:type="gramStart"/>
      <w:r w:rsidRPr="009537E0">
        <w:t>)</w:t>
      </w:r>
      <w:proofErr w:type="gramEnd"/>
      <w:r w:rsidRPr="009537E0">
        <w:t xml:space="preserve"> С 21</w:t>
      </w:r>
    </w:p>
  </w:footnote>
  <w:footnote w:id="20">
    <w:p w14:paraId="32FEC7C5" w14:textId="77777777" w:rsidR="000F0962" w:rsidRPr="009537E0" w:rsidRDefault="000F0962">
      <w:pPr>
        <w:pStyle w:val="af"/>
      </w:pPr>
      <w:r w:rsidRPr="009537E0">
        <w:rPr>
          <w:rStyle w:val="ae"/>
        </w:rPr>
        <w:footnoteRef/>
      </w:r>
      <w:r w:rsidRPr="009537E0">
        <w:t xml:space="preserve"> ПРАВОВОЕ ОБЕСПЕЧЕНИЕ СУВЕРЕНИТЕТА И КОДИФИКАЦИЯ ИНФОРМАЦИОННОГО ЗАКОНОДАТЕЛЬСТВА Монография с.62 </w:t>
      </w:r>
    </w:p>
  </w:footnote>
  <w:footnote w:id="21">
    <w:p w14:paraId="73429D11" w14:textId="77777777" w:rsidR="000F0962" w:rsidRPr="009537E0" w:rsidRDefault="000F0962">
      <w:pPr>
        <w:pStyle w:val="af"/>
      </w:pPr>
      <w:r w:rsidRPr="009537E0">
        <w:rPr>
          <w:rStyle w:val="ae"/>
        </w:rPr>
        <w:footnoteRef/>
      </w:r>
      <w:r w:rsidRPr="00453B75">
        <w:t xml:space="preserve">  </w:t>
      </w:r>
      <w:r w:rsidRPr="009537E0">
        <w:t>Там</w:t>
      </w:r>
      <w:r w:rsidRPr="00453B75">
        <w:t xml:space="preserve"> </w:t>
      </w:r>
      <w:r w:rsidRPr="009537E0">
        <w:t>же</w:t>
      </w:r>
      <w:r w:rsidRPr="00453B75">
        <w:t xml:space="preserve">. </w:t>
      </w:r>
      <w:r w:rsidRPr="009537E0">
        <w:t>С. 66.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554AF"/>
    <w:multiLevelType w:val="multilevel"/>
    <w:tmpl w:val="021A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4196E"/>
    <w:multiLevelType w:val="multilevel"/>
    <w:tmpl w:val="859A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D1324"/>
    <w:multiLevelType w:val="multilevel"/>
    <w:tmpl w:val="050A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F4584"/>
    <w:multiLevelType w:val="hybridMultilevel"/>
    <w:tmpl w:val="CED4423E"/>
    <w:lvl w:ilvl="0" w:tplc="8FAE780C">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 w15:restartNumberingAfterBreak="0">
    <w:nsid w:val="15505335"/>
    <w:multiLevelType w:val="hybridMultilevel"/>
    <w:tmpl w:val="A89AB7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5883BA5"/>
    <w:multiLevelType w:val="multilevel"/>
    <w:tmpl w:val="BDA058E8"/>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6" w15:restartNumberingAfterBreak="0">
    <w:nsid w:val="25EB4EF4"/>
    <w:multiLevelType w:val="multilevel"/>
    <w:tmpl w:val="41D26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523E85"/>
    <w:multiLevelType w:val="hybridMultilevel"/>
    <w:tmpl w:val="6576ED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E150795"/>
    <w:multiLevelType w:val="multilevel"/>
    <w:tmpl w:val="23D4D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623F48"/>
    <w:multiLevelType w:val="multilevel"/>
    <w:tmpl w:val="EB606B64"/>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49C69B2"/>
    <w:multiLevelType w:val="hybridMultilevel"/>
    <w:tmpl w:val="FAC86234"/>
    <w:lvl w:ilvl="0" w:tplc="D6EE1582">
      <w:start w:val="1"/>
      <w:numFmt w:val="decimal"/>
      <w:lvlText w:val="%1)"/>
      <w:lvlJc w:val="left"/>
      <w:pPr>
        <w:ind w:left="900" w:hanging="360"/>
      </w:pPr>
      <w:rPr>
        <w:rFonts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11" w15:restartNumberingAfterBreak="0">
    <w:nsid w:val="468229F8"/>
    <w:multiLevelType w:val="hybridMultilevel"/>
    <w:tmpl w:val="016E1C08"/>
    <w:lvl w:ilvl="0" w:tplc="2F3EC6B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2" w15:restartNumberingAfterBreak="0">
    <w:nsid w:val="46C35FBD"/>
    <w:multiLevelType w:val="multilevel"/>
    <w:tmpl w:val="0A1AF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FD0CA0"/>
    <w:multiLevelType w:val="hybridMultilevel"/>
    <w:tmpl w:val="33B87D2E"/>
    <w:lvl w:ilvl="0" w:tplc="7A6AD8C2">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4" w15:restartNumberingAfterBreak="0">
    <w:nsid w:val="4B617DA4"/>
    <w:multiLevelType w:val="hybridMultilevel"/>
    <w:tmpl w:val="5476A76C"/>
    <w:lvl w:ilvl="0" w:tplc="BAF6F5C0">
      <w:start w:val="2"/>
      <w:numFmt w:val="bullet"/>
      <w:lvlText w:val=""/>
      <w:lvlJc w:val="left"/>
      <w:pPr>
        <w:ind w:left="1069" w:hanging="360"/>
      </w:pPr>
      <w:rPr>
        <w:rFonts w:ascii="Wingdings" w:eastAsia="Times New Roman" w:hAnsi="Wingdings" w:cs="Times New Roman"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5" w15:restartNumberingAfterBreak="0">
    <w:nsid w:val="50CB3758"/>
    <w:multiLevelType w:val="multilevel"/>
    <w:tmpl w:val="C8A2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0541B5"/>
    <w:multiLevelType w:val="hybridMultilevel"/>
    <w:tmpl w:val="BF56F708"/>
    <w:lvl w:ilvl="0" w:tplc="4252C60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 w15:restartNumberingAfterBreak="0">
    <w:nsid w:val="532A4072"/>
    <w:multiLevelType w:val="hybridMultilevel"/>
    <w:tmpl w:val="63E60874"/>
    <w:lvl w:ilvl="0" w:tplc="DBAAC9A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5322307"/>
    <w:multiLevelType w:val="multilevel"/>
    <w:tmpl w:val="E91C6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3449AD"/>
    <w:multiLevelType w:val="multilevel"/>
    <w:tmpl w:val="776C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519A3"/>
    <w:multiLevelType w:val="multilevel"/>
    <w:tmpl w:val="618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F3499B"/>
    <w:multiLevelType w:val="hybridMultilevel"/>
    <w:tmpl w:val="0D389D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98B6AF1"/>
    <w:multiLevelType w:val="multilevel"/>
    <w:tmpl w:val="DAB2765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5D6C3883"/>
    <w:multiLevelType w:val="multilevel"/>
    <w:tmpl w:val="1DB059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325D4B"/>
    <w:multiLevelType w:val="multilevel"/>
    <w:tmpl w:val="875E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D31BCE"/>
    <w:multiLevelType w:val="multilevel"/>
    <w:tmpl w:val="EA7C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9D3A3D"/>
    <w:multiLevelType w:val="hybridMultilevel"/>
    <w:tmpl w:val="8326D534"/>
    <w:lvl w:ilvl="0" w:tplc="CD2A55A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619A0EF1"/>
    <w:multiLevelType w:val="multilevel"/>
    <w:tmpl w:val="D316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B92E82"/>
    <w:multiLevelType w:val="multilevel"/>
    <w:tmpl w:val="E53A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C13B3C"/>
    <w:multiLevelType w:val="hybridMultilevel"/>
    <w:tmpl w:val="E0C43F6A"/>
    <w:lvl w:ilvl="0" w:tplc="1DC2EA6C">
      <w:start w:val="4"/>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0" w15:restartNumberingAfterBreak="0">
    <w:nsid w:val="6E481C15"/>
    <w:multiLevelType w:val="multilevel"/>
    <w:tmpl w:val="13D0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B90E73"/>
    <w:multiLevelType w:val="multilevel"/>
    <w:tmpl w:val="FA04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794163"/>
    <w:multiLevelType w:val="multilevel"/>
    <w:tmpl w:val="4420FB1A"/>
    <w:lvl w:ilvl="0">
      <w:start w:val="2020"/>
      <w:numFmt w:val="decimal"/>
      <w:lvlText w:val="%1."/>
      <w:lvlJc w:val="left"/>
      <w:rPr>
        <w:rFonts w:ascii="Calibri" w:eastAsia="Calibri" w:hAnsi="Calibri" w:cs="Calibri"/>
        <w:b w:val="0"/>
        <w:bCs w:val="0"/>
        <w:i w:val="0"/>
        <w:iCs w:val="0"/>
        <w:smallCaps w:val="0"/>
        <w:strike w:val="0"/>
        <w:color w:val="00000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0582A4B"/>
    <w:multiLevelType w:val="hybridMultilevel"/>
    <w:tmpl w:val="3F6685EC"/>
    <w:lvl w:ilvl="0" w:tplc="31141588">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4" w15:restartNumberingAfterBreak="0">
    <w:nsid w:val="726C615E"/>
    <w:multiLevelType w:val="multilevel"/>
    <w:tmpl w:val="3878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690257"/>
    <w:multiLevelType w:val="multilevel"/>
    <w:tmpl w:val="01625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450EB4"/>
    <w:multiLevelType w:val="multilevel"/>
    <w:tmpl w:val="8820B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A401C6"/>
    <w:multiLevelType w:val="multilevel"/>
    <w:tmpl w:val="63120E84"/>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20"/>
  </w:num>
  <w:num w:numId="3">
    <w:abstractNumId w:val="35"/>
  </w:num>
  <w:num w:numId="4">
    <w:abstractNumId w:val="36"/>
  </w:num>
  <w:num w:numId="5">
    <w:abstractNumId w:val="8"/>
  </w:num>
  <w:num w:numId="6">
    <w:abstractNumId w:val="18"/>
  </w:num>
  <w:num w:numId="7">
    <w:abstractNumId w:val="24"/>
  </w:num>
  <w:num w:numId="8">
    <w:abstractNumId w:val="26"/>
  </w:num>
  <w:num w:numId="9">
    <w:abstractNumId w:val="13"/>
  </w:num>
  <w:num w:numId="10">
    <w:abstractNumId w:val="32"/>
  </w:num>
  <w:num w:numId="11">
    <w:abstractNumId w:val="3"/>
  </w:num>
  <w:num w:numId="12">
    <w:abstractNumId w:val="5"/>
  </w:num>
  <w:num w:numId="13">
    <w:abstractNumId w:val="22"/>
  </w:num>
  <w:num w:numId="14">
    <w:abstractNumId w:val="9"/>
  </w:num>
  <w:num w:numId="15">
    <w:abstractNumId w:val="37"/>
  </w:num>
  <w:num w:numId="16">
    <w:abstractNumId w:val="17"/>
  </w:num>
  <w:num w:numId="17">
    <w:abstractNumId w:val="21"/>
  </w:num>
  <w:num w:numId="18">
    <w:abstractNumId w:val="33"/>
  </w:num>
  <w:num w:numId="19">
    <w:abstractNumId w:val="4"/>
  </w:num>
  <w:num w:numId="20">
    <w:abstractNumId w:val="7"/>
  </w:num>
  <w:num w:numId="21">
    <w:abstractNumId w:val="29"/>
  </w:num>
  <w:num w:numId="22">
    <w:abstractNumId w:val="10"/>
  </w:num>
  <w:num w:numId="23">
    <w:abstractNumId w:val="12"/>
  </w:num>
  <w:num w:numId="24">
    <w:abstractNumId w:val="1"/>
  </w:num>
  <w:num w:numId="25">
    <w:abstractNumId w:val="25"/>
  </w:num>
  <w:num w:numId="26">
    <w:abstractNumId w:val="23"/>
  </w:num>
  <w:num w:numId="27">
    <w:abstractNumId w:val="2"/>
  </w:num>
  <w:num w:numId="28">
    <w:abstractNumId w:val="19"/>
  </w:num>
  <w:num w:numId="29">
    <w:abstractNumId w:val="15"/>
  </w:num>
  <w:num w:numId="30">
    <w:abstractNumId w:val="31"/>
  </w:num>
  <w:num w:numId="31">
    <w:abstractNumId w:val="30"/>
  </w:num>
  <w:num w:numId="32">
    <w:abstractNumId w:val="0"/>
  </w:num>
  <w:num w:numId="33">
    <w:abstractNumId w:val="27"/>
  </w:num>
  <w:num w:numId="34">
    <w:abstractNumId w:val="28"/>
  </w:num>
  <w:num w:numId="35">
    <w:abstractNumId w:val="34"/>
  </w:num>
  <w:num w:numId="36">
    <w:abstractNumId w:val="16"/>
  </w:num>
  <w:num w:numId="37">
    <w:abstractNumId w:val="14"/>
  </w:num>
  <w:num w:numId="3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0"/>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ru-RU"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454"/>
    <w:rsid w:val="00000A9A"/>
    <w:rsid w:val="00000DD9"/>
    <w:rsid w:val="00011920"/>
    <w:rsid w:val="00026D82"/>
    <w:rsid w:val="00030EE4"/>
    <w:rsid w:val="00031969"/>
    <w:rsid w:val="00032ACF"/>
    <w:rsid w:val="00041B9F"/>
    <w:rsid w:val="0004288F"/>
    <w:rsid w:val="00045D0B"/>
    <w:rsid w:val="00057D5C"/>
    <w:rsid w:val="000636F1"/>
    <w:rsid w:val="0006623F"/>
    <w:rsid w:val="000663BE"/>
    <w:rsid w:val="00072D7C"/>
    <w:rsid w:val="0007328E"/>
    <w:rsid w:val="000754A7"/>
    <w:rsid w:val="00077DCB"/>
    <w:rsid w:val="00080D8A"/>
    <w:rsid w:val="00081109"/>
    <w:rsid w:val="00081487"/>
    <w:rsid w:val="000836C7"/>
    <w:rsid w:val="00083BA1"/>
    <w:rsid w:val="000A19B5"/>
    <w:rsid w:val="000A594A"/>
    <w:rsid w:val="000B7EF4"/>
    <w:rsid w:val="000C1066"/>
    <w:rsid w:val="000D4962"/>
    <w:rsid w:val="000E13D1"/>
    <w:rsid w:val="000E35A5"/>
    <w:rsid w:val="000F0962"/>
    <w:rsid w:val="000F145F"/>
    <w:rsid w:val="000F25D1"/>
    <w:rsid w:val="000F3F4A"/>
    <w:rsid w:val="000F6F37"/>
    <w:rsid w:val="001041B9"/>
    <w:rsid w:val="00107B73"/>
    <w:rsid w:val="0011052C"/>
    <w:rsid w:val="0011209E"/>
    <w:rsid w:val="00112640"/>
    <w:rsid w:val="001133EE"/>
    <w:rsid w:val="00115B30"/>
    <w:rsid w:val="00120836"/>
    <w:rsid w:val="00122B7C"/>
    <w:rsid w:val="00124673"/>
    <w:rsid w:val="0013037D"/>
    <w:rsid w:val="00131B35"/>
    <w:rsid w:val="00131E97"/>
    <w:rsid w:val="00132E90"/>
    <w:rsid w:val="001446DA"/>
    <w:rsid w:val="00145F3E"/>
    <w:rsid w:val="001615DE"/>
    <w:rsid w:val="0016343E"/>
    <w:rsid w:val="00163A4E"/>
    <w:rsid w:val="00167050"/>
    <w:rsid w:val="00170DB8"/>
    <w:rsid w:val="001756E4"/>
    <w:rsid w:val="00183CA4"/>
    <w:rsid w:val="00184F45"/>
    <w:rsid w:val="00184FB0"/>
    <w:rsid w:val="001976BB"/>
    <w:rsid w:val="001A7A8B"/>
    <w:rsid w:val="001B168F"/>
    <w:rsid w:val="001B3CFF"/>
    <w:rsid w:val="001B6A86"/>
    <w:rsid w:val="001C60A1"/>
    <w:rsid w:val="001C651D"/>
    <w:rsid w:val="001D2F35"/>
    <w:rsid w:val="001E085F"/>
    <w:rsid w:val="001E3C45"/>
    <w:rsid w:val="001F4EEB"/>
    <w:rsid w:val="001F5E2A"/>
    <w:rsid w:val="0021461E"/>
    <w:rsid w:val="00215F9E"/>
    <w:rsid w:val="00224D0A"/>
    <w:rsid w:val="00225206"/>
    <w:rsid w:val="00225F42"/>
    <w:rsid w:val="002306C7"/>
    <w:rsid w:val="0023159C"/>
    <w:rsid w:val="00243CB6"/>
    <w:rsid w:val="002464F9"/>
    <w:rsid w:val="002530AE"/>
    <w:rsid w:val="0025355B"/>
    <w:rsid w:val="0025505F"/>
    <w:rsid w:val="00256162"/>
    <w:rsid w:val="0025637B"/>
    <w:rsid w:val="00263C06"/>
    <w:rsid w:val="00275F32"/>
    <w:rsid w:val="00290D36"/>
    <w:rsid w:val="002C2219"/>
    <w:rsid w:val="002C54FB"/>
    <w:rsid w:val="002D0DDF"/>
    <w:rsid w:val="002E36D7"/>
    <w:rsid w:val="002F0E5F"/>
    <w:rsid w:val="002F6616"/>
    <w:rsid w:val="002F6D3C"/>
    <w:rsid w:val="00302018"/>
    <w:rsid w:val="00302E48"/>
    <w:rsid w:val="00302FCD"/>
    <w:rsid w:val="00313613"/>
    <w:rsid w:val="00317F30"/>
    <w:rsid w:val="00337835"/>
    <w:rsid w:val="00343971"/>
    <w:rsid w:val="00353FE7"/>
    <w:rsid w:val="0035603A"/>
    <w:rsid w:val="00356D6A"/>
    <w:rsid w:val="0036360A"/>
    <w:rsid w:val="00376E54"/>
    <w:rsid w:val="0037711F"/>
    <w:rsid w:val="00387AF3"/>
    <w:rsid w:val="00392EBF"/>
    <w:rsid w:val="00393A8D"/>
    <w:rsid w:val="003A1E2C"/>
    <w:rsid w:val="003B070F"/>
    <w:rsid w:val="003C2BFE"/>
    <w:rsid w:val="003D3993"/>
    <w:rsid w:val="003E01A9"/>
    <w:rsid w:val="003E1770"/>
    <w:rsid w:val="003E2F3B"/>
    <w:rsid w:val="003E6352"/>
    <w:rsid w:val="00400D9E"/>
    <w:rsid w:val="00405C73"/>
    <w:rsid w:val="00411DCD"/>
    <w:rsid w:val="00424109"/>
    <w:rsid w:val="00453898"/>
    <w:rsid w:val="00453B75"/>
    <w:rsid w:val="004578D0"/>
    <w:rsid w:val="00481B0A"/>
    <w:rsid w:val="0048581A"/>
    <w:rsid w:val="004A6D6B"/>
    <w:rsid w:val="004B3A79"/>
    <w:rsid w:val="004C2773"/>
    <w:rsid w:val="004C28A7"/>
    <w:rsid w:val="004D2A1B"/>
    <w:rsid w:val="004D58B0"/>
    <w:rsid w:val="004E1459"/>
    <w:rsid w:val="004F5D7C"/>
    <w:rsid w:val="005033A5"/>
    <w:rsid w:val="00510D5E"/>
    <w:rsid w:val="00512253"/>
    <w:rsid w:val="00526A6E"/>
    <w:rsid w:val="00536072"/>
    <w:rsid w:val="005443F0"/>
    <w:rsid w:val="00546F54"/>
    <w:rsid w:val="00547AE0"/>
    <w:rsid w:val="00562E04"/>
    <w:rsid w:val="00563E2D"/>
    <w:rsid w:val="005765C0"/>
    <w:rsid w:val="00591235"/>
    <w:rsid w:val="00591C22"/>
    <w:rsid w:val="0059343C"/>
    <w:rsid w:val="0059665F"/>
    <w:rsid w:val="0059698E"/>
    <w:rsid w:val="005B28BC"/>
    <w:rsid w:val="005B3CB0"/>
    <w:rsid w:val="005B42D7"/>
    <w:rsid w:val="005B7844"/>
    <w:rsid w:val="005B7939"/>
    <w:rsid w:val="005B7D5A"/>
    <w:rsid w:val="005C0821"/>
    <w:rsid w:val="005C4A78"/>
    <w:rsid w:val="005D487E"/>
    <w:rsid w:val="005D6CDB"/>
    <w:rsid w:val="005D79B6"/>
    <w:rsid w:val="005E0BFD"/>
    <w:rsid w:val="005E5743"/>
    <w:rsid w:val="005F1D11"/>
    <w:rsid w:val="005F430A"/>
    <w:rsid w:val="005F790D"/>
    <w:rsid w:val="00601EC5"/>
    <w:rsid w:val="006051BA"/>
    <w:rsid w:val="00612236"/>
    <w:rsid w:val="0061478D"/>
    <w:rsid w:val="0063246F"/>
    <w:rsid w:val="00634258"/>
    <w:rsid w:val="00643F47"/>
    <w:rsid w:val="00647418"/>
    <w:rsid w:val="00664776"/>
    <w:rsid w:val="00667159"/>
    <w:rsid w:val="00667595"/>
    <w:rsid w:val="00671959"/>
    <w:rsid w:val="00676FD7"/>
    <w:rsid w:val="00682CBC"/>
    <w:rsid w:val="00684016"/>
    <w:rsid w:val="00687087"/>
    <w:rsid w:val="00690300"/>
    <w:rsid w:val="00695C28"/>
    <w:rsid w:val="006A61E2"/>
    <w:rsid w:val="006B4561"/>
    <w:rsid w:val="006B7164"/>
    <w:rsid w:val="006D5B29"/>
    <w:rsid w:val="006D6303"/>
    <w:rsid w:val="006E4710"/>
    <w:rsid w:val="00705EF7"/>
    <w:rsid w:val="00711B8B"/>
    <w:rsid w:val="00714DCD"/>
    <w:rsid w:val="00722182"/>
    <w:rsid w:val="00723A3B"/>
    <w:rsid w:val="00732994"/>
    <w:rsid w:val="007339EA"/>
    <w:rsid w:val="00734120"/>
    <w:rsid w:val="00734E42"/>
    <w:rsid w:val="007358C8"/>
    <w:rsid w:val="00752AC2"/>
    <w:rsid w:val="007616CC"/>
    <w:rsid w:val="00761E8F"/>
    <w:rsid w:val="00765F96"/>
    <w:rsid w:val="007750D7"/>
    <w:rsid w:val="00775E05"/>
    <w:rsid w:val="00776D33"/>
    <w:rsid w:val="00784476"/>
    <w:rsid w:val="00785221"/>
    <w:rsid w:val="0078704C"/>
    <w:rsid w:val="00791864"/>
    <w:rsid w:val="00794617"/>
    <w:rsid w:val="007951D9"/>
    <w:rsid w:val="007A5635"/>
    <w:rsid w:val="007B4D1D"/>
    <w:rsid w:val="007C3744"/>
    <w:rsid w:val="007D52D1"/>
    <w:rsid w:val="007D5E4A"/>
    <w:rsid w:val="007E11A6"/>
    <w:rsid w:val="007E4E8A"/>
    <w:rsid w:val="00805483"/>
    <w:rsid w:val="00805F1A"/>
    <w:rsid w:val="008145E1"/>
    <w:rsid w:val="00816B10"/>
    <w:rsid w:val="00816D6D"/>
    <w:rsid w:val="008174BC"/>
    <w:rsid w:val="00823C96"/>
    <w:rsid w:val="00830C5B"/>
    <w:rsid w:val="008346A7"/>
    <w:rsid w:val="00835B57"/>
    <w:rsid w:val="008365A2"/>
    <w:rsid w:val="008416BE"/>
    <w:rsid w:val="00844FAA"/>
    <w:rsid w:val="00867EF9"/>
    <w:rsid w:val="008739B9"/>
    <w:rsid w:val="008859AF"/>
    <w:rsid w:val="008862A5"/>
    <w:rsid w:val="00894319"/>
    <w:rsid w:val="008A7009"/>
    <w:rsid w:val="008B5499"/>
    <w:rsid w:val="008B6125"/>
    <w:rsid w:val="008C45F3"/>
    <w:rsid w:val="008C5422"/>
    <w:rsid w:val="008E01AE"/>
    <w:rsid w:val="008E1F0D"/>
    <w:rsid w:val="008E6878"/>
    <w:rsid w:val="008E7668"/>
    <w:rsid w:val="008F1545"/>
    <w:rsid w:val="008F348D"/>
    <w:rsid w:val="008F5571"/>
    <w:rsid w:val="00906088"/>
    <w:rsid w:val="00920117"/>
    <w:rsid w:val="00925A56"/>
    <w:rsid w:val="0092762C"/>
    <w:rsid w:val="00935590"/>
    <w:rsid w:val="0094309E"/>
    <w:rsid w:val="00950449"/>
    <w:rsid w:val="009537E0"/>
    <w:rsid w:val="00964716"/>
    <w:rsid w:val="00966419"/>
    <w:rsid w:val="009933CC"/>
    <w:rsid w:val="00997759"/>
    <w:rsid w:val="00997CCD"/>
    <w:rsid w:val="009A3EB3"/>
    <w:rsid w:val="009A5D63"/>
    <w:rsid w:val="009C1360"/>
    <w:rsid w:val="009C2513"/>
    <w:rsid w:val="009C722C"/>
    <w:rsid w:val="009D0CAA"/>
    <w:rsid w:val="009E2ED2"/>
    <w:rsid w:val="009E7761"/>
    <w:rsid w:val="00A02D90"/>
    <w:rsid w:val="00A14F8F"/>
    <w:rsid w:val="00A15608"/>
    <w:rsid w:val="00A43C43"/>
    <w:rsid w:val="00A54E24"/>
    <w:rsid w:val="00A56EF1"/>
    <w:rsid w:val="00A658A9"/>
    <w:rsid w:val="00A750DA"/>
    <w:rsid w:val="00A94D9F"/>
    <w:rsid w:val="00A96531"/>
    <w:rsid w:val="00AA012D"/>
    <w:rsid w:val="00AC6870"/>
    <w:rsid w:val="00AC7D14"/>
    <w:rsid w:val="00AD3CE2"/>
    <w:rsid w:val="00AD58AD"/>
    <w:rsid w:val="00B048FE"/>
    <w:rsid w:val="00B15D49"/>
    <w:rsid w:val="00B16239"/>
    <w:rsid w:val="00B27AD9"/>
    <w:rsid w:val="00B42DA5"/>
    <w:rsid w:val="00B50684"/>
    <w:rsid w:val="00B5791B"/>
    <w:rsid w:val="00B60621"/>
    <w:rsid w:val="00B62BA9"/>
    <w:rsid w:val="00B634C0"/>
    <w:rsid w:val="00B706E3"/>
    <w:rsid w:val="00B726B7"/>
    <w:rsid w:val="00B85C8F"/>
    <w:rsid w:val="00B9176E"/>
    <w:rsid w:val="00B91A2A"/>
    <w:rsid w:val="00B9527C"/>
    <w:rsid w:val="00B97D4F"/>
    <w:rsid w:val="00BB382A"/>
    <w:rsid w:val="00BB4514"/>
    <w:rsid w:val="00BB7C5B"/>
    <w:rsid w:val="00BC09AD"/>
    <w:rsid w:val="00BC1390"/>
    <w:rsid w:val="00BC1A67"/>
    <w:rsid w:val="00BC276E"/>
    <w:rsid w:val="00BC35FD"/>
    <w:rsid w:val="00BC6A36"/>
    <w:rsid w:val="00BD6080"/>
    <w:rsid w:val="00BE50FC"/>
    <w:rsid w:val="00BF5AAB"/>
    <w:rsid w:val="00C05133"/>
    <w:rsid w:val="00C115A3"/>
    <w:rsid w:val="00C12298"/>
    <w:rsid w:val="00C147EA"/>
    <w:rsid w:val="00C1528E"/>
    <w:rsid w:val="00C21590"/>
    <w:rsid w:val="00C24E6C"/>
    <w:rsid w:val="00C43F1B"/>
    <w:rsid w:val="00C44012"/>
    <w:rsid w:val="00C45B52"/>
    <w:rsid w:val="00C53FE1"/>
    <w:rsid w:val="00C55B48"/>
    <w:rsid w:val="00C60EE7"/>
    <w:rsid w:val="00C71293"/>
    <w:rsid w:val="00C776B7"/>
    <w:rsid w:val="00C77CF8"/>
    <w:rsid w:val="00C80A0C"/>
    <w:rsid w:val="00C818B5"/>
    <w:rsid w:val="00C83F43"/>
    <w:rsid w:val="00C848DD"/>
    <w:rsid w:val="00C93CBF"/>
    <w:rsid w:val="00CB1281"/>
    <w:rsid w:val="00CB62C2"/>
    <w:rsid w:val="00CF044D"/>
    <w:rsid w:val="00CF2FA4"/>
    <w:rsid w:val="00CF5C8E"/>
    <w:rsid w:val="00D03297"/>
    <w:rsid w:val="00D10F43"/>
    <w:rsid w:val="00D152B0"/>
    <w:rsid w:val="00D20AA8"/>
    <w:rsid w:val="00D44AA0"/>
    <w:rsid w:val="00D57694"/>
    <w:rsid w:val="00D60E26"/>
    <w:rsid w:val="00D645C8"/>
    <w:rsid w:val="00D815EF"/>
    <w:rsid w:val="00D8342B"/>
    <w:rsid w:val="00D87C9F"/>
    <w:rsid w:val="00D9622A"/>
    <w:rsid w:val="00D9681B"/>
    <w:rsid w:val="00DC18BE"/>
    <w:rsid w:val="00DC1FE4"/>
    <w:rsid w:val="00DD1D66"/>
    <w:rsid w:val="00DF2094"/>
    <w:rsid w:val="00DF4A5F"/>
    <w:rsid w:val="00E002E7"/>
    <w:rsid w:val="00E02FDC"/>
    <w:rsid w:val="00E031C7"/>
    <w:rsid w:val="00E0664B"/>
    <w:rsid w:val="00E204FE"/>
    <w:rsid w:val="00E210D2"/>
    <w:rsid w:val="00E24829"/>
    <w:rsid w:val="00E268ED"/>
    <w:rsid w:val="00E3172F"/>
    <w:rsid w:val="00E3739B"/>
    <w:rsid w:val="00E7686D"/>
    <w:rsid w:val="00E77BDE"/>
    <w:rsid w:val="00E9320E"/>
    <w:rsid w:val="00E9428E"/>
    <w:rsid w:val="00EA0732"/>
    <w:rsid w:val="00EA51D6"/>
    <w:rsid w:val="00EC631F"/>
    <w:rsid w:val="00ED3BA9"/>
    <w:rsid w:val="00EE125C"/>
    <w:rsid w:val="00EE6DAA"/>
    <w:rsid w:val="00F02C60"/>
    <w:rsid w:val="00F0590B"/>
    <w:rsid w:val="00F23120"/>
    <w:rsid w:val="00F309E9"/>
    <w:rsid w:val="00F3403F"/>
    <w:rsid w:val="00F37DE2"/>
    <w:rsid w:val="00F54A71"/>
    <w:rsid w:val="00F6164D"/>
    <w:rsid w:val="00F61719"/>
    <w:rsid w:val="00F7343C"/>
    <w:rsid w:val="00F74C77"/>
    <w:rsid w:val="00F75A6D"/>
    <w:rsid w:val="00F82AB1"/>
    <w:rsid w:val="00F95F2B"/>
    <w:rsid w:val="00F96454"/>
    <w:rsid w:val="00F97A90"/>
    <w:rsid w:val="00FA4F41"/>
    <w:rsid w:val="00FB2A71"/>
    <w:rsid w:val="00FB56AA"/>
    <w:rsid w:val="00FC3D9C"/>
    <w:rsid w:val="00FC5915"/>
    <w:rsid w:val="00FD0CD3"/>
    <w:rsid w:val="00FD1AEB"/>
    <w:rsid w:val="00FD2D7C"/>
    <w:rsid w:val="00FD74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BE8A9"/>
  <w15:chartTrackingRefBased/>
  <w15:docId w15:val="{EE6F1BEC-E1F0-45B8-913B-2F33537A9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D5E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link w:val="30"/>
    <w:uiPriority w:val="9"/>
    <w:qFormat/>
    <w:rsid w:val="00F96454"/>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4">
    <w:name w:val="heading 4"/>
    <w:basedOn w:val="a"/>
    <w:link w:val="40"/>
    <w:uiPriority w:val="9"/>
    <w:qFormat/>
    <w:rsid w:val="00F96454"/>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F96454"/>
    <w:rPr>
      <w:rFonts w:ascii="Times New Roman" w:eastAsia="Times New Roman" w:hAnsi="Times New Roman" w:cs="Times New Roman"/>
      <w:b/>
      <w:bCs/>
      <w:sz w:val="27"/>
      <w:szCs w:val="27"/>
      <w:lang w:eastAsia="en-GB"/>
    </w:rPr>
  </w:style>
  <w:style w:type="character" w:customStyle="1" w:styleId="40">
    <w:name w:val="Заголовок 4 Знак"/>
    <w:basedOn w:val="a0"/>
    <w:link w:val="4"/>
    <w:uiPriority w:val="9"/>
    <w:rsid w:val="00F96454"/>
    <w:rPr>
      <w:rFonts w:ascii="Times New Roman" w:eastAsia="Times New Roman" w:hAnsi="Times New Roman" w:cs="Times New Roman"/>
      <w:b/>
      <w:bCs/>
      <w:sz w:val="24"/>
      <w:szCs w:val="24"/>
      <w:lang w:eastAsia="en-GB"/>
    </w:rPr>
  </w:style>
  <w:style w:type="paragraph" w:customStyle="1" w:styleId="ds-markdown-paragraph">
    <w:name w:val="ds-markdown-paragraph"/>
    <w:basedOn w:val="a"/>
    <w:rsid w:val="00F9645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a3">
    <w:name w:val="Strong"/>
    <w:basedOn w:val="a0"/>
    <w:uiPriority w:val="22"/>
    <w:qFormat/>
    <w:rsid w:val="00F96454"/>
    <w:rPr>
      <w:b/>
      <w:bCs/>
    </w:rPr>
  </w:style>
  <w:style w:type="character" w:styleId="a4">
    <w:name w:val="Emphasis"/>
    <w:basedOn w:val="a0"/>
    <w:uiPriority w:val="20"/>
    <w:qFormat/>
    <w:rsid w:val="00F96454"/>
    <w:rPr>
      <w:i/>
      <w:iCs/>
    </w:rPr>
  </w:style>
  <w:style w:type="paragraph" w:styleId="a5">
    <w:name w:val="Balloon Text"/>
    <w:basedOn w:val="a"/>
    <w:link w:val="a6"/>
    <w:uiPriority w:val="99"/>
    <w:semiHidden/>
    <w:unhideWhenUsed/>
    <w:rsid w:val="00894319"/>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894319"/>
    <w:rPr>
      <w:rFonts w:ascii="Segoe UI" w:hAnsi="Segoe UI" w:cs="Segoe UI"/>
      <w:sz w:val="18"/>
      <w:szCs w:val="18"/>
    </w:rPr>
  </w:style>
  <w:style w:type="character" w:styleId="a7">
    <w:name w:val="annotation reference"/>
    <w:basedOn w:val="a0"/>
    <w:link w:val="11"/>
    <w:uiPriority w:val="99"/>
    <w:unhideWhenUsed/>
    <w:rsid w:val="00C05133"/>
    <w:rPr>
      <w:sz w:val="16"/>
      <w:szCs w:val="16"/>
    </w:rPr>
  </w:style>
  <w:style w:type="paragraph" w:styleId="a8">
    <w:name w:val="annotation text"/>
    <w:basedOn w:val="a"/>
    <w:link w:val="a9"/>
    <w:uiPriority w:val="99"/>
    <w:unhideWhenUsed/>
    <w:rsid w:val="00C05133"/>
    <w:pPr>
      <w:spacing w:line="240" w:lineRule="auto"/>
    </w:pPr>
    <w:rPr>
      <w:sz w:val="20"/>
      <w:szCs w:val="20"/>
    </w:rPr>
  </w:style>
  <w:style w:type="character" w:customStyle="1" w:styleId="a9">
    <w:name w:val="Текст примечания Знак"/>
    <w:basedOn w:val="a0"/>
    <w:link w:val="a8"/>
    <w:uiPriority w:val="99"/>
    <w:rsid w:val="00C05133"/>
    <w:rPr>
      <w:sz w:val="20"/>
      <w:szCs w:val="20"/>
    </w:rPr>
  </w:style>
  <w:style w:type="paragraph" w:styleId="aa">
    <w:name w:val="annotation subject"/>
    <w:basedOn w:val="a8"/>
    <w:next w:val="a8"/>
    <w:link w:val="ab"/>
    <w:uiPriority w:val="99"/>
    <w:semiHidden/>
    <w:unhideWhenUsed/>
    <w:rsid w:val="00C05133"/>
    <w:rPr>
      <w:b/>
      <w:bCs/>
    </w:rPr>
  </w:style>
  <w:style w:type="character" w:customStyle="1" w:styleId="ab">
    <w:name w:val="Тема примечания Знак"/>
    <w:basedOn w:val="a9"/>
    <w:link w:val="aa"/>
    <w:uiPriority w:val="99"/>
    <w:semiHidden/>
    <w:rsid w:val="00C05133"/>
    <w:rPr>
      <w:b/>
      <w:bCs/>
      <w:sz w:val="20"/>
      <w:szCs w:val="20"/>
    </w:rPr>
  </w:style>
  <w:style w:type="paragraph" w:styleId="ac">
    <w:name w:val="List Paragraph"/>
    <w:basedOn w:val="a"/>
    <w:link w:val="ad"/>
    <w:uiPriority w:val="34"/>
    <w:qFormat/>
    <w:rsid w:val="00263C06"/>
    <w:pPr>
      <w:ind w:left="720"/>
      <w:contextualSpacing/>
    </w:pPr>
  </w:style>
  <w:style w:type="character" w:styleId="ae">
    <w:name w:val="footnote reference"/>
    <w:basedOn w:val="a0"/>
    <w:link w:val="12"/>
    <w:uiPriority w:val="99"/>
    <w:unhideWhenUsed/>
    <w:rsid w:val="005033A5"/>
    <w:rPr>
      <w:vertAlign w:val="superscript"/>
    </w:rPr>
  </w:style>
  <w:style w:type="paragraph" w:customStyle="1" w:styleId="12">
    <w:name w:val="Знак сноски1"/>
    <w:basedOn w:val="a"/>
    <w:link w:val="ae"/>
    <w:uiPriority w:val="99"/>
    <w:rsid w:val="005033A5"/>
    <w:pPr>
      <w:spacing w:line="264" w:lineRule="auto"/>
    </w:pPr>
    <w:rPr>
      <w:vertAlign w:val="superscript"/>
    </w:rPr>
  </w:style>
  <w:style w:type="paragraph" w:customStyle="1" w:styleId="Footnote">
    <w:name w:val="Footnote"/>
    <w:basedOn w:val="a"/>
    <w:link w:val="Footnote4"/>
    <w:rsid w:val="005033A5"/>
    <w:pPr>
      <w:spacing w:after="0" w:line="240" w:lineRule="auto"/>
    </w:pPr>
    <w:rPr>
      <w:rFonts w:ascii="Times New Roman" w:eastAsia="Times New Roman" w:hAnsi="Times New Roman" w:cs="Times New Roman"/>
      <w:color w:val="000000"/>
      <w:sz w:val="20"/>
      <w:szCs w:val="20"/>
      <w:lang w:val="ru-RU" w:eastAsia="ru-RU"/>
    </w:rPr>
  </w:style>
  <w:style w:type="character" w:customStyle="1" w:styleId="Footnote4">
    <w:name w:val="Footnote4"/>
    <w:basedOn w:val="a0"/>
    <w:link w:val="Footnote"/>
    <w:rsid w:val="005033A5"/>
    <w:rPr>
      <w:rFonts w:ascii="Times New Roman" w:eastAsia="Times New Roman" w:hAnsi="Times New Roman" w:cs="Times New Roman"/>
      <w:color w:val="000000"/>
      <w:sz w:val="20"/>
      <w:szCs w:val="20"/>
      <w:lang w:val="ru-RU" w:eastAsia="ru-RU"/>
    </w:rPr>
  </w:style>
  <w:style w:type="paragraph" w:customStyle="1" w:styleId="13">
    <w:name w:val="Знак сноски13"/>
    <w:basedOn w:val="a"/>
    <w:link w:val="120"/>
    <w:rsid w:val="002F6D3C"/>
    <w:pPr>
      <w:spacing w:line="264" w:lineRule="auto"/>
    </w:pPr>
    <w:rPr>
      <w:rFonts w:eastAsia="Times New Roman" w:cs="Times New Roman"/>
      <w:color w:val="000000"/>
      <w:szCs w:val="20"/>
      <w:vertAlign w:val="superscript"/>
      <w:lang w:val="ru-RU" w:eastAsia="ru-RU"/>
    </w:rPr>
  </w:style>
  <w:style w:type="paragraph" w:styleId="af">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f0"/>
    <w:uiPriority w:val="99"/>
    <w:rsid w:val="002F6D3C"/>
    <w:pPr>
      <w:spacing w:after="0" w:line="240" w:lineRule="auto"/>
    </w:pPr>
    <w:rPr>
      <w:rFonts w:ascii="Times New Roman" w:eastAsia="Times New Roman" w:hAnsi="Times New Roman" w:cs="Times New Roman"/>
      <w:color w:val="000000"/>
      <w:sz w:val="20"/>
      <w:szCs w:val="20"/>
      <w:lang w:val="ru-RU" w:eastAsia="ru-RU"/>
    </w:rPr>
  </w:style>
  <w:style w:type="character" w:customStyle="1" w:styleId="af0">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f"/>
    <w:uiPriority w:val="99"/>
    <w:rsid w:val="002F6D3C"/>
    <w:rPr>
      <w:rFonts w:ascii="Times New Roman" w:eastAsia="Times New Roman" w:hAnsi="Times New Roman" w:cs="Times New Roman"/>
      <w:color w:val="000000"/>
      <w:sz w:val="20"/>
      <w:szCs w:val="20"/>
      <w:lang w:val="ru-RU" w:eastAsia="ru-RU"/>
    </w:rPr>
  </w:style>
  <w:style w:type="character" w:customStyle="1" w:styleId="Footnote6">
    <w:name w:val="Footnote6"/>
    <w:basedOn w:val="a0"/>
    <w:rsid w:val="0011052C"/>
    <w:rPr>
      <w:rFonts w:ascii="Times New Roman" w:hAnsi="Times New Roman"/>
      <w:sz w:val="20"/>
    </w:rPr>
  </w:style>
  <w:style w:type="character" w:customStyle="1" w:styleId="120">
    <w:name w:val="Знак сноски12"/>
    <w:basedOn w:val="a0"/>
    <w:link w:val="13"/>
    <w:rsid w:val="0011052C"/>
    <w:rPr>
      <w:rFonts w:eastAsia="Times New Roman" w:cs="Times New Roman"/>
      <w:color w:val="000000"/>
      <w:szCs w:val="20"/>
      <w:vertAlign w:val="superscript"/>
      <w:lang w:val="ru-RU" w:eastAsia="ru-RU"/>
    </w:rPr>
  </w:style>
  <w:style w:type="table" w:styleId="af1">
    <w:name w:val="Table Grid"/>
    <w:basedOn w:val="a1"/>
    <w:uiPriority w:val="39"/>
    <w:rsid w:val="007951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2">
    <w:name w:val="Сноска_"/>
    <w:basedOn w:val="a0"/>
    <w:link w:val="af3"/>
    <w:rsid w:val="00A43C43"/>
    <w:rPr>
      <w:rFonts w:ascii="Calibri" w:eastAsia="Calibri" w:hAnsi="Calibri" w:cs="Calibri"/>
      <w:sz w:val="20"/>
      <w:szCs w:val="20"/>
      <w:shd w:val="clear" w:color="auto" w:fill="FFFFFF"/>
    </w:rPr>
  </w:style>
  <w:style w:type="paragraph" w:customStyle="1" w:styleId="af3">
    <w:name w:val="Сноска"/>
    <w:basedOn w:val="a"/>
    <w:link w:val="af2"/>
    <w:rsid w:val="00A43C43"/>
    <w:pPr>
      <w:widowControl w:val="0"/>
      <w:shd w:val="clear" w:color="auto" w:fill="FFFFFF"/>
      <w:spacing w:after="0" w:line="240" w:lineRule="auto"/>
      <w:ind w:left="280" w:hanging="280"/>
    </w:pPr>
    <w:rPr>
      <w:rFonts w:ascii="Calibri" w:eastAsia="Calibri" w:hAnsi="Calibri" w:cs="Calibri"/>
      <w:sz w:val="20"/>
      <w:szCs w:val="20"/>
    </w:rPr>
  </w:style>
  <w:style w:type="character" w:customStyle="1" w:styleId="af4">
    <w:name w:val="Основной текст_"/>
    <w:basedOn w:val="a0"/>
    <w:link w:val="14"/>
    <w:rsid w:val="001C60A1"/>
    <w:rPr>
      <w:rFonts w:ascii="Arial" w:eastAsia="Arial" w:hAnsi="Arial" w:cs="Arial"/>
      <w:sz w:val="20"/>
      <w:szCs w:val="20"/>
      <w:shd w:val="clear" w:color="auto" w:fill="FFFFFF"/>
    </w:rPr>
  </w:style>
  <w:style w:type="paragraph" w:customStyle="1" w:styleId="14">
    <w:name w:val="Основной текст1"/>
    <w:basedOn w:val="a"/>
    <w:link w:val="af4"/>
    <w:rsid w:val="001C60A1"/>
    <w:pPr>
      <w:widowControl w:val="0"/>
      <w:shd w:val="clear" w:color="auto" w:fill="FFFFFF"/>
      <w:spacing w:after="0" w:line="252" w:lineRule="auto"/>
      <w:ind w:firstLine="400"/>
    </w:pPr>
    <w:rPr>
      <w:rFonts w:ascii="Arial" w:eastAsia="Arial" w:hAnsi="Arial" w:cs="Arial"/>
      <w:sz w:val="20"/>
      <w:szCs w:val="20"/>
    </w:rPr>
  </w:style>
  <w:style w:type="character" w:customStyle="1" w:styleId="2">
    <w:name w:val="Колонтитул (2)_"/>
    <w:basedOn w:val="a0"/>
    <w:link w:val="20"/>
    <w:rsid w:val="00591C22"/>
    <w:rPr>
      <w:rFonts w:ascii="Times New Roman" w:eastAsia="Times New Roman" w:hAnsi="Times New Roman" w:cs="Times New Roman"/>
      <w:sz w:val="20"/>
      <w:szCs w:val="20"/>
      <w:shd w:val="clear" w:color="auto" w:fill="FFFFFF"/>
    </w:rPr>
  </w:style>
  <w:style w:type="paragraph" w:customStyle="1" w:styleId="20">
    <w:name w:val="Колонтитул (2)"/>
    <w:basedOn w:val="a"/>
    <w:link w:val="2"/>
    <w:rsid w:val="00591C22"/>
    <w:pPr>
      <w:widowControl w:val="0"/>
      <w:shd w:val="clear" w:color="auto" w:fill="FFFFFF"/>
      <w:spacing w:after="0" w:line="240" w:lineRule="auto"/>
    </w:pPr>
    <w:rPr>
      <w:rFonts w:ascii="Times New Roman" w:eastAsia="Times New Roman" w:hAnsi="Times New Roman" w:cs="Times New Roman"/>
      <w:sz w:val="20"/>
      <w:szCs w:val="20"/>
    </w:rPr>
  </w:style>
  <w:style w:type="character" w:customStyle="1" w:styleId="31">
    <w:name w:val="Основной текст (3)_"/>
    <w:basedOn w:val="a0"/>
    <w:link w:val="32"/>
    <w:rsid w:val="00243CB6"/>
    <w:rPr>
      <w:rFonts w:ascii="Times New Roman" w:eastAsia="Times New Roman" w:hAnsi="Times New Roman" w:cs="Times New Roman"/>
      <w:shd w:val="clear" w:color="auto" w:fill="FFFFFF"/>
    </w:rPr>
  </w:style>
  <w:style w:type="paragraph" w:customStyle="1" w:styleId="32">
    <w:name w:val="Основной текст (3)"/>
    <w:basedOn w:val="a"/>
    <w:link w:val="31"/>
    <w:rsid w:val="00243CB6"/>
    <w:pPr>
      <w:widowControl w:val="0"/>
      <w:shd w:val="clear" w:color="auto" w:fill="FFFFFF"/>
      <w:spacing w:after="370" w:line="240" w:lineRule="auto"/>
      <w:jc w:val="center"/>
    </w:pPr>
    <w:rPr>
      <w:rFonts w:ascii="Times New Roman" w:eastAsia="Times New Roman" w:hAnsi="Times New Roman" w:cs="Times New Roman"/>
    </w:rPr>
  </w:style>
  <w:style w:type="character" w:customStyle="1" w:styleId="ad">
    <w:name w:val="Абзац списка Знак"/>
    <w:basedOn w:val="a0"/>
    <w:link w:val="ac"/>
    <w:rsid w:val="00FB56AA"/>
  </w:style>
  <w:style w:type="paragraph" w:styleId="af5">
    <w:name w:val="Normal (Web)"/>
    <w:basedOn w:val="a"/>
    <w:uiPriority w:val="99"/>
    <w:unhideWhenUsed/>
    <w:rsid w:val="000636F1"/>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af6">
    <w:name w:val="Гипертекстовая ссылка"/>
    <w:basedOn w:val="a0"/>
    <w:uiPriority w:val="99"/>
    <w:rsid w:val="00313613"/>
    <w:rPr>
      <w:b w:val="0"/>
      <w:bCs w:val="0"/>
      <w:color w:val="106BBE"/>
    </w:rPr>
  </w:style>
  <w:style w:type="paragraph" w:styleId="af7">
    <w:name w:val="Revision"/>
    <w:hidden/>
    <w:uiPriority w:val="99"/>
    <w:semiHidden/>
    <w:rsid w:val="009537E0"/>
    <w:pPr>
      <w:spacing w:after="0" w:line="240" w:lineRule="auto"/>
    </w:pPr>
  </w:style>
  <w:style w:type="paragraph" w:customStyle="1" w:styleId="ConsPlusTitle1">
    <w:name w:val="ConsPlusTitle1"/>
    <w:rsid w:val="00734E42"/>
    <w:pPr>
      <w:widowControl w:val="0"/>
      <w:autoSpaceDE w:val="0"/>
      <w:autoSpaceDN w:val="0"/>
      <w:spacing w:after="0" w:line="240" w:lineRule="auto"/>
    </w:pPr>
    <w:rPr>
      <w:rFonts w:ascii="Arial" w:eastAsiaTheme="minorEastAsia" w:hAnsi="Arial" w:cs="Arial"/>
      <w:b/>
      <w:sz w:val="24"/>
      <w:lang w:val="ru-RU" w:eastAsia="ru-RU"/>
    </w:rPr>
  </w:style>
  <w:style w:type="paragraph" w:customStyle="1" w:styleId="ConsPlusNormal">
    <w:name w:val="ConsPlusNormal"/>
    <w:rsid w:val="008365A2"/>
    <w:pPr>
      <w:widowControl w:val="0"/>
      <w:autoSpaceDE w:val="0"/>
      <w:autoSpaceDN w:val="0"/>
      <w:spacing w:after="0" w:line="240" w:lineRule="auto"/>
    </w:pPr>
    <w:rPr>
      <w:rFonts w:ascii="Times New Roman" w:eastAsiaTheme="minorEastAsia" w:hAnsi="Times New Roman" w:cs="Times New Roman"/>
      <w:sz w:val="24"/>
      <w:lang w:val="ru-RU" w:eastAsia="ru-RU"/>
    </w:rPr>
  </w:style>
  <w:style w:type="paragraph" w:customStyle="1" w:styleId="ConsPlusTitle">
    <w:name w:val="ConsPlusTitle"/>
    <w:rsid w:val="008365A2"/>
    <w:pPr>
      <w:widowControl w:val="0"/>
      <w:autoSpaceDE w:val="0"/>
      <w:autoSpaceDN w:val="0"/>
      <w:spacing w:after="0" w:line="240" w:lineRule="auto"/>
    </w:pPr>
    <w:rPr>
      <w:rFonts w:ascii="Arial" w:eastAsiaTheme="minorEastAsia" w:hAnsi="Arial" w:cs="Arial"/>
      <w:b/>
      <w:sz w:val="24"/>
      <w:lang w:val="ru-RU" w:eastAsia="ru-RU"/>
    </w:rPr>
  </w:style>
  <w:style w:type="paragraph" w:customStyle="1" w:styleId="11">
    <w:name w:val="Знак примечания1"/>
    <w:basedOn w:val="a"/>
    <w:link w:val="a7"/>
    <w:uiPriority w:val="99"/>
    <w:rsid w:val="008365A2"/>
    <w:pPr>
      <w:spacing w:line="264" w:lineRule="auto"/>
    </w:pPr>
    <w:rPr>
      <w:sz w:val="16"/>
      <w:szCs w:val="16"/>
    </w:rPr>
  </w:style>
  <w:style w:type="character" w:customStyle="1" w:styleId="af8">
    <w:name w:val="Другое_"/>
    <w:basedOn w:val="a0"/>
    <w:link w:val="af9"/>
    <w:rsid w:val="005F790D"/>
    <w:rPr>
      <w:rFonts w:ascii="Times New Roman" w:eastAsia="Times New Roman" w:hAnsi="Times New Roman" w:cs="Times New Roman"/>
      <w:color w:val="231F20"/>
      <w:sz w:val="20"/>
      <w:szCs w:val="20"/>
      <w:shd w:val="clear" w:color="auto" w:fill="FFFFFF"/>
    </w:rPr>
  </w:style>
  <w:style w:type="paragraph" w:customStyle="1" w:styleId="af9">
    <w:name w:val="Другое"/>
    <w:basedOn w:val="a"/>
    <w:link w:val="af8"/>
    <w:rsid w:val="005F790D"/>
    <w:pPr>
      <w:widowControl w:val="0"/>
      <w:shd w:val="clear" w:color="auto" w:fill="FFFFFF"/>
      <w:spacing w:after="0" w:line="271" w:lineRule="auto"/>
      <w:ind w:firstLine="360"/>
    </w:pPr>
    <w:rPr>
      <w:rFonts w:ascii="Times New Roman" w:eastAsia="Times New Roman" w:hAnsi="Times New Roman" w:cs="Times New Roman"/>
      <w:color w:val="231F20"/>
      <w:sz w:val="20"/>
      <w:szCs w:val="20"/>
    </w:rPr>
  </w:style>
  <w:style w:type="character" w:customStyle="1" w:styleId="10">
    <w:name w:val="Заголовок 1 Знак"/>
    <w:basedOn w:val="a0"/>
    <w:link w:val="1"/>
    <w:uiPriority w:val="9"/>
    <w:rsid w:val="007D5E4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752821">
      <w:bodyDiv w:val="1"/>
      <w:marLeft w:val="0"/>
      <w:marRight w:val="0"/>
      <w:marTop w:val="0"/>
      <w:marBottom w:val="0"/>
      <w:divBdr>
        <w:top w:val="none" w:sz="0" w:space="0" w:color="auto"/>
        <w:left w:val="none" w:sz="0" w:space="0" w:color="auto"/>
        <w:bottom w:val="none" w:sz="0" w:space="0" w:color="auto"/>
        <w:right w:val="none" w:sz="0" w:space="0" w:color="auto"/>
      </w:divBdr>
      <w:divsChild>
        <w:div w:id="321979847">
          <w:marLeft w:val="0"/>
          <w:marRight w:val="0"/>
          <w:marTop w:val="0"/>
          <w:marBottom w:val="0"/>
          <w:divBdr>
            <w:top w:val="none" w:sz="0" w:space="0" w:color="auto"/>
            <w:left w:val="none" w:sz="0" w:space="0" w:color="auto"/>
            <w:bottom w:val="none" w:sz="0" w:space="0" w:color="auto"/>
            <w:right w:val="none" w:sz="0" w:space="0" w:color="auto"/>
          </w:divBdr>
          <w:divsChild>
            <w:div w:id="239759055">
              <w:marLeft w:val="0"/>
              <w:marRight w:val="0"/>
              <w:marTop w:val="0"/>
              <w:marBottom w:val="0"/>
              <w:divBdr>
                <w:top w:val="none" w:sz="0" w:space="0" w:color="auto"/>
                <w:left w:val="none" w:sz="0" w:space="0" w:color="auto"/>
                <w:bottom w:val="none" w:sz="0" w:space="0" w:color="auto"/>
                <w:right w:val="none" w:sz="0" w:space="0" w:color="auto"/>
              </w:divBdr>
              <w:divsChild>
                <w:div w:id="202732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27195">
          <w:marLeft w:val="0"/>
          <w:marRight w:val="0"/>
          <w:marTop w:val="0"/>
          <w:marBottom w:val="240"/>
          <w:divBdr>
            <w:top w:val="none" w:sz="0" w:space="0" w:color="auto"/>
            <w:left w:val="none" w:sz="0" w:space="0" w:color="auto"/>
            <w:bottom w:val="none" w:sz="0" w:space="0" w:color="auto"/>
            <w:right w:val="none" w:sz="0" w:space="0" w:color="auto"/>
          </w:divBdr>
          <w:divsChild>
            <w:div w:id="1296913189">
              <w:marLeft w:val="0"/>
              <w:marRight w:val="0"/>
              <w:marTop w:val="0"/>
              <w:marBottom w:val="0"/>
              <w:divBdr>
                <w:top w:val="none" w:sz="0" w:space="0" w:color="auto"/>
                <w:left w:val="none" w:sz="0" w:space="0" w:color="auto"/>
                <w:bottom w:val="none" w:sz="0" w:space="0" w:color="auto"/>
                <w:right w:val="none" w:sz="0" w:space="0" w:color="auto"/>
              </w:divBdr>
              <w:divsChild>
                <w:div w:id="25285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649572">
      <w:bodyDiv w:val="1"/>
      <w:marLeft w:val="0"/>
      <w:marRight w:val="0"/>
      <w:marTop w:val="0"/>
      <w:marBottom w:val="0"/>
      <w:divBdr>
        <w:top w:val="none" w:sz="0" w:space="0" w:color="auto"/>
        <w:left w:val="none" w:sz="0" w:space="0" w:color="auto"/>
        <w:bottom w:val="none" w:sz="0" w:space="0" w:color="auto"/>
        <w:right w:val="none" w:sz="0" w:space="0" w:color="auto"/>
      </w:divBdr>
    </w:div>
    <w:div w:id="1736390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7CB1C-1CC0-40D7-8906-E19D0887F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4034</Words>
  <Characters>22995</Characters>
  <Application>Microsoft Office Word</Application>
  <DocSecurity>0</DocSecurity>
  <Lines>191</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cp:lastPrinted>2025-12-10T15:27:00Z</cp:lastPrinted>
  <dcterms:created xsi:type="dcterms:W3CDTF">2026-04-11T20:58:00Z</dcterms:created>
  <dcterms:modified xsi:type="dcterms:W3CDTF">2026-04-15T06:14:00Z</dcterms:modified>
</cp:coreProperties>
</file>